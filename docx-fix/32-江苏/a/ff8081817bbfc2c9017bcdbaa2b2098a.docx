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ind w:firstLineChars="0" w:firstLine="0" w:endChars="200"/>
        <w:jc w:val="center"/>
        <w:rPr>
          <w:rFonts w:ascii="Times New Roman" w:hAnsi="Times New Roman" w:cs="Times;Times New Roman"/>
        </w:rPr>
      </w:pPr>
      <w:r>
        <w:rPr>
          <w:rFonts w:cs="Times New Roman" w:hint="eastAsia" w:ascii="Times New Roman" w:hAnsi="Times New Roman"/>
        </w:rPr>
        <w:t xml:space="preserve">  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  <w:t xml:space="preserve"> </w:t>
      </w:r>
      <w:r>
        <w:rPr>
          <w:rFonts w:eastAsia="方正小标宋简体;方正舒体" w:cs="Times New Roman" w:hint="eastAsia" w:ascii="Times New Roman" w:hAnsi="Times New Roman"/>
          <w:sz w:val="44"/>
          <w:szCs w:val="44"/>
        </w:rPr>
        <w:t xml:space="preserve"> </w:t>
      </w:r>
      <w:r>
        <w:rPr>
          <w:rFonts w:cs="Times New Roman" w:hint="eastAsia" w:ascii="Times New Roman" w:hAnsi="Times New Roman"/>
        </w:rPr>
        <w:t xml:space="preserve"> 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南京市人民代表大会常务委员会</w:t>
      </w:r>
    </w:p>
    <w:p>
      <w:pPr>
        <w:pStyle w:val="Normal"/>
        <w:ind w:firstLineChars="0" w:firstLine="0" w:endChars="0" w:end="0"/>
        <w:jc w:val="center"/>
        <w:rPr>
          <w:ins w:id="0" w:author="PC399" w:date="2021-09-10T16:48:00Z"/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关于废止《南京市蔬菜基地管理条例》的决定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eastAsia="宋体" w:cs="Times New Roman" w:hint="eastAsia" w:ascii="Times New Roman" w:hAnsi="Times New Roman"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;楷体" w:cs="Times New Roman" w:hint="eastAsia"/>
          <w:szCs w:val="32"/>
        </w:rPr>
      </w:pPr>
      <w:r>
        <w:rPr>
          <w:rFonts w:ascii="Times New Roman" w:hAnsi="Times New Roman" w:cs="Times New Roman" w:hint="eastAsia" w:eastAsia="楷体_GB2312;楷体"/>
        </w:rPr>
        <w:t>（</w:t>
      </w:r>
      <w:r>
        <w:rPr>
          <w:rFonts w:eastAsia="楷体_GB2312;楷体" w:cs="Times New Roman" w:hint="eastAsia" w:ascii="Times New Roman" w:hAnsi="Times New Roman"/>
        </w:rPr>
        <w:t>2021</w:t>
      </w:r>
      <w:r>
        <w:rPr>
          <w:rFonts w:ascii="Times New Roman" w:hAnsi="Times New Roman" w:cs="Times New Roman" w:hint="eastAsia" w:eastAsia="楷体_GB2312;楷体"/>
        </w:rPr>
        <w:t>年</w:t>
      </w:r>
      <w:r>
        <w:rPr>
          <w:rFonts w:eastAsia="楷体_GB2312;楷体" w:cs="Times New Roman" w:hint="eastAsia" w:ascii="Times New Roman" w:hAnsi="Times New Roman"/>
        </w:rPr>
        <w:t>6</w:t>
      </w:r>
      <w:r>
        <w:rPr>
          <w:rFonts w:ascii="Times New Roman" w:hAnsi="Times New Roman" w:cs="Times New Roman" w:hint="eastAsia" w:eastAsia="楷体_GB2312;楷体"/>
        </w:rPr>
        <w:t>月</w:t>
      </w:r>
      <w:r>
        <w:rPr>
          <w:rFonts w:eastAsia="楷体_GB2312;楷体" w:cs="Times New Roman" w:hint="eastAsia" w:ascii="Times New Roman" w:hAnsi="Times New Roman"/>
        </w:rPr>
        <w:t>29</w:t>
      </w:r>
      <w:r>
        <w:rPr>
          <w:rFonts w:ascii="Times New Roman" w:hAnsi="Times New Roman" w:cs="Times New Roman" w:hint="eastAsia" w:eastAsia="楷体_GB2312;楷体"/>
        </w:rPr>
        <w:t>日南京市第十六届人民代表大会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;楷体" w:cs="Times New Roman" w:hint="eastAsia"/>
        </w:rPr>
      </w:pPr>
      <w:r>
        <w:rPr>
          <w:rFonts w:ascii="Times New Roman" w:hAnsi="Times New Roman" w:cs="Times New Roman" w:hint="eastAsia" w:eastAsia="楷体_GB2312;楷体"/>
        </w:rPr>
        <w:t xml:space="preserve">常务委员会第三十次会议通过  </w:t>
      </w:r>
      <w:r>
        <w:rPr>
          <w:rFonts w:eastAsia="楷体_GB2312;楷体" w:cs="Times New Roman" w:hint="eastAsia" w:ascii="Times New Roman" w:hAnsi="Times New Roman"/>
        </w:rPr>
        <w:t>2021</w:t>
      </w:r>
      <w:r>
        <w:rPr>
          <w:rFonts w:ascii="Times New Roman" w:hAnsi="Times New Roman" w:cs="Times New Roman" w:hint="eastAsia" w:eastAsia="楷体_GB2312;楷体"/>
        </w:rPr>
        <w:t>年</w:t>
      </w:r>
      <w:r>
        <w:rPr>
          <w:rFonts w:eastAsia="楷体_GB2312;楷体" w:cs="Times New Roman" w:hint="eastAsia" w:ascii="Times New Roman" w:hAnsi="Times New Roman"/>
        </w:rPr>
        <w:t>7</w:t>
      </w:r>
      <w:r>
        <w:rPr>
          <w:rFonts w:ascii="Times New Roman" w:hAnsi="Times New Roman" w:cs="Times New Roman" w:hint="eastAsia" w:eastAsia="楷体_GB2312;楷体"/>
        </w:rPr>
        <w:t>月</w:t>
      </w:r>
      <w:r>
        <w:rPr>
          <w:rFonts w:eastAsia="楷体_GB2312;楷体" w:cs="Times New Roman" w:hint="eastAsia" w:ascii="Times New Roman" w:hAnsi="Times New Roman"/>
        </w:rPr>
        <w:t>29</w:t>
      </w:r>
      <w:r>
        <w:rPr>
          <w:rFonts w:ascii="Times New Roman" w:hAnsi="Times New Roman" w:cs="Times New Roman" w:hint="eastAsia" w:eastAsia="楷体_GB2312;楷体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;楷体" w:cs="Times New Roman" w:hint="eastAsia"/>
        </w:rPr>
      </w:pPr>
      <w:r>
        <w:rPr>
          <w:rFonts w:ascii="Times New Roman" w:hAnsi="Times New Roman" w:cs="Times New Roman" w:hint="eastAsia" w:eastAsia="楷体_GB2312;楷体"/>
        </w:rPr>
        <w:t>第十三届人民代表大会常务委员会第二十四次会议批准）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南京市第十六届人民代表大会常务委员会第三十次会议决定：废止《南京市蔬菜基地管理条例》。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本决定自公布之日起生效。</w:t>
      </w:r>
    </w:p>
    <w:p>
      <w:pPr>
        <w:pStyle w:val="Normal"/>
        <w:ind w:firstLineChars="0" w:firstLine="0" w:endChars="0" w:end="0"/>
        <w:rPr>
          <w:rFonts w:ascii="Times New Roman" w:hAnsi="Times New Roman" w:eastAsia="方正小标宋简体;方正舒体" w:cs="Times New Roman" w:hint="eastAsia"/>
          <w:sz w:val="44"/>
          <w:szCs w:val="44"/>
        </w:rPr>
      </w:pPr>
      <w:r>
        <w:rPr>
          <w:rFonts w:eastAsia="方正小标宋简体;方正舒体" w:cs="Times New Roman" w:hint="eastAsia" w:ascii="Times New Roman" w:hAnsi="Times New Roman"/>
          <w:sz w:val="44"/>
          <w:szCs w:val="44"/>
        </w:rPr>
        <w:t xml:space="preserve"> </w:t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方正小标宋简体;方正舒体" w:cs="Times New Roman" w:hint="eastAsia"/>
          <w:sz w:val="44"/>
          <w:szCs w:val="44"/>
        </w:rPr>
      </w:pPr>
      <w:r>
        <w:rPr>
          <w:rFonts w:eastAsia="方正小标宋简体;方正舒体" w:cs="Times New Roman" w:hint="eastAsia" w:ascii="Times New Roman" w:hAnsi="Times New Roman"/>
          <w:sz w:val="44"/>
          <w:szCs w:val="4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仿宋_GBK">
    <w:altName w:val="微软雅黑"/>
    <w:charset w:val="86"/>
    <w:family w:val="script"/>
    <w:pitch w:val="default"/>
  </w:font>
  <w:font w:name="方正楷体_GBK">
    <w:altName w:val="微软雅黑"/>
    <w:charset w:val="86"/>
    <w:family w:val="auto"/>
    <w:pitch w:val="default"/>
  </w:font>
  <w:font w:name="方正黑体简体">
    <w:altName w:val="微软雅黑"/>
    <w:charset w:val="86"/>
    <w:family w:val="script"/>
    <w:pitch w:val="default"/>
  </w:font>
  <w:font w:name="方正楷体简体">
    <w:altName w:val="宋体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516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16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8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;仿宋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PageNumber">
    <w:name w:val="page number"/>
    <w:basedOn w:val="Style11"/>
    <w:rPr/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character" w:styleId="font11">
    <w:name w:val="font11"/>
    <w:qFormat/>
    <w:rPr>
      <w:rFonts w:ascii="宋体" w:hAnsi="宋体" w:eastAsia="宋体" w:cs="宋体"/>
      <w:color w:val="000000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;仿宋" w:hAnsi="仿宋_GB2312;仿宋"/>
      <w:spacing w:val="-6"/>
    </w:rPr>
  </w:style>
  <w:style w:type="paragraph" w:styleId="Style12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CharChar1CharChar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Style13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TOC2">
    <w:name w:val="toc 2"/>
    <w:basedOn w:val="Normal"/>
    <w:next w:val="Normal"/>
    <w:pPr>
      <w:ind w:firstLineChars="200" w:startChars="200" w:endChars="0" w:end="0"/>
    </w:pPr>
    <w:rPr/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;微软雅黑" w:cs="宋体"/>
      <w:color w:val="000000"/>
      <w:kern w:val="0"/>
      <w:sz w:val="24"/>
      <w:szCs w:val="32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;方正舒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;楷体" w:cs="宋体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/>
      <w:color w:val="000000"/>
      <w:sz w:val="24"/>
      <w:szCs w:val="22"/>
      <w:lang w:bidi="ar-SA" w:val="en-US" w:eastAsia="zh-CN"/>
    </w:rPr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;楷体" w:cs="Book Antiqua"/>
    </w:rPr>
  </w:style>
  <w:style w:type="paragraph" w:styleId="CharChar1CharChar1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5">
    <w:name w:val="标题5"/>
    <w:basedOn w:val="Normal"/>
    <w:next w:val="Normal"/>
    <w:qFormat/>
    <w:pPr/>
    <w:rPr>
      <w:rFonts w:ascii="方正楷体简体;宋体" w:hAnsi="方正楷体简体;宋体" w:eastAsia="方正楷体简体;宋体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2021-08-20T15:45:00Z</dcterms:created>
  <dc:creator>admin</dc:creator>
  <dc:description/>
  <dc:language>en-US</dc:language>
  <cp:lastModifiedBy>PC399</cp:lastModifiedBy>
  <cp:lastPrinted>2021-08-20T15:44:00Z</cp:lastPrinted>
  <dcterms:modified xsi:type="dcterms:W3CDTF">2021-09-10T16:48:55Z</dcterms:modified>
  <cp:revision>3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9E0B2018FD07456AB16396695A485598</vt:lpwstr>
  </property>
  <property fmtid="{D5CDD505-2E9C-101B-9397-08002B2CF9AE}" pid="3" name="KSOProductBuildVer">
    <vt:lpwstr>2052-11.1.0.10700</vt:lpwstr>
  </property>
</Properties>
</file>