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ins w:id="1" w:author="user" w:date="2019-10-22T14:49:00Z"/>
          <w:rFonts w:ascii="Times New Roman" w:hAnsi="Times New Roman" w:cs="Times New Roman"/>
          <w:color w:val="000000"/>
        </w:rPr>
      </w:pPr>
      <w:ins w:id="0" w:author="user" w:date="2019-10-22T14:49:00Z">
        <w:r>
          <w:rPr>
            <w:rFonts w:cs="Times New Roman" w:ascii="Times New Roman" w:hAnsi="Times New Roman"/>
            <w:color w:val="000000"/>
          </w:rPr>
        </w:r>
      </w:ins>
    </w:p>
    <w:p>
      <w:pPr>
        <w:pStyle w:val="Normal"/>
        <w:ind w:endChars="0" w:end="0"/>
        <w:jc w:val="center"/>
        <w:rPr>
          <w:ins w:id="3" w:author="user" w:date="2019-10-22T14:49:00Z"/>
          <w:rFonts w:ascii="Times New Roman" w:hAnsi="Times New Roman" w:eastAsia="方正小标宋简体" w:cs="Times New Roman"/>
          <w:color w:val="000000"/>
          <w:szCs w:val="32"/>
        </w:rPr>
      </w:pPr>
      <w:ins w:id="2" w:author="user" w:date="2019-10-22T14:49:00Z">
        <w:r>
          <w:rPr>
            <w:rFonts w:eastAsia="方正小标宋简体" w:cs="Times New Roman" w:ascii="Times New Roman" w:hAnsi="Times New Roman"/>
            <w:color w:val="000000"/>
            <w:szCs w:val="32"/>
          </w:rPr>
        </w:r>
      </w:ins>
    </w:p>
    <w:p>
      <w:pPr>
        <w:pStyle w:val="Normal"/>
        <w:ind w:firstLineChars="0" w:firstLine="0" w:endChars="0" w:end="0"/>
        <w:jc w:val="center"/>
        <w:rPr>
          <w:ins w:id="5" w:author="user" w:date="2019-10-22T14:49:00Z"/>
          <w:rFonts w:ascii="Times New Roman" w:hAnsi="Times New Roman" w:eastAsia="宋体" w:cs="Times New Roman"/>
          <w:sz w:val="44"/>
          <w:szCs w:val="44"/>
        </w:rPr>
      </w:pPr>
      <w:ins w:id="4" w:author="user" w:date="2019-10-22T14:49:00Z">
        <w:r>
          <w:rPr>
            <w:rFonts w:ascii="Times New Roman" w:hAnsi="Times New Roman" w:cs="Times New Roman" w:eastAsia="宋体"/>
            <w:sz w:val="44"/>
            <w:szCs w:val="44"/>
          </w:rPr>
          <w:t>无锡市城市绿化管理条例</w:t>
        </w:r>
      </w:ins>
    </w:p>
    <w:p>
      <w:pPr>
        <w:pStyle w:val="Normal"/>
        <w:spacing w:lineRule="exact" w:line="560"/>
        <w:ind w:firstLineChars="0" w:firstLine="0" w:endChars="0" w:end="0"/>
        <w:jc w:val="center"/>
        <w:rPr>
          <w:ins w:id="7" w:author="user" w:date="2019-10-22T14:49:00Z"/>
          <w:rFonts w:ascii="Times New Roman" w:hAnsi="Times New Roman" w:eastAsia="宋体" w:cs="Times New Roman"/>
          <w:sz w:val="44"/>
          <w:szCs w:val="44"/>
        </w:rPr>
      </w:pPr>
      <w:ins w:id="6" w:author="user" w:date="2019-10-22T14:49:00Z">
        <w:r>
          <w:rPr>
            <w:rFonts w:eastAsia="宋体" w:cs="Times New Roman" w:ascii="Times New Roman" w:hAnsi="Times New Roman"/>
            <w:sz w:val="44"/>
            <w:szCs w:val="44"/>
          </w:rPr>
        </w:r>
      </w:ins>
    </w:p>
    <w:p>
      <w:pPr>
        <w:pStyle w:val="Normal"/>
        <w:spacing w:lineRule="exact" w:line="560"/>
        <w:ind w:firstLineChars="0" w:firstLine="0" w:startChars="200" w:endChars="200"/>
        <w:rPr>
          <w:ins w:id="49" w:author="user" w:date="2019-10-22T14:49:00Z"/>
          <w:rFonts w:ascii="Times New Roman" w:hAnsi="Times New Roman" w:eastAsia="楷体_GB2312" w:cs="Times New Roman"/>
          <w:color w:val="000000"/>
          <w:szCs w:val="32"/>
        </w:rPr>
      </w:pPr>
      <w:ins w:id="8" w:author="user" w:date="2019-10-22T14:49:00Z">
        <w:r>
          <w:rPr>
            <w:rFonts w:ascii="Times New Roman" w:hAnsi="Times New Roman" w:cs="Times New Roman" w:eastAsia="楷体_GB2312"/>
            <w:szCs w:val="32"/>
          </w:rPr>
          <w:t>（</w:t>
        </w:r>
      </w:ins>
      <w:ins w:id="9" w:author="user" w:date="2019-10-22T14:49:00Z">
        <w:r>
          <w:rPr>
            <w:rFonts w:eastAsia="楷体_GB2312" w:cs="Times New Roman" w:ascii="Times New Roman" w:hAnsi="Times New Roman"/>
            <w:szCs w:val="32"/>
          </w:rPr>
          <w:t>2001</w:t>
        </w:r>
      </w:ins>
      <w:ins w:id="10" w:author="user" w:date="2019-10-22T14:49:00Z">
        <w:r>
          <w:rPr>
            <w:rFonts w:ascii="Times New Roman" w:hAnsi="Times New Roman" w:cs="Times New Roman" w:eastAsia="楷体_GB2312"/>
            <w:szCs w:val="32"/>
          </w:rPr>
          <w:t>年</w:t>
        </w:r>
      </w:ins>
      <w:ins w:id="11" w:author="user" w:date="2019-10-22T14:49:00Z">
        <w:r>
          <w:rPr>
            <w:rFonts w:eastAsia="楷体_GB2312" w:cs="Times New Roman" w:ascii="Times New Roman" w:hAnsi="Times New Roman"/>
            <w:szCs w:val="32"/>
          </w:rPr>
          <w:t>7</w:t>
        </w:r>
      </w:ins>
      <w:ins w:id="12" w:author="user" w:date="2019-10-22T14:49:00Z">
        <w:r>
          <w:rPr>
            <w:rFonts w:ascii="Times New Roman" w:hAnsi="Times New Roman" w:cs="Times New Roman" w:eastAsia="楷体_GB2312"/>
            <w:szCs w:val="32"/>
          </w:rPr>
          <w:t>月</w:t>
        </w:r>
      </w:ins>
      <w:ins w:id="13" w:author="user" w:date="2019-10-22T14:49:00Z">
        <w:r>
          <w:rPr>
            <w:rFonts w:eastAsia="楷体_GB2312" w:cs="Times New Roman" w:ascii="Times New Roman" w:hAnsi="Times New Roman"/>
            <w:szCs w:val="32"/>
          </w:rPr>
          <w:t>25</w:t>
        </w:r>
      </w:ins>
      <w:ins w:id="14" w:author="user" w:date="2019-10-22T14:49:00Z">
        <w:r>
          <w:rPr>
            <w:rFonts w:ascii="Times New Roman" w:hAnsi="Times New Roman" w:cs="Times New Roman" w:eastAsia="楷体_GB2312"/>
            <w:szCs w:val="32"/>
          </w:rPr>
          <w:t>日无锡市第十二届人民代表大会常务委员会第二十九次会议</w:t>
        </w:r>
      </w:ins>
      <w:ins w:id="15" w:author="user" w:date="2019-10-22T14:49:00Z">
        <w:r>
          <w:rPr>
            <w:rFonts w:ascii="Times New Roman" w:hAnsi="Times New Roman" w:cs="Times New Roman" w:eastAsia="楷体_GB2312"/>
            <w:szCs w:val="32"/>
          </w:rPr>
          <w:t>通过</w:t>
        </w:r>
      </w:ins>
      <w:ins w:id="16" w:author="user" w:date="2019-10-22T14:49:00Z">
        <w:r>
          <w:rPr>
            <w:rFonts w:ascii="Times New Roman" w:hAnsi="Times New Roman" w:cs="Times New Roman" w:eastAsia="楷体_GB2312"/>
            <w:szCs w:val="32"/>
          </w:rPr>
          <w:t xml:space="preserve">  </w:t>
        </w:r>
      </w:ins>
      <w:ins w:id="17" w:author="user" w:date="2019-10-22T14:49:00Z">
        <w:r>
          <w:rPr>
            <w:rFonts w:eastAsia="楷体_GB2312" w:cs="Times New Roman" w:ascii="Times New Roman" w:hAnsi="Times New Roman"/>
            <w:szCs w:val="32"/>
          </w:rPr>
          <w:t>2001</w:t>
        </w:r>
      </w:ins>
      <w:ins w:id="18" w:author="user" w:date="2019-10-22T14:49:00Z">
        <w:r>
          <w:rPr>
            <w:rFonts w:ascii="Times New Roman" w:hAnsi="Times New Roman" w:cs="Times New Roman" w:eastAsia="楷体_GB2312"/>
            <w:szCs w:val="32"/>
          </w:rPr>
          <w:t>年</w:t>
        </w:r>
      </w:ins>
      <w:ins w:id="19" w:author="user" w:date="2019-10-22T14:49:00Z">
        <w:r>
          <w:rPr>
            <w:rFonts w:eastAsia="楷体_GB2312" w:cs="Times New Roman" w:ascii="Times New Roman" w:hAnsi="Times New Roman"/>
            <w:szCs w:val="32"/>
          </w:rPr>
          <w:t>8</w:t>
        </w:r>
      </w:ins>
      <w:ins w:id="20" w:author="user" w:date="2019-10-22T14:49:00Z">
        <w:r>
          <w:rPr>
            <w:rFonts w:ascii="Times New Roman" w:hAnsi="Times New Roman" w:cs="Times New Roman" w:eastAsia="楷体_GB2312"/>
            <w:szCs w:val="32"/>
          </w:rPr>
          <w:t>月</w:t>
        </w:r>
      </w:ins>
      <w:ins w:id="21" w:author="user" w:date="2019-10-22T14:49:00Z">
        <w:r>
          <w:rPr>
            <w:rFonts w:eastAsia="楷体_GB2312" w:cs="Times New Roman" w:ascii="Times New Roman" w:hAnsi="Times New Roman"/>
            <w:szCs w:val="32"/>
          </w:rPr>
          <w:t>24</w:t>
        </w:r>
      </w:ins>
      <w:ins w:id="22" w:author="user" w:date="2019-10-22T14:49:00Z">
        <w:r>
          <w:rPr>
            <w:rFonts w:ascii="Times New Roman" w:hAnsi="Times New Roman" w:cs="Times New Roman" w:eastAsia="楷体_GB2312"/>
            <w:szCs w:val="32"/>
          </w:rPr>
          <w:t>日江苏省第九届人民代表大会常务委员会第二十五次会议批准  根据</w:t>
        </w:r>
      </w:ins>
      <w:ins w:id="23" w:author="user" w:date="2019-10-22T14:49:00Z">
        <w:r>
          <w:rPr>
            <w:rFonts w:eastAsia="楷体_GB2312" w:cs="Times New Roman" w:ascii="Times New Roman" w:hAnsi="Times New Roman"/>
            <w:szCs w:val="32"/>
          </w:rPr>
          <w:t>2004</w:t>
        </w:r>
      </w:ins>
      <w:ins w:id="24" w:author="user" w:date="2019-10-22T14:49:00Z">
        <w:r>
          <w:rPr>
            <w:rFonts w:ascii="Times New Roman" w:hAnsi="Times New Roman" w:cs="Times New Roman" w:eastAsia="楷体_GB2312"/>
            <w:szCs w:val="32"/>
          </w:rPr>
          <w:t>年</w:t>
        </w:r>
      </w:ins>
      <w:ins w:id="25" w:author="user" w:date="2019-10-22T14:49:00Z">
        <w:r>
          <w:rPr>
            <w:rFonts w:eastAsia="楷体_GB2312" w:cs="Times New Roman" w:ascii="Times New Roman" w:hAnsi="Times New Roman"/>
            <w:szCs w:val="32"/>
          </w:rPr>
          <w:t>5</w:t>
        </w:r>
      </w:ins>
      <w:ins w:id="26" w:author="user" w:date="2019-10-22T14:49:00Z">
        <w:r>
          <w:rPr>
            <w:rFonts w:ascii="Times New Roman" w:hAnsi="Times New Roman" w:cs="Times New Roman" w:eastAsia="楷体_GB2312"/>
            <w:szCs w:val="32"/>
          </w:rPr>
          <w:t>月</w:t>
        </w:r>
      </w:ins>
      <w:ins w:id="27" w:author="user" w:date="2019-10-22T14:49:00Z">
        <w:r>
          <w:rPr>
            <w:rFonts w:eastAsia="楷体_GB2312" w:cs="Times New Roman" w:ascii="Times New Roman" w:hAnsi="Times New Roman"/>
            <w:szCs w:val="32"/>
          </w:rPr>
          <w:t>26</w:t>
        </w:r>
      </w:ins>
      <w:ins w:id="28" w:author="user" w:date="2019-10-22T14:49:00Z">
        <w:r>
          <w:rPr>
            <w:rFonts w:ascii="Times New Roman" w:hAnsi="Times New Roman" w:cs="Times New Roman" w:eastAsia="楷体_GB2312"/>
            <w:szCs w:val="32"/>
          </w:rPr>
          <w:t>日无锡市第十三届人民代表大会常务委员会第九次会议通过，</w:t>
        </w:r>
      </w:ins>
      <w:ins w:id="29" w:author="user" w:date="2019-10-22T14:49:00Z">
        <w:r>
          <w:rPr>
            <w:rFonts w:eastAsia="楷体_GB2312" w:cs="Times New Roman" w:ascii="Times New Roman" w:hAnsi="Times New Roman"/>
            <w:szCs w:val="32"/>
          </w:rPr>
          <w:t>2004</w:t>
        </w:r>
      </w:ins>
      <w:ins w:id="30" w:author="user" w:date="2019-10-22T14:49:00Z">
        <w:r>
          <w:rPr>
            <w:rFonts w:ascii="Times New Roman" w:hAnsi="Times New Roman" w:cs="Times New Roman" w:eastAsia="楷体_GB2312"/>
            <w:szCs w:val="32"/>
          </w:rPr>
          <w:t>年</w:t>
        </w:r>
      </w:ins>
      <w:ins w:id="31" w:author="user" w:date="2019-10-22T14:49:00Z">
        <w:r>
          <w:rPr>
            <w:rFonts w:eastAsia="楷体_GB2312" w:cs="Times New Roman" w:ascii="Times New Roman" w:hAnsi="Times New Roman"/>
            <w:szCs w:val="32"/>
          </w:rPr>
          <w:t>6</w:t>
        </w:r>
      </w:ins>
      <w:ins w:id="32" w:author="user" w:date="2019-10-22T14:49:00Z">
        <w:r>
          <w:rPr>
            <w:rFonts w:ascii="Times New Roman" w:hAnsi="Times New Roman" w:cs="Times New Roman" w:eastAsia="楷体_GB2312"/>
            <w:szCs w:val="32"/>
          </w:rPr>
          <w:t>月</w:t>
        </w:r>
      </w:ins>
      <w:ins w:id="33" w:author="user" w:date="2019-10-22T14:49:00Z">
        <w:r>
          <w:rPr>
            <w:rFonts w:eastAsia="楷体_GB2312" w:cs="Times New Roman" w:ascii="Times New Roman" w:hAnsi="Times New Roman"/>
            <w:szCs w:val="32"/>
          </w:rPr>
          <w:t>17</w:t>
        </w:r>
      </w:ins>
      <w:ins w:id="34" w:author="user" w:date="2019-10-22T14:49:00Z">
        <w:r>
          <w:rPr>
            <w:rFonts w:ascii="Times New Roman" w:hAnsi="Times New Roman" w:cs="Times New Roman" w:eastAsia="楷体_GB2312"/>
            <w:szCs w:val="32"/>
          </w:rPr>
          <w:t>日江苏省第十届人民代表大会常务委员会第十次会议批准的《关于修改〈无锡市城市绿化管理条例〉的决定》第一次修正  根</w:t>
        </w:r>
      </w:ins>
      <w:ins w:id="35" w:author="user" w:date="2019-10-22T14:49:00Z">
        <w:r>
          <w:rPr>
            <w:rFonts w:ascii="Times New Roman" w:hAnsi="Times New Roman" w:cs="Times New Roman" w:eastAsia="楷体_GB2312"/>
            <w:color w:val="000000"/>
            <w:szCs w:val="32"/>
          </w:rPr>
          <w:t>据</w:t>
        </w:r>
      </w:ins>
      <w:ins w:id="36" w:author="user" w:date="2019-10-22T14:49:00Z">
        <w:r>
          <w:rPr>
            <w:rFonts w:eastAsia="楷体_GB2312" w:cs="Times New Roman" w:ascii="Times New Roman" w:hAnsi="Times New Roman"/>
            <w:color w:val="000000"/>
            <w:szCs w:val="32"/>
          </w:rPr>
          <w:t>2019</w:t>
        </w:r>
      </w:ins>
      <w:ins w:id="37" w:author="user" w:date="2019-10-22T14:49:00Z">
        <w:r>
          <w:rPr>
            <w:rFonts w:ascii="Times New Roman" w:hAnsi="Times New Roman" w:cs="Times New Roman" w:eastAsia="楷体_GB2312"/>
            <w:color w:val="000000"/>
            <w:szCs w:val="32"/>
          </w:rPr>
          <w:t>年</w:t>
        </w:r>
      </w:ins>
      <w:ins w:id="38" w:author="user" w:date="2019-10-22T14:49:00Z">
        <w:r>
          <w:rPr>
            <w:rFonts w:eastAsia="楷体_GB2312" w:cs="Times New Roman" w:ascii="Times New Roman" w:hAnsi="Times New Roman"/>
            <w:color w:val="000000"/>
            <w:szCs w:val="32"/>
          </w:rPr>
          <w:t>8</w:t>
        </w:r>
      </w:ins>
      <w:ins w:id="39" w:author="user" w:date="2019-10-22T14:49:00Z">
        <w:r>
          <w:rPr>
            <w:rFonts w:ascii="Times New Roman" w:hAnsi="Times New Roman" w:cs="Times New Roman" w:eastAsia="楷体_GB2312"/>
            <w:color w:val="000000"/>
            <w:szCs w:val="32"/>
          </w:rPr>
          <w:t>月</w:t>
        </w:r>
      </w:ins>
      <w:ins w:id="40" w:author="user" w:date="2019-10-22T14:49:00Z">
        <w:r>
          <w:rPr>
            <w:rFonts w:eastAsia="楷体_GB2312" w:cs="Times New Roman" w:ascii="Times New Roman" w:hAnsi="Times New Roman"/>
            <w:color w:val="000000"/>
            <w:szCs w:val="32"/>
          </w:rPr>
          <w:t>29</w:t>
        </w:r>
      </w:ins>
      <w:ins w:id="41" w:author="user" w:date="2019-10-22T14:49:00Z">
        <w:r>
          <w:rPr>
            <w:rFonts w:ascii="Times New Roman" w:hAnsi="Times New Roman" w:cs="Times New Roman" w:eastAsia="楷体_GB2312"/>
            <w:color w:val="000000"/>
            <w:szCs w:val="32"/>
          </w:rPr>
          <w:t>日无锡市第十六届人民代表大会常务委员会第二十一次会议通过，</w:t>
        </w:r>
      </w:ins>
      <w:ins w:id="42" w:author="user" w:date="2019-10-22T14:49:00Z">
        <w:r>
          <w:rPr>
            <w:rFonts w:eastAsia="楷体_GB2312" w:cs="Times New Roman" w:ascii="Times New Roman" w:hAnsi="Times New Roman"/>
            <w:color w:val="000000"/>
          </w:rPr>
          <w:t>2019</w:t>
        </w:r>
      </w:ins>
      <w:ins w:id="43" w:author="user" w:date="2019-10-22T14:49:00Z">
        <w:r>
          <w:rPr>
            <w:rFonts w:ascii="Times New Roman" w:hAnsi="Times New Roman" w:cs="Times New Roman" w:eastAsia="楷体_GB2312"/>
            <w:color w:val="000000"/>
          </w:rPr>
          <w:t>年</w:t>
        </w:r>
      </w:ins>
      <w:ins w:id="44" w:author="user" w:date="2019-10-22T14:49:00Z">
        <w:r>
          <w:rPr>
            <w:rFonts w:eastAsia="楷体_GB2312" w:cs="Times New Roman" w:ascii="Times New Roman" w:hAnsi="Times New Roman"/>
            <w:color w:val="000000"/>
          </w:rPr>
          <w:t>9</w:t>
        </w:r>
      </w:ins>
      <w:ins w:id="45" w:author="user" w:date="2019-10-22T14:49:00Z">
        <w:r>
          <w:rPr>
            <w:rFonts w:ascii="Times New Roman" w:hAnsi="Times New Roman" w:cs="Times New Roman" w:eastAsia="楷体_GB2312"/>
            <w:color w:val="000000"/>
          </w:rPr>
          <w:t>月</w:t>
        </w:r>
      </w:ins>
      <w:ins w:id="46" w:author="user" w:date="2019-10-22T14:49:00Z">
        <w:r>
          <w:rPr>
            <w:rFonts w:eastAsia="楷体_GB2312" w:cs="Times New Roman" w:ascii="Times New Roman" w:hAnsi="Times New Roman"/>
            <w:color w:val="000000"/>
          </w:rPr>
          <w:t>27</w:t>
        </w:r>
      </w:ins>
      <w:ins w:id="47" w:author="user" w:date="2019-10-22T14:49:00Z">
        <w:r>
          <w:rPr>
            <w:rFonts w:ascii="Times New Roman" w:hAnsi="Times New Roman" w:cs="Times New Roman" w:eastAsia="楷体_GB2312"/>
            <w:color w:val="000000"/>
          </w:rPr>
          <w:t>日江苏省第十三届人民代表大会常务委员会第十一次会议批准</w:t>
        </w:r>
      </w:ins>
      <w:ins w:id="48" w:author="user" w:date="2019-10-22T14:49:00Z">
        <w:r>
          <w:rPr>
            <w:rFonts w:ascii="Times New Roman" w:hAnsi="Times New Roman" w:cs="Times New Roman" w:eastAsia="楷体_GB2312"/>
            <w:color w:val="000000"/>
            <w:szCs w:val="32"/>
          </w:rPr>
          <w:t>的《关于修改〈无锡市禁止燃放烟花爆竹条例〉等五件地方性法规的决定》第二次修正）</w:t>
        </w:r>
      </w:ins>
    </w:p>
    <w:p>
      <w:pPr>
        <w:pStyle w:val="Normal"/>
        <w:spacing w:lineRule="exact" w:line="560"/>
        <w:ind w:endChars="0" w:end="0"/>
        <w:rPr>
          <w:ins w:id="51" w:author="user" w:date="2019-10-22T14:49:00Z"/>
          <w:rFonts w:ascii="Times New Roman" w:hAnsi="Times New Roman" w:eastAsia="楷体_GB2312" w:cs="Times New Roman"/>
          <w:color w:val="000000"/>
          <w:szCs w:val="32"/>
        </w:rPr>
      </w:pPr>
      <w:ins w:id="50" w:author="user" w:date="2019-10-22T14:49:00Z">
        <w:r>
          <w:rPr>
            <w:rFonts w:eastAsia="楷体_GB2312" w:cs="Times New Roman" w:ascii="Times New Roman" w:hAnsi="Times New Roman"/>
            <w:color w:val="000000"/>
            <w:szCs w:val="32"/>
          </w:rPr>
        </w:r>
      </w:ins>
    </w:p>
    <w:p>
      <w:pPr>
        <w:pStyle w:val="Normal"/>
        <w:spacing w:lineRule="exact" w:line="560"/>
        <w:ind w:firstLineChars="0" w:firstLine="0" w:endChars="0" w:end="0"/>
        <w:jc w:val="center"/>
        <w:rPr>
          <w:ins w:id="53" w:author="user" w:date="2019-10-22T14:49:00Z"/>
          <w:rFonts w:ascii="Times New Roman" w:hAnsi="Times New Roman" w:eastAsia="楷体_GB2312" w:cs="Times New Roman"/>
          <w:szCs w:val="32"/>
        </w:rPr>
      </w:pPr>
      <w:ins w:id="52" w:author="user" w:date="2019-10-22T14:49:00Z">
        <w:r>
          <w:rPr>
            <w:rFonts w:ascii="Times New Roman" w:hAnsi="Times New Roman" w:cs="Times New Roman" w:eastAsia="楷体_GB2312"/>
            <w:szCs w:val="32"/>
          </w:rPr>
          <w:t>目  录</w:t>
        </w:r>
      </w:ins>
    </w:p>
    <w:p>
      <w:pPr>
        <w:pStyle w:val="Normal"/>
        <w:spacing w:lineRule="exact" w:line="560"/>
        <w:ind w:endChars="0" w:end="0"/>
        <w:rPr>
          <w:ins w:id="55" w:author="user" w:date="2019-10-22T14:49:00Z"/>
          <w:rFonts w:ascii="Times New Roman" w:hAnsi="Times New Roman" w:eastAsia="楷体_GB2312" w:cs="Times New Roman"/>
          <w:szCs w:val="32"/>
        </w:rPr>
      </w:pPr>
      <w:ins w:id="54" w:author="user" w:date="2019-10-22T14:49:00Z">
        <w:r>
          <w:rPr>
            <w:rFonts w:ascii="Times New Roman" w:hAnsi="Times New Roman" w:cs="Times New Roman" w:eastAsia="楷体_GB2312"/>
            <w:szCs w:val="32"/>
          </w:rPr>
          <w:t>第一章  总则</w:t>
        </w:r>
      </w:ins>
    </w:p>
    <w:p>
      <w:pPr>
        <w:pStyle w:val="Normal"/>
        <w:spacing w:lineRule="exact" w:line="560"/>
        <w:ind w:endChars="0" w:end="0"/>
        <w:rPr>
          <w:ins w:id="57" w:author="user" w:date="2019-10-22T14:49:00Z"/>
          <w:rFonts w:ascii="Times New Roman" w:hAnsi="Times New Roman" w:eastAsia="楷体_GB2312" w:cs="Times New Roman"/>
          <w:szCs w:val="32"/>
        </w:rPr>
      </w:pPr>
      <w:ins w:id="56" w:author="user" w:date="2019-10-22T14:49:00Z">
        <w:r>
          <w:rPr>
            <w:rFonts w:ascii="Times New Roman" w:hAnsi="Times New Roman" w:cs="Times New Roman" w:eastAsia="楷体_GB2312"/>
            <w:szCs w:val="32"/>
          </w:rPr>
          <w:t>第二章  规划和建设</w:t>
        </w:r>
      </w:ins>
    </w:p>
    <w:p>
      <w:pPr>
        <w:pStyle w:val="Normal"/>
        <w:spacing w:lineRule="exact" w:line="560"/>
        <w:ind w:endChars="0" w:end="0"/>
        <w:rPr>
          <w:ins w:id="59" w:author="user" w:date="2019-10-22T14:49:00Z"/>
          <w:rFonts w:ascii="Times New Roman" w:hAnsi="Times New Roman" w:eastAsia="楷体_GB2312" w:cs="Times New Roman"/>
          <w:szCs w:val="32"/>
        </w:rPr>
      </w:pPr>
      <w:ins w:id="58" w:author="user" w:date="2019-10-22T14:49:00Z">
        <w:r>
          <w:rPr>
            <w:rFonts w:ascii="Times New Roman" w:hAnsi="Times New Roman" w:cs="Times New Roman" w:eastAsia="楷体_GB2312"/>
            <w:szCs w:val="32"/>
          </w:rPr>
          <w:t>第三章  管理和保护</w:t>
        </w:r>
      </w:ins>
    </w:p>
    <w:p>
      <w:pPr>
        <w:pStyle w:val="Normal"/>
        <w:spacing w:lineRule="exact" w:line="560"/>
        <w:ind w:endChars="0" w:end="0"/>
        <w:rPr>
          <w:ins w:id="61" w:author="user" w:date="2019-10-22T14:49:00Z"/>
          <w:rFonts w:ascii="Times New Roman" w:hAnsi="Times New Roman" w:eastAsia="楷体_GB2312" w:cs="Times New Roman"/>
          <w:szCs w:val="32"/>
        </w:rPr>
      </w:pPr>
      <w:ins w:id="60" w:author="user" w:date="2019-10-22T14:49:00Z">
        <w:r>
          <w:rPr>
            <w:rFonts w:ascii="Times New Roman" w:hAnsi="Times New Roman" w:cs="Times New Roman" w:eastAsia="楷体_GB2312"/>
            <w:szCs w:val="32"/>
          </w:rPr>
          <w:t>第四章  奖励和处罚</w:t>
        </w:r>
      </w:ins>
    </w:p>
    <w:p>
      <w:pPr>
        <w:pStyle w:val="Normal"/>
        <w:spacing w:lineRule="exact" w:line="560"/>
        <w:ind w:endChars="0" w:end="0"/>
        <w:rPr>
          <w:ins w:id="63" w:author="user" w:date="2019-10-22T14:49:00Z"/>
          <w:rFonts w:ascii="Times New Roman" w:hAnsi="Times New Roman" w:eastAsia="楷体_GB2312" w:cs="Times New Roman"/>
          <w:szCs w:val="32"/>
        </w:rPr>
      </w:pPr>
      <w:ins w:id="62" w:author="user" w:date="2019-10-22T14:49:00Z">
        <w:r>
          <w:rPr>
            <w:rFonts w:ascii="Times New Roman" w:hAnsi="Times New Roman" w:cs="Times New Roman" w:eastAsia="楷体_GB2312"/>
            <w:szCs w:val="32"/>
          </w:rPr>
          <w:t>第五章  附则</w:t>
        </w:r>
      </w:ins>
    </w:p>
    <w:p>
      <w:pPr>
        <w:pStyle w:val="Normal"/>
        <w:ind w:firstLineChars="0" w:firstLine="0" w:endChars="0" w:end="0"/>
        <w:jc w:val="center"/>
        <w:rPr>
          <w:ins w:id="65" w:author="user" w:date="2019-10-22T14:49:00Z"/>
          <w:rFonts w:ascii="Times New Roman" w:hAnsi="Times New Roman" w:eastAsia="黑体" w:cs="Times New Roman"/>
          <w:szCs w:val="32"/>
        </w:rPr>
      </w:pPr>
      <w:ins w:id="64" w:author="user" w:date="2019-10-22T14:49:00Z">
        <w:r>
          <w:rPr>
            <w:rFonts w:ascii="Times New Roman" w:hAnsi="Times New Roman" w:cs="Times New Roman" w:eastAsia="黑体"/>
            <w:szCs w:val="32"/>
          </w:rPr>
          <w:t>第一章  总则</w:t>
        </w:r>
      </w:ins>
    </w:p>
    <w:p>
      <w:pPr>
        <w:pStyle w:val="Normal"/>
        <w:ind w:endChars="0" w:end="0"/>
        <w:rPr>
          <w:ins w:id="67" w:author="user" w:date="2019-10-22T14:49:00Z"/>
          <w:rFonts w:ascii="Times New Roman" w:hAnsi="Times New Roman" w:eastAsia="黑体" w:cs="Times New Roman"/>
          <w:szCs w:val="32"/>
        </w:rPr>
      </w:pPr>
      <w:ins w:id="66" w:author="user" w:date="2019-10-22T14:49:00Z">
        <w:r>
          <w:rPr>
            <w:rFonts w:eastAsia="黑体" w:cs="Times New Roman" w:ascii="Times New Roman" w:hAnsi="Times New Roman"/>
            <w:szCs w:val="32"/>
          </w:rPr>
        </w:r>
      </w:ins>
    </w:p>
    <w:p>
      <w:pPr>
        <w:pStyle w:val="Normal"/>
        <w:ind w:endChars="0" w:end="0"/>
        <w:rPr>
          <w:ins w:id="70" w:author="user" w:date="2019-10-22T14:49:00Z"/>
          <w:rFonts w:ascii="Times New Roman" w:hAnsi="Times New Roman" w:cs="Times New Roman"/>
          <w:szCs w:val="32"/>
        </w:rPr>
      </w:pPr>
      <w:ins w:id="68" w:author="user" w:date="2019-10-22T14:49:00Z">
        <w:r>
          <w:rPr>
            <w:rFonts w:ascii="Times New Roman" w:hAnsi="Times New Roman" w:cs="Times New Roman" w:eastAsia="黑体"/>
            <w:szCs w:val="32"/>
          </w:rPr>
          <w:t>第一条</w:t>
        </w:r>
      </w:ins>
      <w:ins w:id="69" w:author="user" w:date="2019-10-22T14:49:00Z">
        <w:r>
          <w:rPr>
            <w:rFonts w:ascii="Times New Roman" w:hAnsi="Times New Roman" w:cs="Times New Roman"/>
            <w:szCs w:val="32"/>
          </w:rPr>
          <w:t xml:space="preserve">  为加强城市绿化的建设和管理，促进绿化事业的发展，保护和改善生态环境，根据国务院《城市绿化条例》和《江苏省城市绿化管理条例》，结合本市实际，制定本条例。</w:t>
        </w:r>
      </w:ins>
    </w:p>
    <w:p>
      <w:pPr>
        <w:pStyle w:val="Normal"/>
        <w:ind w:endChars="0" w:end="0"/>
        <w:rPr>
          <w:ins w:id="73" w:author="user" w:date="2019-10-22T14:49:00Z"/>
          <w:rFonts w:ascii="Times New Roman" w:hAnsi="Times New Roman" w:cs="Times New Roman"/>
          <w:szCs w:val="32"/>
        </w:rPr>
      </w:pPr>
      <w:ins w:id="71" w:author="user" w:date="2019-10-22T14:49:00Z">
        <w:r>
          <w:rPr>
            <w:rFonts w:ascii="Times New Roman" w:hAnsi="Times New Roman" w:cs="Times New Roman" w:eastAsia="黑体"/>
            <w:szCs w:val="32"/>
          </w:rPr>
          <w:t>第二条</w:t>
        </w:r>
      </w:ins>
      <w:ins w:id="72" w:author="user" w:date="2019-10-22T14:49:00Z">
        <w:r>
          <w:rPr>
            <w:rFonts w:ascii="Times New Roman" w:hAnsi="Times New Roman" w:cs="Times New Roman"/>
            <w:szCs w:val="32"/>
          </w:rPr>
          <w:t xml:space="preserve">  本条例适用于本市城市规划区内的城市绿化规划、建设、保护和管理。</w:t>
        </w:r>
      </w:ins>
    </w:p>
    <w:p>
      <w:pPr>
        <w:pStyle w:val="Normal"/>
        <w:ind w:endChars="0" w:end="0"/>
        <w:rPr>
          <w:ins w:id="76" w:author="user" w:date="2019-10-22T14:49:00Z"/>
          <w:rFonts w:ascii="Times New Roman" w:hAnsi="Times New Roman" w:cs="Times New Roman"/>
          <w:szCs w:val="32"/>
        </w:rPr>
      </w:pPr>
      <w:ins w:id="74" w:author="user" w:date="2019-10-22T14:49:00Z">
        <w:r>
          <w:rPr>
            <w:rFonts w:ascii="Times New Roman" w:hAnsi="Times New Roman" w:cs="Times New Roman" w:eastAsia="黑体"/>
            <w:szCs w:val="32"/>
          </w:rPr>
          <w:t>第三条</w:t>
        </w:r>
      </w:ins>
      <w:ins w:id="75" w:author="user" w:date="2019-10-22T14:49:00Z">
        <w:r>
          <w:rPr>
            <w:rFonts w:ascii="Times New Roman" w:hAnsi="Times New Roman" w:cs="Times New Roman"/>
            <w:szCs w:val="32"/>
          </w:rPr>
          <w:t xml:space="preserve">  市人民政府城市绿化行政主管部门，主管全市的城市绿化工作。区人民政府城市绿化行政主管部门在规定的职责范围内负责辖区内的城市绿化管理工作，业务上受市城市绿化行政主管部门的指导。</w:t>
        </w:r>
      </w:ins>
    </w:p>
    <w:p>
      <w:pPr>
        <w:pStyle w:val="Normal"/>
        <w:ind w:endChars="0" w:end="0"/>
        <w:rPr>
          <w:ins w:id="78" w:author="user" w:date="2019-10-22T14:49:00Z"/>
          <w:rFonts w:ascii="Times New Roman" w:hAnsi="Times New Roman" w:cs="Times New Roman"/>
          <w:szCs w:val="32"/>
        </w:rPr>
      </w:pPr>
      <w:ins w:id="77" w:author="user" w:date="2019-10-22T14:49:00Z">
        <w:r>
          <w:rPr>
            <w:rFonts w:ascii="Times New Roman" w:hAnsi="Times New Roman" w:cs="Times New Roman"/>
            <w:szCs w:val="32"/>
          </w:rPr>
          <w:t>在城市规划区内，法律、法规规定由自然资源规划、交通运输等行政管理部门管理的绿化工作，从其规定。</w:t>
        </w:r>
      </w:ins>
    </w:p>
    <w:p>
      <w:pPr>
        <w:pStyle w:val="Normal"/>
        <w:ind w:endChars="0" w:end="0"/>
        <w:rPr>
          <w:ins w:id="81" w:author="user" w:date="2019-10-22T14:49:00Z"/>
          <w:rFonts w:ascii="Times New Roman" w:hAnsi="Times New Roman" w:cs="Times New Roman"/>
          <w:szCs w:val="32"/>
        </w:rPr>
      </w:pPr>
      <w:ins w:id="79" w:author="user" w:date="2019-10-22T14:49:00Z">
        <w:r>
          <w:rPr>
            <w:rFonts w:ascii="Times New Roman" w:hAnsi="Times New Roman" w:cs="Times New Roman" w:eastAsia="黑体"/>
            <w:szCs w:val="32"/>
          </w:rPr>
          <w:t>第四条</w:t>
        </w:r>
      </w:ins>
      <w:ins w:id="80" w:author="user" w:date="2019-10-22T14:49:00Z">
        <w:r>
          <w:rPr>
            <w:rFonts w:ascii="Times New Roman" w:hAnsi="Times New Roman" w:cs="Times New Roman"/>
            <w:szCs w:val="32"/>
          </w:rPr>
          <w:t xml:space="preserve">  城市绿化工作实行政府组织、群众参与、统一规划、因地制宜、市场运作、讲究实效和建设与管理并重的原则。</w:t>
        </w:r>
      </w:ins>
    </w:p>
    <w:p>
      <w:pPr>
        <w:pStyle w:val="Normal"/>
        <w:ind w:endChars="0" w:end="0"/>
        <w:rPr>
          <w:ins w:id="84" w:author="user" w:date="2019-10-22T14:49:00Z"/>
          <w:rFonts w:ascii="Times New Roman" w:hAnsi="Times New Roman" w:cs="Times New Roman"/>
          <w:szCs w:val="32"/>
        </w:rPr>
      </w:pPr>
      <w:ins w:id="82" w:author="user" w:date="2019-10-22T14:49:00Z">
        <w:r>
          <w:rPr>
            <w:rFonts w:ascii="Times New Roman" w:hAnsi="Times New Roman" w:cs="Times New Roman" w:eastAsia="黑体"/>
            <w:szCs w:val="32"/>
          </w:rPr>
          <w:t>第五条</w:t>
        </w:r>
      </w:ins>
      <w:ins w:id="83" w:author="user" w:date="2019-10-22T14:49:00Z">
        <w:r>
          <w:rPr>
            <w:rFonts w:ascii="Times New Roman" w:hAnsi="Times New Roman" w:cs="Times New Roman"/>
            <w:szCs w:val="32"/>
          </w:rPr>
          <w:t xml:space="preserve">  市、区人民政府应当把城市绿化建设纳入国民经济和社会发展计划，并按照国家规定在城市建设资金中安排城市绿化建设和管理养护资金。</w:t>
        </w:r>
      </w:ins>
    </w:p>
    <w:p>
      <w:pPr>
        <w:pStyle w:val="Normal"/>
        <w:ind w:endChars="0" w:end="0"/>
        <w:rPr>
          <w:ins w:id="86" w:author="user" w:date="2019-10-22T14:49:00Z"/>
          <w:rFonts w:ascii="Times New Roman" w:hAnsi="Times New Roman" w:cs="Times New Roman"/>
          <w:szCs w:val="32"/>
        </w:rPr>
      </w:pPr>
      <w:ins w:id="85" w:author="user" w:date="2019-10-22T14:49:00Z">
        <w:r>
          <w:rPr>
            <w:rFonts w:ascii="Times New Roman" w:hAnsi="Times New Roman" w:cs="Times New Roman"/>
            <w:szCs w:val="32"/>
          </w:rPr>
          <w:t>提倡多渠道筹集绿化资金。鼓励单位和个人以投资、捐资、领养、认建、共建等形式，参与城市绿化建设。</w:t>
        </w:r>
      </w:ins>
    </w:p>
    <w:p>
      <w:pPr>
        <w:pStyle w:val="Normal"/>
        <w:ind w:endChars="0" w:end="0"/>
        <w:rPr>
          <w:ins w:id="89" w:author="user" w:date="2019-10-22T14:49:00Z"/>
          <w:rFonts w:ascii="Times New Roman" w:hAnsi="Times New Roman" w:cs="Times New Roman"/>
          <w:szCs w:val="32"/>
        </w:rPr>
      </w:pPr>
      <w:ins w:id="87" w:author="user" w:date="2019-10-22T14:49:00Z">
        <w:r>
          <w:rPr>
            <w:rFonts w:ascii="Times New Roman" w:hAnsi="Times New Roman" w:cs="Times New Roman" w:eastAsia="黑体"/>
            <w:szCs w:val="32"/>
          </w:rPr>
          <w:t>第六条</w:t>
        </w:r>
      </w:ins>
      <w:ins w:id="88" w:author="user" w:date="2019-10-22T14:49:00Z">
        <w:r>
          <w:rPr>
            <w:rFonts w:ascii="Times New Roman" w:hAnsi="Times New Roman" w:cs="Times New Roman"/>
            <w:szCs w:val="32"/>
          </w:rPr>
          <w:t xml:space="preserve">  鼓励和加强城市绿化科学研究，推广应用绿化先进技术、设备和优良植物品种，提高城市绿化的科学技术和艺术水平，开展城市生物多样性保护工作。</w:t>
        </w:r>
      </w:ins>
    </w:p>
    <w:p>
      <w:pPr>
        <w:pStyle w:val="Normal"/>
        <w:ind w:endChars="0" w:end="0"/>
        <w:rPr>
          <w:ins w:id="92" w:author="user" w:date="2019-10-22T14:49:00Z"/>
          <w:rFonts w:ascii="Times New Roman" w:hAnsi="Times New Roman" w:cs="Times New Roman"/>
          <w:szCs w:val="32"/>
        </w:rPr>
      </w:pPr>
      <w:ins w:id="90" w:author="user" w:date="2019-10-22T14:49:00Z">
        <w:r>
          <w:rPr>
            <w:rFonts w:ascii="Times New Roman" w:hAnsi="Times New Roman" w:cs="Times New Roman" w:eastAsia="黑体"/>
            <w:szCs w:val="32"/>
          </w:rPr>
          <w:t>第七条</w:t>
        </w:r>
      </w:ins>
      <w:ins w:id="91" w:author="user" w:date="2019-10-22T14:49:00Z">
        <w:r>
          <w:rPr>
            <w:rFonts w:ascii="Times New Roman" w:hAnsi="Times New Roman" w:cs="Times New Roman"/>
            <w:szCs w:val="32"/>
          </w:rPr>
          <w:t xml:space="preserve">  城市中的单位和有劳动能力的公民，应当按照国家和省有关规定履行植树和其他绿化城市的义务。</w:t>
        </w:r>
      </w:ins>
    </w:p>
    <w:p>
      <w:pPr>
        <w:pStyle w:val="Normal"/>
        <w:ind w:endChars="0" w:end="0"/>
        <w:rPr>
          <w:ins w:id="94" w:author="user" w:date="2019-10-22T14:49:00Z"/>
          <w:rFonts w:ascii="Times New Roman" w:hAnsi="Times New Roman" w:cs="Times New Roman"/>
          <w:szCs w:val="32"/>
        </w:rPr>
      </w:pPr>
      <w:ins w:id="93" w:author="user" w:date="2019-10-22T14:49:00Z">
        <w:r>
          <w:rPr>
            <w:rFonts w:ascii="Times New Roman" w:hAnsi="Times New Roman" w:cs="Times New Roman"/>
            <w:szCs w:val="32"/>
          </w:rPr>
          <w:t>任何单位和个人都有权举报和制止损害城市绿化以及绿化设施的行为。</w:t>
        </w:r>
      </w:ins>
    </w:p>
    <w:p>
      <w:pPr>
        <w:pStyle w:val="Normal"/>
        <w:ind w:endChars="0" w:end="0"/>
        <w:rPr>
          <w:ins w:id="96" w:author="user" w:date="2019-10-22T14:49:00Z"/>
          <w:rFonts w:ascii="Times New Roman" w:hAnsi="Times New Roman" w:cs="Times New Roman"/>
          <w:szCs w:val="32"/>
        </w:rPr>
      </w:pPr>
      <w:ins w:id="95" w:author="user" w:date="2019-10-22T14:49:00Z">
        <w:r>
          <w:rPr>
            <w:rFonts w:cs="Times New Roman" w:ascii="Times New Roman" w:hAnsi="Times New Roman"/>
            <w:szCs w:val="32"/>
          </w:rPr>
        </w:r>
      </w:ins>
    </w:p>
    <w:p>
      <w:pPr>
        <w:pStyle w:val="Normal"/>
        <w:ind w:firstLineChars="0" w:firstLine="0" w:endChars="0" w:end="0"/>
        <w:jc w:val="center"/>
        <w:rPr>
          <w:ins w:id="98" w:author="user" w:date="2019-10-22T14:49:00Z"/>
          <w:rFonts w:ascii="Times New Roman" w:hAnsi="Times New Roman" w:eastAsia="黑体" w:cs="Times New Roman"/>
          <w:szCs w:val="32"/>
        </w:rPr>
      </w:pPr>
      <w:ins w:id="97" w:author="user" w:date="2019-10-22T14:49:00Z">
        <w:r>
          <w:rPr>
            <w:rFonts w:ascii="Times New Roman" w:hAnsi="Times New Roman" w:cs="Times New Roman" w:eastAsia="黑体"/>
            <w:szCs w:val="32"/>
          </w:rPr>
          <w:t>第二章  规划和建设</w:t>
        </w:r>
      </w:ins>
    </w:p>
    <w:p>
      <w:pPr>
        <w:pStyle w:val="Normal"/>
        <w:ind w:endChars="0" w:end="0"/>
        <w:rPr>
          <w:ins w:id="100" w:author="user" w:date="2019-10-22T14:49:00Z"/>
          <w:rFonts w:ascii="Times New Roman" w:hAnsi="Times New Roman" w:eastAsia="黑体" w:cs="Times New Roman"/>
          <w:szCs w:val="32"/>
        </w:rPr>
      </w:pPr>
      <w:ins w:id="99" w:author="user" w:date="2019-10-22T14:49:00Z">
        <w:r>
          <w:rPr>
            <w:rFonts w:eastAsia="黑体" w:cs="Times New Roman" w:ascii="Times New Roman" w:hAnsi="Times New Roman"/>
            <w:szCs w:val="32"/>
          </w:rPr>
        </w:r>
      </w:ins>
    </w:p>
    <w:p>
      <w:pPr>
        <w:pStyle w:val="Normal"/>
        <w:ind w:endChars="0" w:end="0"/>
        <w:rPr>
          <w:ins w:id="103" w:author="user" w:date="2019-10-22T14:49:00Z"/>
          <w:rFonts w:ascii="Times New Roman" w:hAnsi="Times New Roman" w:cs="Times New Roman"/>
          <w:szCs w:val="32"/>
        </w:rPr>
      </w:pPr>
      <w:ins w:id="101" w:author="user" w:date="2019-10-22T14:49:00Z">
        <w:r>
          <w:rPr>
            <w:rFonts w:ascii="Times New Roman" w:hAnsi="Times New Roman" w:cs="Times New Roman" w:eastAsia="黑体"/>
            <w:szCs w:val="32"/>
          </w:rPr>
          <w:t>第八条</w:t>
        </w:r>
      </w:ins>
      <w:ins w:id="102" w:author="user" w:date="2019-10-22T14:49:00Z">
        <w:r>
          <w:rPr>
            <w:rFonts w:ascii="Times New Roman" w:hAnsi="Times New Roman" w:cs="Times New Roman"/>
            <w:szCs w:val="32"/>
          </w:rPr>
          <w:t xml:space="preserve">  市人民政府应当组织城市绿化行政主管部门和市自然资源规划行政主管部门等共同编制和论证城市绿化规划，并纳入城市总体规划。城市绿化规划不得擅自变更。</w:t>
        </w:r>
      </w:ins>
    </w:p>
    <w:p>
      <w:pPr>
        <w:pStyle w:val="Normal"/>
        <w:ind w:endChars="0" w:end="0"/>
        <w:rPr>
          <w:ins w:id="105" w:author="user" w:date="2019-10-22T14:49:00Z"/>
          <w:rFonts w:ascii="Times New Roman" w:hAnsi="Times New Roman" w:cs="Times New Roman"/>
          <w:szCs w:val="32"/>
        </w:rPr>
      </w:pPr>
      <w:ins w:id="104" w:author="user" w:date="2019-10-22T14:49:00Z">
        <w:r>
          <w:rPr>
            <w:rFonts w:ascii="Times New Roman" w:hAnsi="Times New Roman" w:cs="Times New Roman"/>
            <w:szCs w:val="32"/>
          </w:rPr>
          <w:t>城市绿化行政主管部门按照城市绿化规划，编制年度绿化建设和管理养护计划，报市人民政府批准后实施。城市绿化建设计划应当重点安排城市公共绿地、防护绿地、风景林地和干道绿化带的建设。</w:t>
        </w:r>
      </w:ins>
    </w:p>
    <w:p>
      <w:pPr>
        <w:pStyle w:val="Normal"/>
        <w:ind w:endChars="0" w:end="0"/>
        <w:rPr>
          <w:ins w:id="108" w:author="user" w:date="2019-10-22T14:49:00Z"/>
          <w:rFonts w:ascii="Times New Roman" w:hAnsi="Times New Roman" w:cs="Times New Roman"/>
          <w:szCs w:val="32"/>
        </w:rPr>
      </w:pPr>
      <w:ins w:id="106" w:author="user" w:date="2019-10-22T14:49:00Z">
        <w:r>
          <w:rPr>
            <w:rFonts w:ascii="Times New Roman" w:hAnsi="Times New Roman" w:cs="Times New Roman" w:eastAsia="黑体"/>
            <w:szCs w:val="32"/>
          </w:rPr>
          <w:t>第九条</w:t>
        </w:r>
      </w:ins>
      <w:ins w:id="107" w:author="user" w:date="2019-10-22T14:49:00Z">
        <w:r>
          <w:rPr>
            <w:rFonts w:ascii="Times New Roman" w:hAnsi="Times New Roman" w:cs="Times New Roman"/>
            <w:szCs w:val="32"/>
          </w:rPr>
          <w:t xml:space="preserve">  城市绿化规划应当根据当地的特点，利用自然、人文条件，与文物古迹的保护相结合，突出地方特色。</w:t>
        </w:r>
      </w:ins>
    </w:p>
    <w:p>
      <w:pPr>
        <w:pStyle w:val="Normal"/>
        <w:ind w:endChars="0" w:end="0"/>
        <w:rPr>
          <w:ins w:id="110" w:author="user" w:date="2019-10-22T14:49:00Z"/>
          <w:rFonts w:ascii="Times New Roman" w:hAnsi="Times New Roman" w:cs="Times New Roman"/>
          <w:szCs w:val="32"/>
        </w:rPr>
      </w:pPr>
      <w:ins w:id="109" w:author="user" w:date="2019-10-22T14:49:00Z">
        <w:r>
          <w:rPr>
            <w:rFonts w:ascii="Times New Roman" w:hAnsi="Times New Roman" w:cs="Times New Roman"/>
            <w:szCs w:val="32"/>
          </w:rPr>
          <w:t>城市主要道路两侧的建筑物前，应当根据规划要求，选用透景、半透景的围墙、栅栏、绿篱等作为分界。</w:t>
        </w:r>
      </w:ins>
    </w:p>
    <w:p>
      <w:pPr>
        <w:pStyle w:val="Normal"/>
        <w:ind w:endChars="0" w:end="0"/>
        <w:rPr>
          <w:ins w:id="112" w:author="user" w:date="2019-10-22T14:49:00Z"/>
          <w:rFonts w:ascii="Times New Roman" w:hAnsi="Times New Roman" w:cs="Times New Roman"/>
          <w:szCs w:val="32"/>
        </w:rPr>
      </w:pPr>
      <w:ins w:id="111" w:author="user" w:date="2019-10-22T14:49:00Z">
        <w:r>
          <w:rPr>
            <w:rFonts w:ascii="Times New Roman" w:hAnsi="Times New Roman" w:cs="Times New Roman"/>
            <w:szCs w:val="32"/>
          </w:rPr>
          <w:t>鼓励公民利用庭院植树种花，提倡垂直绿化，美化环境。</w:t>
        </w:r>
      </w:ins>
    </w:p>
    <w:p>
      <w:pPr>
        <w:pStyle w:val="Normal"/>
        <w:ind w:endChars="0" w:end="0"/>
        <w:rPr>
          <w:ins w:id="115" w:author="user" w:date="2019-10-22T14:49:00Z"/>
          <w:rFonts w:ascii="Times New Roman" w:hAnsi="Times New Roman" w:cs="Times New Roman"/>
          <w:szCs w:val="32"/>
        </w:rPr>
      </w:pPr>
      <w:ins w:id="113" w:author="user" w:date="2019-10-22T14:49:00Z">
        <w:r>
          <w:rPr>
            <w:rFonts w:ascii="Times New Roman" w:hAnsi="Times New Roman" w:cs="Times New Roman" w:eastAsia="黑体"/>
            <w:szCs w:val="32"/>
          </w:rPr>
          <w:t>第十条</w:t>
        </w:r>
      </w:ins>
      <w:ins w:id="114" w:author="user" w:date="2019-10-22T14:49:00Z">
        <w:r>
          <w:rPr>
            <w:rFonts w:ascii="Times New Roman" w:hAnsi="Times New Roman" w:cs="Times New Roman"/>
            <w:szCs w:val="32"/>
          </w:rPr>
          <w:t xml:space="preserve">  城市绿化规划应当安排与城市性质、规模和发展需要相适应的绿化用地面积。在城市新建区域，城市绿地应当不低于总用地面积的百分之三十；在旧城改造区域，城市绿地应当不低于总用地面积的百分之二十五。</w:t>
        </w:r>
      </w:ins>
    </w:p>
    <w:p>
      <w:pPr>
        <w:pStyle w:val="Normal"/>
        <w:ind w:endChars="0" w:end="0"/>
        <w:rPr>
          <w:ins w:id="117" w:author="user" w:date="2019-10-22T14:49:00Z"/>
          <w:rFonts w:ascii="Times New Roman" w:hAnsi="Times New Roman" w:cs="Times New Roman"/>
          <w:szCs w:val="32"/>
        </w:rPr>
      </w:pPr>
      <w:ins w:id="116" w:author="user" w:date="2019-10-22T14:49:00Z">
        <w:r>
          <w:rPr>
            <w:rFonts w:ascii="Times New Roman" w:hAnsi="Times New Roman" w:cs="Times New Roman"/>
            <w:szCs w:val="32"/>
          </w:rPr>
          <w:t>高速公路、铁路、国道、省道、主要河道两侧的绿化要求，执行国家和省有关建设标准。</w:t>
        </w:r>
      </w:ins>
    </w:p>
    <w:p>
      <w:pPr>
        <w:pStyle w:val="Normal"/>
        <w:autoSpaceDE w:val="false"/>
        <w:ind w:endChars="0" w:end="0"/>
        <w:rPr>
          <w:ins w:id="120" w:author="user" w:date="2019-10-22T14:49:00Z"/>
          <w:rFonts w:ascii="Times New Roman" w:hAnsi="Times New Roman" w:eastAsia="黑体" w:cs="Times New Roman"/>
          <w:color w:val="000000"/>
          <w:kern w:val="0"/>
          <w:szCs w:val="28"/>
        </w:rPr>
      </w:pPr>
      <w:ins w:id="118" w:author="user" w:date="2019-10-22T14:49:00Z">
        <w:r>
          <w:rPr>
            <w:rFonts w:ascii="Times New Roman" w:hAnsi="Times New Roman" w:cs="Times New Roman" w:eastAsia="黑体"/>
            <w:color w:val="000000"/>
            <w:kern w:val="0"/>
            <w:szCs w:val="28"/>
          </w:rPr>
          <w:t xml:space="preserve">第十一条  </w:t>
        </w:r>
      </w:ins>
      <w:ins w:id="119" w:author="user" w:date="2019-10-22T14:49:00Z">
        <w:r>
          <w:rPr>
            <w:rFonts w:ascii="Times New Roman" w:hAnsi="Times New Roman" w:cs="Times New Roman"/>
            <w:color w:val="000000"/>
            <w:kern w:val="0"/>
            <w:szCs w:val="32"/>
          </w:rPr>
          <w:t>建设工程项目实施立体绿化的，可以按照国家、省有关立体绿化技术规范折算绿地面积。</w:t>
        </w:r>
      </w:ins>
    </w:p>
    <w:p>
      <w:pPr>
        <w:pStyle w:val="Normal"/>
        <w:ind w:endChars="0" w:end="0"/>
        <w:rPr>
          <w:ins w:id="125" w:author="user" w:date="2019-10-22T14:49:00Z"/>
          <w:rFonts w:ascii="Times New Roman" w:hAnsi="Times New Roman" w:cs="Times New Roman"/>
          <w:szCs w:val="32"/>
        </w:rPr>
      </w:pPr>
      <w:ins w:id="121" w:author="user" w:date="2019-10-22T14:49:00Z">
        <w:r>
          <w:rPr>
            <w:rFonts w:ascii="Times New Roman" w:hAnsi="Times New Roman" w:cs="Times New Roman" w:eastAsia="黑体"/>
            <w:szCs w:val="32"/>
          </w:rPr>
          <w:t>第十</w:t>
        </w:r>
      </w:ins>
      <w:ins w:id="122" w:author="user" w:date="2019-10-22T14:49:00Z">
        <w:r>
          <w:rPr>
            <w:rFonts w:ascii="Times New Roman" w:hAnsi="Times New Roman" w:cs="Times New Roman" w:eastAsia="黑体"/>
            <w:color w:val="000000"/>
            <w:szCs w:val="32"/>
          </w:rPr>
          <w:t>二</w:t>
        </w:r>
      </w:ins>
      <w:ins w:id="123" w:author="user" w:date="2019-10-22T14:49:00Z">
        <w:r>
          <w:rPr>
            <w:rFonts w:ascii="Times New Roman" w:hAnsi="Times New Roman" w:cs="Times New Roman" w:eastAsia="黑体"/>
            <w:szCs w:val="32"/>
          </w:rPr>
          <w:t>条</w:t>
        </w:r>
      </w:ins>
      <w:ins w:id="124" w:author="user" w:date="2019-10-22T14:49:00Z">
        <w:r>
          <w:rPr>
            <w:rFonts w:ascii="Times New Roman" w:hAnsi="Times New Roman" w:cs="Times New Roman"/>
            <w:szCs w:val="32"/>
          </w:rPr>
          <w:t xml:space="preserve">  新建工程项目的附属绿化设计方案按照基本建设程序审批时，必须有市城市绿化行政主管部门参加审查。</w:t>
        </w:r>
      </w:ins>
    </w:p>
    <w:p>
      <w:pPr>
        <w:pStyle w:val="Normal"/>
        <w:ind w:endChars="0" w:end="0"/>
        <w:rPr>
          <w:ins w:id="127" w:author="user" w:date="2019-10-22T14:49:00Z"/>
          <w:rFonts w:ascii="Times New Roman" w:hAnsi="Times New Roman" w:cs="Times New Roman"/>
          <w:szCs w:val="32"/>
        </w:rPr>
      </w:pPr>
      <w:ins w:id="126" w:author="user" w:date="2019-10-22T14:49:00Z">
        <w:r>
          <w:rPr>
            <w:rFonts w:ascii="Times New Roman" w:hAnsi="Times New Roman" w:cs="Times New Roman"/>
            <w:szCs w:val="32"/>
          </w:rPr>
          <w:t>新建工程项目的绿化用地面积，应当达到规定的绿化用地标准。</w:t>
        </w:r>
      </w:ins>
    </w:p>
    <w:p>
      <w:pPr>
        <w:pStyle w:val="Normal"/>
        <w:ind w:endChars="0" w:end="0"/>
        <w:rPr>
          <w:ins w:id="132" w:author="user" w:date="2019-10-22T14:49:00Z"/>
          <w:rFonts w:ascii="Times New Roman" w:hAnsi="Times New Roman" w:cs="Times New Roman"/>
          <w:szCs w:val="32"/>
        </w:rPr>
      </w:pPr>
      <w:ins w:id="128" w:author="user" w:date="2019-10-22T14:49:00Z">
        <w:r>
          <w:rPr>
            <w:rFonts w:ascii="Times New Roman" w:hAnsi="Times New Roman" w:cs="Times New Roman" w:eastAsia="黑体"/>
            <w:szCs w:val="32"/>
          </w:rPr>
          <w:t>第十</w:t>
        </w:r>
      </w:ins>
      <w:ins w:id="129" w:author="user" w:date="2019-10-22T14:49:00Z">
        <w:r>
          <w:rPr>
            <w:rFonts w:ascii="Times New Roman" w:hAnsi="Times New Roman" w:cs="Times New Roman" w:eastAsia="黑体"/>
            <w:color w:val="000000"/>
            <w:szCs w:val="32"/>
          </w:rPr>
          <w:t>三</w:t>
        </w:r>
      </w:ins>
      <w:ins w:id="130" w:author="user" w:date="2019-10-22T14:49:00Z">
        <w:r>
          <w:rPr>
            <w:rFonts w:ascii="Times New Roman" w:hAnsi="Times New Roman" w:cs="Times New Roman" w:eastAsia="黑体"/>
            <w:szCs w:val="32"/>
          </w:rPr>
          <w:t>条</w:t>
        </w:r>
      </w:ins>
      <w:ins w:id="131" w:author="user" w:date="2019-10-22T14:49:00Z">
        <w:r>
          <w:rPr>
            <w:rFonts w:ascii="Times New Roman" w:hAnsi="Times New Roman" w:cs="Times New Roman"/>
            <w:szCs w:val="32"/>
          </w:rPr>
          <w:t xml:space="preserve">  城市公共绿地、防护绿地、风景林地的绿化和城市干道绿化，由城市绿化行政主管部门组织建设；城市新建、扩建、改建的居住区绿地和单位附属绿地的绿化，除城市干道以外的城市道路、桥梁、防汛等建设工程项目的配套绿化，由建设单位组织建设，并接受城市绿化行政主管部门的管理和技术指导。</w:t>
        </w:r>
      </w:ins>
    </w:p>
    <w:p>
      <w:pPr>
        <w:pStyle w:val="Normal"/>
        <w:ind w:endChars="0" w:end="0"/>
        <w:rPr>
          <w:ins w:id="137" w:author="user" w:date="2019-10-22T14:49:00Z"/>
          <w:rFonts w:ascii="Times New Roman" w:hAnsi="Times New Roman" w:cs="Times New Roman"/>
          <w:szCs w:val="32"/>
        </w:rPr>
      </w:pPr>
      <w:ins w:id="133" w:author="user" w:date="2019-10-22T14:49:00Z">
        <w:r>
          <w:rPr>
            <w:rFonts w:ascii="Times New Roman" w:hAnsi="Times New Roman" w:cs="Times New Roman" w:eastAsia="黑体"/>
            <w:szCs w:val="32"/>
          </w:rPr>
          <w:t>第十</w:t>
        </w:r>
      </w:ins>
      <w:ins w:id="134" w:author="user" w:date="2019-10-22T14:49:00Z">
        <w:r>
          <w:rPr>
            <w:rFonts w:ascii="Times New Roman" w:hAnsi="Times New Roman" w:cs="Times New Roman" w:eastAsia="黑体"/>
            <w:color w:val="000000"/>
            <w:szCs w:val="32"/>
          </w:rPr>
          <w:t>四</w:t>
        </w:r>
      </w:ins>
      <w:ins w:id="135" w:author="user" w:date="2019-10-22T14:49:00Z">
        <w:r>
          <w:rPr>
            <w:rFonts w:ascii="Times New Roman" w:hAnsi="Times New Roman" w:cs="Times New Roman" w:eastAsia="黑体"/>
            <w:szCs w:val="32"/>
          </w:rPr>
          <w:t>条</w:t>
        </w:r>
      </w:ins>
      <w:ins w:id="136" w:author="user" w:date="2019-10-22T14:49:00Z">
        <w:r>
          <w:rPr>
            <w:rFonts w:ascii="Times New Roman" w:hAnsi="Times New Roman" w:cs="Times New Roman"/>
            <w:szCs w:val="32"/>
          </w:rPr>
          <w:t xml:space="preserve">  城市新建、扩建、改建工程的配套绿化工程，应当在主体工程竣工后的第一个绿化季节完成。</w:t>
        </w:r>
      </w:ins>
    </w:p>
    <w:p>
      <w:pPr>
        <w:pStyle w:val="Normal"/>
        <w:autoSpaceDE w:val="false"/>
        <w:ind w:endChars="0" w:end="0"/>
        <w:rPr>
          <w:ins w:id="143" w:author="user" w:date="2019-10-22T14:49:00Z"/>
          <w:rFonts w:ascii="Times New Roman" w:hAnsi="Times New Roman" w:cs="Times New Roman"/>
          <w:color w:val="000000"/>
          <w:kern w:val="0"/>
        </w:rPr>
      </w:pPr>
      <w:ins w:id="138" w:author="user" w:date="2019-10-22T14:49:00Z">
        <w:r>
          <w:rPr>
            <w:rFonts w:ascii="Times New Roman" w:hAnsi="Times New Roman" w:cs="Times New Roman" w:eastAsia="黑体"/>
            <w:szCs w:val="32"/>
          </w:rPr>
          <w:t>第十</w:t>
        </w:r>
      </w:ins>
      <w:ins w:id="139" w:author="user" w:date="2019-10-22T14:49:00Z">
        <w:r>
          <w:rPr>
            <w:rFonts w:ascii="Times New Roman" w:hAnsi="Times New Roman" w:cs="Times New Roman" w:eastAsia="黑体"/>
            <w:color w:val="000000"/>
            <w:szCs w:val="32"/>
          </w:rPr>
          <w:t>五</w:t>
        </w:r>
      </w:ins>
      <w:ins w:id="140" w:author="user" w:date="2019-10-22T14:49:00Z">
        <w:r>
          <w:rPr>
            <w:rFonts w:ascii="Times New Roman" w:hAnsi="Times New Roman" w:cs="Times New Roman" w:eastAsia="黑体"/>
            <w:szCs w:val="32"/>
          </w:rPr>
          <w:t>条</w:t>
        </w:r>
      </w:ins>
      <w:ins w:id="141" w:author="user" w:date="2019-10-22T14:49:00Z">
        <w:r>
          <w:rPr>
            <w:rFonts w:ascii="Times New Roman" w:hAnsi="Times New Roman" w:cs="Times New Roman"/>
            <w:szCs w:val="32"/>
          </w:rPr>
          <w:t xml:space="preserve">  </w:t>
        </w:r>
      </w:ins>
      <w:ins w:id="142" w:author="user" w:date="2019-10-22T14:49:00Z">
        <w:r>
          <w:rPr>
            <w:rFonts w:ascii="Times New Roman" w:hAnsi="Times New Roman" w:cs="Times New Roman"/>
            <w:color w:val="000000"/>
            <w:kern w:val="0"/>
          </w:rPr>
          <w:t>城市绿化建设工程的设计和监理，应当委托持有相应资格证书的设计、监理单位承担。</w:t>
        </w:r>
      </w:ins>
    </w:p>
    <w:p>
      <w:pPr>
        <w:pStyle w:val="Normal"/>
        <w:autoSpaceDE w:val="false"/>
        <w:ind w:endChars="0" w:end="0"/>
        <w:rPr>
          <w:ins w:id="145" w:author="user" w:date="2019-10-22T14:49:00Z"/>
          <w:rFonts w:ascii="Times New Roman" w:hAnsi="Times New Roman" w:cs="Times New Roman"/>
          <w:color w:val="000000"/>
          <w:kern w:val="0"/>
        </w:rPr>
      </w:pPr>
      <w:ins w:id="144" w:author="user" w:date="2019-10-22T14:49:00Z">
        <w:r>
          <w:rPr>
            <w:rFonts w:ascii="Times New Roman" w:hAnsi="Times New Roman" w:cs="Times New Roman"/>
            <w:color w:val="000000"/>
            <w:kern w:val="0"/>
          </w:rPr>
          <w:t>建设单位应当于绿化工程竣工验收后，报市人民政府城市绿化行政主管部门备案。</w:t>
        </w:r>
      </w:ins>
    </w:p>
    <w:p>
      <w:pPr>
        <w:pStyle w:val="Normal"/>
        <w:ind w:endChars="0" w:end="0"/>
        <w:rPr>
          <w:ins w:id="147" w:author="user" w:date="2019-10-22T14:49:00Z"/>
          <w:rFonts w:ascii="Times New Roman" w:hAnsi="Times New Roman" w:eastAsia="黑体" w:cs="Times New Roman"/>
          <w:color w:val="000000"/>
          <w:kern w:val="0"/>
          <w:szCs w:val="28"/>
        </w:rPr>
      </w:pPr>
      <w:ins w:id="146" w:author="user" w:date="2019-10-22T14:49:00Z">
        <w:r>
          <w:rPr>
            <w:rFonts w:ascii="Times New Roman" w:hAnsi="Times New Roman" w:cs="Times New Roman"/>
            <w:color w:val="000000"/>
            <w:kern w:val="0"/>
          </w:rPr>
          <w:t>城市绿化行政主管部门应当按照规定对城市园林绿化工程项目实施招投标和质量监督管理，并建立信用管理机制。</w:t>
        </w:r>
      </w:ins>
    </w:p>
    <w:p>
      <w:pPr>
        <w:pStyle w:val="Normal"/>
        <w:ind w:endChars="0" w:end="0"/>
        <w:rPr>
          <w:ins w:id="149" w:author="user" w:date="2019-10-22T14:49:00Z"/>
          <w:rFonts w:ascii="Times New Roman" w:hAnsi="Times New Roman" w:eastAsia="黑体" w:cs="Times New Roman"/>
          <w:color w:val="000000"/>
          <w:kern w:val="0"/>
          <w:szCs w:val="32"/>
        </w:rPr>
      </w:pPr>
      <w:ins w:id="148" w:author="user" w:date="2019-10-22T14:49:00Z">
        <w:r>
          <w:rPr>
            <w:rFonts w:eastAsia="黑体" w:cs="Times New Roman" w:ascii="Times New Roman" w:hAnsi="Times New Roman"/>
            <w:color w:val="000000"/>
            <w:kern w:val="0"/>
            <w:szCs w:val="32"/>
          </w:rPr>
        </w:r>
      </w:ins>
    </w:p>
    <w:p>
      <w:pPr>
        <w:pStyle w:val="Normal"/>
        <w:ind w:firstLineChars="0" w:firstLine="0" w:endChars="0" w:end="0"/>
        <w:jc w:val="center"/>
        <w:rPr>
          <w:ins w:id="151" w:author="user" w:date="2019-10-22T14:49:00Z"/>
          <w:rFonts w:ascii="Times New Roman" w:hAnsi="Times New Roman" w:eastAsia="黑体" w:cs="Times New Roman"/>
          <w:szCs w:val="32"/>
        </w:rPr>
      </w:pPr>
      <w:ins w:id="150" w:author="user" w:date="2019-10-22T14:49:00Z">
        <w:r>
          <w:rPr>
            <w:rFonts w:ascii="Times New Roman" w:hAnsi="Times New Roman" w:cs="Times New Roman" w:eastAsia="黑体"/>
            <w:szCs w:val="32"/>
          </w:rPr>
          <w:t>第三章  管理和保护</w:t>
        </w:r>
      </w:ins>
    </w:p>
    <w:p>
      <w:pPr>
        <w:pStyle w:val="Normal"/>
        <w:ind w:endChars="0" w:end="0"/>
        <w:rPr>
          <w:ins w:id="153" w:author="user" w:date="2019-10-22T14:49:00Z"/>
          <w:rFonts w:ascii="Times New Roman" w:hAnsi="Times New Roman" w:eastAsia="黑体" w:cs="Times New Roman"/>
          <w:szCs w:val="32"/>
        </w:rPr>
      </w:pPr>
      <w:ins w:id="152" w:author="user" w:date="2019-10-22T14:49:00Z">
        <w:r>
          <w:rPr>
            <w:rFonts w:eastAsia="黑体" w:cs="Times New Roman" w:ascii="Times New Roman" w:hAnsi="Times New Roman"/>
            <w:szCs w:val="32"/>
          </w:rPr>
        </w:r>
      </w:ins>
    </w:p>
    <w:p>
      <w:pPr>
        <w:pStyle w:val="Normal"/>
        <w:ind w:endChars="0" w:end="0"/>
        <w:rPr>
          <w:ins w:id="158" w:author="user" w:date="2019-10-22T14:49:00Z"/>
          <w:rFonts w:ascii="Times New Roman" w:hAnsi="Times New Roman" w:cs="Times New Roman"/>
          <w:szCs w:val="32"/>
        </w:rPr>
      </w:pPr>
      <w:ins w:id="154" w:author="user" w:date="2019-10-22T14:49:00Z">
        <w:r>
          <w:rPr>
            <w:rFonts w:ascii="Times New Roman" w:hAnsi="Times New Roman" w:cs="Times New Roman" w:eastAsia="黑体"/>
            <w:szCs w:val="32"/>
          </w:rPr>
          <w:t>第十</w:t>
        </w:r>
      </w:ins>
      <w:ins w:id="155" w:author="user" w:date="2019-10-22T14:49:00Z">
        <w:r>
          <w:rPr>
            <w:rFonts w:ascii="Times New Roman" w:hAnsi="Times New Roman" w:cs="Times New Roman" w:eastAsia="黑体"/>
            <w:color w:val="000000"/>
            <w:szCs w:val="32"/>
          </w:rPr>
          <w:t>六</w:t>
        </w:r>
      </w:ins>
      <w:ins w:id="156" w:author="user" w:date="2019-10-22T14:49:00Z">
        <w:r>
          <w:rPr>
            <w:rFonts w:ascii="Times New Roman" w:hAnsi="Times New Roman" w:cs="Times New Roman" w:eastAsia="黑体"/>
            <w:szCs w:val="32"/>
          </w:rPr>
          <w:t>条</w:t>
        </w:r>
      </w:ins>
      <w:ins w:id="157" w:author="user" w:date="2019-10-22T14:49:00Z">
        <w:r>
          <w:rPr>
            <w:rFonts w:ascii="Times New Roman" w:hAnsi="Times New Roman" w:cs="Times New Roman"/>
            <w:szCs w:val="32"/>
          </w:rPr>
          <w:t xml:space="preserve">  城市绿化的管理和保护按照下列分工实施：</w:t>
        </w:r>
      </w:ins>
    </w:p>
    <w:p>
      <w:pPr>
        <w:pStyle w:val="Normal"/>
        <w:ind w:endChars="0" w:end="0"/>
        <w:rPr>
          <w:ins w:id="160" w:author="user" w:date="2019-10-22T14:49:00Z"/>
          <w:rFonts w:ascii="Times New Roman" w:hAnsi="Times New Roman" w:cs="Times New Roman"/>
          <w:szCs w:val="32"/>
        </w:rPr>
      </w:pPr>
      <w:ins w:id="159" w:author="user" w:date="2019-10-22T14:49:00Z">
        <w:r>
          <w:rPr>
            <w:rFonts w:ascii="Times New Roman" w:hAnsi="Times New Roman" w:cs="Times New Roman"/>
            <w:szCs w:val="32"/>
          </w:rPr>
          <w:t>（一）城市的公共绿地、风景林地、行道树及干道绿化带的绿化，由城市绿化行政主管部门及其确定的单位负责；</w:t>
        </w:r>
      </w:ins>
    </w:p>
    <w:p>
      <w:pPr>
        <w:pStyle w:val="Normal"/>
        <w:ind w:endChars="0" w:end="0"/>
        <w:rPr>
          <w:ins w:id="162" w:author="user" w:date="2019-10-22T14:49:00Z"/>
          <w:rFonts w:ascii="Times New Roman" w:hAnsi="Times New Roman" w:cs="Times New Roman"/>
          <w:szCs w:val="32"/>
        </w:rPr>
      </w:pPr>
      <w:ins w:id="161" w:author="user" w:date="2019-10-22T14:49:00Z">
        <w:r>
          <w:rPr>
            <w:rFonts w:ascii="Times New Roman" w:hAnsi="Times New Roman" w:cs="Times New Roman"/>
            <w:szCs w:val="32"/>
          </w:rPr>
          <w:t>（二）单位附属绿地和单位门前责任地段的绿化，由该单位负责；</w:t>
        </w:r>
      </w:ins>
    </w:p>
    <w:p>
      <w:pPr>
        <w:pStyle w:val="Normal"/>
        <w:ind w:endChars="0" w:end="0"/>
        <w:rPr>
          <w:ins w:id="164" w:author="user" w:date="2019-10-22T14:49:00Z"/>
          <w:rFonts w:ascii="Times New Roman" w:hAnsi="Times New Roman" w:cs="Times New Roman"/>
          <w:szCs w:val="32"/>
        </w:rPr>
      </w:pPr>
      <w:ins w:id="163" w:author="user" w:date="2019-10-22T14:49:00Z">
        <w:r>
          <w:rPr>
            <w:rFonts w:ascii="Times New Roman" w:hAnsi="Times New Roman" w:cs="Times New Roman"/>
            <w:szCs w:val="32"/>
          </w:rPr>
          <w:t>（三）居住区绿地，由居住区的管理机构负责；</w:t>
        </w:r>
      </w:ins>
    </w:p>
    <w:p>
      <w:pPr>
        <w:pStyle w:val="Normal"/>
        <w:ind w:endChars="0" w:end="0"/>
        <w:rPr>
          <w:ins w:id="166" w:author="user" w:date="2019-10-22T14:49:00Z"/>
          <w:rFonts w:ascii="Times New Roman" w:hAnsi="Times New Roman" w:cs="Times New Roman"/>
          <w:szCs w:val="32"/>
        </w:rPr>
      </w:pPr>
      <w:ins w:id="165" w:author="user" w:date="2019-10-22T14:49:00Z">
        <w:r>
          <w:rPr>
            <w:rFonts w:ascii="Times New Roman" w:hAnsi="Times New Roman" w:cs="Times New Roman"/>
            <w:szCs w:val="32"/>
          </w:rPr>
          <w:t>（四）生产绿地，由其经营单位负责；</w:t>
        </w:r>
      </w:ins>
    </w:p>
    <w:p>
      <w:pPr>
        <w:pStyle w:val="Normal"/>
        <w:ind w:endChars="0" w:end="0"/>
        <w:rPr>
          <w:ins w:id="168" w:author="user" w:date="2019-10-22T14:49:00Z"/>
          <w:rFonts w:ascii="Times New Roman" w:hAnsi="Times New Roman" w:cs="Times New Roman"/>
          <w:szCs w:val="32"/>
        </w:rPr>
      </w:pPr>
      <w:ins w:id="167" w:author="user" w:date="2019-10-22T14:49:00Z">
        <w:r>
          <w:rPr>
            <w:rFonts w:ascii="Times New Roman" w:hAnsi="Times New Roman" w:cs="Times New Roman"/>
            <w:szCs w:val="32"/>
          </w:rPr>
          <w:t>（五）居民自有庭院内的树木，由居民负责。</w:t>
        </w:r>
      </w:ins>
    </w:p>
    <w:p>
      <w:pPr>
        <w:pStyle w:val="Normal"/>
        <w:ind w:endChars="0" w:end="0"/>
        <w:rPr>
          <w:ins w:id="170" w:author="user" w:date="2019-10-22T14:49:00Z"/>
          <w:rFonts w:ascii="Times New Roman" w:hAnsi="Times New Roman" w:cs="Times New Roman"/>
          <w:szCs w:val="32"/>
        </w:rPr>
      </w:pPr>
      <w:ins w:id="169" w:author="user" w:date="2019-10-22T14:49:00Z">
        <w:r>
          <w:rPr>
            <w:rFonts w:ascii="Times New Roman" w:hAnsi="Times New Roman" w:cs="Times New Roman"/>
            <w:szCs w:val="32"/>
          </w:rPr>
          <w:t>城市绿化行政主管部门和辖区专业绿化养护单位应当对前款第二项、第三项、第四项的绿化管理和保护进行指导、检查和监督。</w:t>
        </w:r>
      </w:ins>
    </w:p>
    <w:p>
      <w:pPr>
        <w:pStyle w:val="Normal"/>
        <w:ind w:endChars="0" w:end="0"/>
        <w:rPr>
          <w:ins w:id="175" w:author="user" w:date="2019-10-22T14:49:00Z"/>
          <w:rFonts w:ascii="Times New Roman" w:hAnsi="Times New Roman" w:cs="Times New Roman"/>
          <w:szCs w:val="32"/>
        </w:rPr>
      </w:pPr>
      <w:ins w:id="171" w:author="user" w:date="2019-10-22T14:49:00Z">
        <w:r>
          <w:rPr>
            <w:rFonts w:ascii="Times New Roman" w:hAnsi="Times New Roman" w:cs="Times New Roman" w:eastAsia="黑体"/>
            <w:szCs w:val="32"/>
          </w:rPr>
          <w:t>第十</w:t>
        </w:r>
      </w:ins>
      <w:ins w:id="172" w:author="user" w:date="2019-10-22T14:49:00Z">
        <w:r>
          <w:rPr>
            <w:rFonts w:ascii="Times New Roman" w:hAnsi="Times New Roman" w:cs="Times New Roman" w:eastAsia="黑体"/>
            <w:color w:val="000000"/>
            <w:szCs w:val="32"/>
          </w:rPr>
          <w:t>七</w:t>
        </w:r>
      </w:ins>
      <w:ins w:id="173" w:author="user" w:date="2019-10-22T14:49:00Z">
        <w:r>
          <w:rPr>
            <w:rFonts w:ascii="Times New Roman" w:hAnsi="Times New Roman" w:cs="Times New Roman" w:eastAsia="黑体"/>
            <w:szCs w:val="32"/>
          </w:rPr>
          <w:t>条</w:t>
        </w:r>
      </w:ins>
      <w:ins w:id="174" w:author="user" w:date="2019-10-22T14:49:00Z">
        <w:r>
          <w:rPr>
            <w:rFonts w:ascii="Times New Roman" w:hAnsi="Times New Roman" w:cs="Times New Roman"/>
            <w:szCs w:val="32"/>
          </w:rPr>
          <w:t xml:space="preserve">  城市中的树木，不论其所有权归属，任何单位和个人不得擅自移伐、截干。确需移伐、截干的，必须经城市绿化行政主管部门审批同意。</w:t>
        </w:r>
      </w:ins>
    </w:p>
    <w:p>
      <w:pPr>
        <w:pStyle w:val="Normal"/>
        <w:ind w:endChars="0" w:end="0"/>
        <w:rPr>
          <w:ins w:id="180" w:author="user" w:date="2019-10-22T14:49:00Z"/>
          <w:rFonts w:ascii="Times New Roman" w:hAnsi="Times New Roman" w:cs="Times New Roman"/>
          <w:szCs w:val="32"/>
        </w:rPr>
      </w:pPr>
      <w:ins w:id="176" w:author="user" w:date="2019-10-22T14:49:00Z">
        <w:r>
          <w:rPr>
            <w:rFonts w:ascii="Times New Roman" w:hAnsi="Times New Roman" w:cs="Times New Roman" w:eastAsia="黑体"/>
            <w:szCs w:val="32"/>
          </w:rPr>
          <w:t>第十</w:t>
        </w:r>
      </w:ins>
      <w:ins w:id="177" w:author="user" w:date="2019-10-22T14:49:00Z">
        <w:r>
          <w:rPr>
            <w:rFonts w:ascii="Times New Roman" w:hAnsi="Times New Roman" w:cs="Times New Roman" w:eastAsia="黑体"/>
            <w:color w:val="000000"/>
            <w:szCs w:val="32"/>
          </w:rPr>
          <w:t>八</w:t>
        </w:r>
      </w:ins>
      <w:ins w:id="178" w:author="user" w:date="2019-10-22T14:49:00Z">
        <w:r>
          <w:rPr>
            <w:rFonts w:ascii="Times New Roman" w:hAnsi="Times New Roman" w:cs="Times New Roman" w:eastAsia="黑体"/>
            <w:szCs w:val="32"/>
          </w:rPr>
          <w:t>条</w:t>
        </w:r>
      </w:ins>
      <w:ins w:id="179" w:author="user" w:date="2019-10-22T14:49:00Z">
        <w:r>
          <w:rPr>
            <w:rFonts w:ascii="Times New Roman" w:hAnsi="Times New Roman" w:cs="Times New Roman"/>
            <w:szCs w:val="32"/>
          </w:rPr>
          <w:t xml:space="preserve">  任何单位和个人不得擅自占用城市绿化用地和绿化配套设施，或者改变其使用性质；不得破坏绿化用地的地形、地貌、水体和植被。</w:t>
        </w:r>
      </w:ins>
    </w:p>
    <w:p>
      <w:pPr>
        <w:pStyle w:val="Normal"/>
        <w:autoSpaceDE w:val="false"/>
        <w:ind w:endChars="0" w:end="0"/>
        <w:rPr>
          <w:ins w:id="182" w:author="user" w:date="2019-10-22T14:49:00Z"/>
          <w:rFonts w:ascii="Times New Roman" w:hAnsi="Times New Roman" w:cs="Times New Roman"/>
          <w:color w:val="000000"/>
          <w:kern w:val="0"/>
        </w:rPr>
      </w:pPr>
      <w:ins w:id="181" w:author="user" w:date="2019-10-22T14:49:00Z">
        <w:r>
          <w:rPr>
            <w:rFonts w:ascii="Times New Roman" w:hAnsi="Times New Roman" w:cs="Times New Roman"/>
            <w:color w:val="000000"/>
            <w:kern w:val="0"/>
          </w:rPr>
          <w:t>因城市规划调整需要变更城市绿地的，应当征求市人民政府城市绿化行政主管部门的意见，按照有关规定办理变更城市绿地审批手续，并补偿重建绿地的土地和费用。</w:t>
        </w:r>
      </w:ins>
    </w:p>
    <w:p>
      <w:pPr>
        <w:pStyle w:val="Normal"/>
        <w:autoSpaceDE w:val="false"/>
        <w:ind w:endChars="0" w:end="0"/>
        <w:rPr>
          <w:ins w:id="184" w:author="user" w:date="2019-10-22T14:49:00Z"/>
          <w:rFonts w:ascii="Times New Roman" w:hAnsi="Times New Roman" w:cs="Times New Roman"/>
          <w:szCs w:val="32"/>
        </w:rPr>
      </w:pPr>
      <w:ins w:id="183" w:author="user" w:date="2019-10-22T14:49:00Z">
        <w:r>
          <w:rPr>
            <w:rFonts w:ascii="Times New Roman" w:hAnsi="Times New Roman" w:cs="Times New Roman"/>
            <w:color w:val="000000"/>
            <w:kern w:val="0"/>
          </w:rPr>
          <w:t>因建设或者其他特殊原因需要临时占用城市绿化用地的，应当经市人民政府城市绿化行政主管部门同意，按照有关规定办理临时用地审批手续，并在规定期限内恢复原状。</w:t>
        </w:r>
      </w:ins>
    </w:p>
    <w:p>
      <w:pPr>
        <w:pStyle w:val="Normal"/>
        <w:ind w:endChars="0" w:end="0"/>
        <w:rPr>
          <w:ins w:id="189" w:author="user" w:date="2019-10-22T14:49:00Z"/>
          <w:rFonts w:ascii="Times New Roman" w:hAnsi="Times New Roman" w:cs="Times New Roman"/>
          <w:szCs w:val="32"/>
        </w:rPr>
      </w:pPr>
      <w:ins w:id="185" w:author="user" w:date="2019-10-22T14:49:00Z">
        <w:r>
          <w:rPr>
            <w:rFonts w:ascii="Times New Roman" w:hAnsi="Times New Roman" w:cs="Times New Roman" w:eastAsia="黑体"/>
            <w:szCs w:val="32"/>
          </w:rPr>
          <w:t>第</w:t>
        </w:r>
      </w:ins>
      <w:ins w:id="186" w:author="user" w:date="2019-10-22T14:49:00Z">
        <w:r>
          <w:rPr>
            <w:rFonts w:ascii="Times New Roman" w:hAnsi="Times New Roman" w:cs="Times New Roman" w:eastAsia="黑体"/>
            <w:color w:val="000000"/>
            <w:szCs w:val="32"/>
          </w:rPr>
          <w:t>十九</w:t>
        </w:r>
      </w:ins>
      <w:ins w:id="187" w:author="user" w:date="2019-10-22T14:49:00Z">
        <w:r>
          <w:rPr>
            <w:rFonts w:ascii="Times New Roman" w:hAnsi="Times New Roman" w:cs="Times New Roman" w:eastAsia="黑体"/>
            <w:szCs w:val="32"/>
          </w:rPr>
          <w:t>条</w:t>
        </w:r>
      </w:ins>
      <w:ins w:id="188" w:author="user" w:date="2019-10-22T14:49:00Z">
        <w:r>
          <w:rPr>
            <w:rFonts w:ascii="Times New Roman" w:hAnsi="Times New Roman" w:cs="Times New Roman"/>
            <w:szCs w:val="32"/>
          </w:rPr>
          <w:t xml:space="preserve">  城市树木的移伐、截干和临时占用城市绿化用地的审批，由市人民政府制定具体办法。</w:t>
        </w:r>
      </w:ins>
    </w:p>
    <w:p>
      <w:pPr>
        <w:pStyle w:val="Normal"/>
        <w:ind w:endChars="0" w:end="0"/>
        <w:rPr>
          <w:ins w:id="192" w:author="user" w:date="2019-10-22T14:49:00Z"/>
          <w:rFonts w:ascii="Times New Roman" w:hAnsi="Times New Roman" w:cs="Times New Roman"/>
          <w:szCs w:val="32"/>
        </w:rPr>
      </w:pPr>
      <w:ins w:id="190" w:author="user" w:date="2019-10-22T14:49:00Z">
        <w:r>
          <w:rPr>
            <w:rFonts w:ascii="Times New Roman" w:hAnsi="Times New Roman" w:cs="Times New Roman" w:eastAsia="黑体"/>
            <w:szCs w:val="32"/>
          </w:rPr>
          <w:t>第二十条</w:t>
        </w:r>
      </w:ins>
      <w:ins w:id="191" w:author="user" w:date="2019-10-22T14:49:00Z">
        <w:r>
          <w:rPr>
            <w:rFonts w:ascii="Times New Roman" w:hAnsi="Times New Roman" w:cs="Times New Roman"/>
            <w:szCs w:val="32"/>
          </w:rPr>
          <w:t xml:space="preserve">  城市绿化行政主管部门受理树木移伐、截干或者临时占用城市绿化用地的申请后，应当在十日内审批完毕。</w:t>
        </w:r>
      </w:ins>
    </w:p>
    <w:p>
      <w:pPr>
        <w:pStyle w:val="Normal"/>
        <w:ind w:endChars="0" w:end="0"/>
        <w:rPr>
          <w:ins w:id="197" w:author="user" w:date="2019-10-22T14:49:00Z"/>
          <w:rFonts w:ascii="Times New Roman" w:hAnsi="Times New Roman" w:cs="Times New Roman"/>
          <w:szCs w:val="32"/>
        </w:rPr>
      </w:pPr>
      <w:ins w:id="193" w:author="user" w:date="2019-10-22T14:49:00Z">
        <w:r>
          <w:rPr>
            <w:rFonts w:ascii="Times New Roman" w:hAnsi="Times New Roman" w:cs="Times New Roman" w:eastAsia="黑体"/>
            <w:szCs w:val="32"/>
          </w:rPr>
          <w:t>第二十</w:t>
        </w:r>
      </w:ins>
      <w:ins w:id="194" w:author="user" w:date="2019-10-22T14:49:00Z">
        <w:r>
          <w:rPr>
            <w:rFonts w:ascii="Times New Roman" w:hAnsi="Times New Roman" w:cs="Times New Roman" w:eastAsia="黑体"/>
            <w:color w:val="000000"/>
            <w:szCs w:val="32"/>
          </w:rPr>
          <w:t>一</w:t>
        </w:r>
      </w:ins>
      <w:ins w:id="195" w:author="user" w:date="2019-10-22T14:49:00Z">
        <w:r>
          <w:rPr>
            <w:rFonts w:ascii="Times New Roman" w:hAnsi="Times New Roman" w:cs="Times New Roman" w:eastAsia="黑体"/>
            <w:szCs w:val="32"/>
          </w:rPr>
          <w:t>条</w:t>
        </w:r>
      </w:ins>
      <w:ins w:id="196" w:author="user" w:date="2019-10-22T14:49:00Z">
        <w:r>
          <w:rPr>
            <w:rFonts w:ascii="Times New Roman" w:hAnsi="Times New Roman" w:cs="Times New Roman"/>
            <w:szCs w:val="32"/>
          </w:rPr>
          <w:t xml:space="preserve">  经批准砍伐树木的建设单位，应当按“伐一栽三”的原则予以补植并确保成活。</w:t>
        </w:r>
      </w:ins>
    </w:p>
    <w:p>
      <w:pPr>
        <w:pStyle w:val="Normal"/>
        <w:ind w:endChars="0" w:end="0"/>
        <w:rPr>
          <w:ins w:id="199" w:author="user" w:date="2019-10-22T14:49:00Z"/>
          <w:rFonts w:ascii="Times New Roman" w:hAnsi="Times New Roman" w:cs="Times New Roman"/>
          <w:szCs w:val="32"/>
        </w:rPr>
      </w:pPr>
      <w:ins w:id="198" w:author="user" w:date="2019-10-22T14:49:00Z">
        <w:r>
          <w:rPr>
            <w:rFonts w:ascii="Times New Roman" w:hAnsi="Times New Roman" w:cs="Times New Roman"/>
            <w:szCs w:val="32"/>
          </w:rPr>
          <w:t>自行补植有困难的，可以委托城市绿化行政主管部门或者专业绿化养护单位进行补植，所需费用由委托方承担。</w:t>
        </w:r>
      </w:ins>
    </w:p>
    <w:p>
      <w:pPr>
        <w:pStyle w:val="Normal"/>
        <w:autoSpaceDE w:val="false"/>
        <w:ind w:endChars="0" w:end="0"/>
        <w:rPr>
          <w:ins w:id="205" w:author="user" w:date="2019-10-22T14:49:00Z"/>
          <w:rFonts w:ascii="Times New Roman" w:hAnsi="Times New Roman" w:cs="Times New Roman"/>
          <w:color w:val="000000"/>
          <w:kern w:val="0"/>
        </w:rPr>
      </w:pPr>
      <w:ins w:id="200" w:author="user" w:date="2019-10-22T14:49:00Z">
        <w:r>
          <w:rPr>
            <w:rFonts w:ascii="Times New Roman" w:hAnsi="Times New Roman" w:cs="Times New Roman" w:eastAsia="黑体"/>
            <w:szCs w:val="32"/>
          </w:rPr>
          <w:t>第二十</w:t>
        </w:r>
      </w:ins>
      <w:ins w:id="201" w:author="user" w:date="2019-10-22T14:49:00Z">
        <w:r>
          <w:rPr>
            <w:rFonts w:ascii="Times New Roman" w:hAnsi="Times New Roman" w:cs="Times New Roman" w:eastAsia="黑体"/>
            <w:color w:val="000000"/>
            <w:szCs w:val="32"/>
          </w:rPr>
          <w:t>二</w:t>
        </w:r>
      </w:ins>
      <w:ins w:id="202" w:author="user" w:date="2019-10-22T14:49:00Z">
        <w:r>
          <w:rPr>
            <w:rFonts w:ascii="Times New Roman" w:hAnsi="Times New Roman" w:cs="Times New Roman" w:eastAsia="黑体"/>
            <w:szCs w:val="32"/>
          </w:rPr>
          <w:t>条</w:t>
        </w:r>
      </w:ins>
      <w:ins w:id="203" w:author="user" w:date="2019-10-22T14:49:00Z">
        <w:r>
          <w:rPr>
            <w:rFonts w:ascii="Times New Roman" w:hAnsi="Times New Roman" w:cs="Times New Roman"/>
            <w:szCs w:val="32"/>
          </w:rPr>
          <w:t xml:space="preserve">  </w:t>
        </w:r>
      </w:ins>
      <w:ins w:id="204" w:author="user" w:date="2019-10-22T14:49:00Z">
        <w:r>
          <w:rPr>
            <w:rFonts w:ascii="Times New Roman" w:hAnsi="Times New Roman" w:cs="Times New Roman"/>
            <w:color w:val="000000"/>
            <w:kern w:val="0"/>
          </w:rPr>
          <w:t>城市各类新建管线应当避让现有树木。确实无法避让的，在设计或者施工前，有关部门应当会同城市绿化行政主管部门确定并采取保护措施。</w:t>
        </w:r>
      </w:ins>
    </w:p>
    <w:p>
      <w:pPr>
        <w:pStyle w:val="Normal"/>
        <w:autoSpaceDE w:val="false"/>
        <w:ind w:endChars="0" w:end="0"/>
        <w:rPr>
          <w:ins w:id="207" w:author="user" w:date="2019-10-22T14:49:00Z"/>
          <w:rFonts w:ascii="Times New Roman" w:hAnsi="Times New Roman" w:cs="Times New Roman"/>
          <w:color w:val="000000"/>
          <w:kern w:val="0"/>
        </w:rPr>
      </w:pPr>
      <w:ins w:id="206" w:author="user" w:date="2019-10-22T14:49:00Z">
        <w:r>
          <w:rPr>
            <w:rFonts w:ascii="Times New Roman" w:hAnsi="Times New Roman" w:cs="Times New Roman"/>
            <w:color w:val="000000"/>
            <w:kern w:val="0"/>
          </w:rPr>
          <w:t>为保证管线的安全使用需要修剪树木的，应当按照兼顾管线安全使用和树木正常生长的原则进行修剪，承担修剪费用的办法，由市人民政府规定。</w:t>
        </w:r>
      </w:ins>
    </w:p>
    <w:p>
      <w:pPr>
        <w:pStyle w:val="Normal"/>
        <w:ind w:endChars="0" w:end="0"/>
        <w:rPr>
          <w:ins w:id="209" w:author="user" w:date="2019-10-22T14:49:00Z"/>
          <w:rFonts w:ascii="Times New Roman" w:hAnsi="Times New Roman" w:eastAsia="黑体" w:cs="Times New Roman"/>
          <w:color w:val="000000"/>
          <w:kern w:val="0"/>
          <w:szCs w:val="28"/>
        </w:rPr>
      </w:pPr>
      <w:ins w:id="208" w:author="user" w:date="2019-10-22T14:49:00Z">
        <w:r>
          <w:rPr>
            <w:rFonts w:ascii="Times New Roman" w:hAnsi="Times New Roman" w:cs="Times New Roman"/>
            <w:color w:val="000000"/>
            <w:kern w:val="0"/>
          </w:rPr>
          <w:t>因不可抗力致使树木倾斜危及管线安全时，管线管理单位可以先行扶正或者砍伐树木，但应当在三个工作日内报告城市绿化行政主管部门和绿地管理单位。</w:t>
        </w:r>
      </w:ins>
    </w:p>
    <w:p>
      <w:pPr>
        <w:pStyle w:val="Normal"/>
        <w:ind w:endChars="0" w:end="0"/>
        <w:rPr>
          <w:ins w:id="215" w:author="user" w:date="2019-10-22T14:49:00Z"/>
          <w:rFonts w:ascii="Times New Roman" w:hAnsi="Times New Roman" w:cs="Times New Roman"/>
          <w:szCs w:val="32"/>
        </w:rPr>
      </w:pPr>
      <w:ins w:id="210" w:author="user" w:date="2019-10-22T14:49:00Z">
        <w:r>
          <w:rPr>
            <w:rFonts w:ascii="Times New Roman" w:hAnsi="Times New Roman" w:cs="Times New Roman" w:eastAsia="黑体"/>
            <w:szCs w:val="32"/>
          </w:rPr>
          <w:t>第二十</w:t>
        </w:r>
      </w:ins>
      <w:ins w:id="211" w:author="user" w:date="2019-10-22T14:49:00Z">
        <w:r>
          <w:rPr>
            <w:rFonts w:ascii="Times New Roman" w:hAnsi="Times New Roman" w:cs="Times New Roman" w:eastAsia="黑体"/>
            <w:color w:val="000000"/>
            <w:szCs w:val="32"/>
          </w:rPr>
          <w:t>三</w:t>
        </w:r>
      </w:ins>
      <w:ins w:id="212" w:author="user" w:date="2019-10-22T14:49:00Z">
        <w:r>
          <w:rPr>
            <w:rFonts w:ascii="Times New Roman" w:hAnsi="Times New Roman" w:cs="Times New Roman" w:eastAsia="黑体"/>
            <w:szCs w:val="32"/>
          </w:rPr>
          <w:t>条</w:t>
        </w:r>
      </w:ins>
      <w:ins w:id="213" w:author="user" w:date="2019-10-22T14:49:00Z">
        <w:r>
          <w:rPr>
            <w:rFonts w:ascii="Times New Roman" w:hAnsi="Times New Roman" w:cs="Times New Roman"/>
            <w:szCs w:val="32"/>
          </w:rPr>
          <w:t xml:space="preserve">  </w:t>
        </w:r>
      </w:ins>
      <w:ins w:id="214" w:author="user" w:date="2019-10-22T14:49:00Z">
        <w:r>
          <w:rPr>
            <w:rFonts w:ascii="Times New Roman" w:hAnsi="Times New Roman" w:cs="Times New Roman"/>
            <w:spacing w:val="-12"/>
            <w:szCs w:val="32"/>
          </w:rPr>
          <w:t>新建管线或者新种树木，应当参照以下间距规定：</w:t>
        </w:r>
      </w:ins>
    </w:p>
    <w:p>
      <w:pPr>
        <w:pStyle w:val="Normal"/>
        <w:ind w:endChars="0" w:end="0"/>
        <w:rPr>
          <w:ins w:id="217" w:author="user" w:date="2019-10-22T14:49:00Z"/>
          <w:rFonts w:ascii="Times New Roman" w:hAnsi="Times New Roman" w:cs="Times New Roman"/>
          <w:szCs w:val="32"/>
        </w:rPr>
      </w:pPr>
      <w:ins w:id="216" w:author="user" w:date="2019-10-22T14:49:00Z">
        <w:r>
          <w:rPr>
            <w:rFonts w:ascii="Times New Roman" w:hAnsi="Times New Roman" w:cs="Times New Roman"/>
            <w:szCs w:val="32"/>
          </w:rPr>
          <w:t>（一）地下管线的外缘，离树干中心不少于零点九五米；</w:t>
        </w:r>
      </w:ins>
    </w:p>
    <w:p>
      <w:pPr>
        <w:pStyle w:val="Normal"/>
        <w:ind w:endChars="0" w:end="0"/>
        <w:rPr>
          <w:ins w:id="219" w:author="user" w:date="2019-10-22T14:49:00Z"/>
          <w:rFonts w:ascii="Times New Roman" w:hAnsi="Times New Roman" w:cs="Times New Roman"/>
          <w:szCs w:val="32"/>
        </w:rPr>
      </w:pPr>
      <w:ins w:id="218" w:author="user" w:date="2019-10-22T14:49:00Z">
        <w:r>
          <w:rPr>
            <w:rFonts w:ascii="Times New Roman" w:hAnsi="Times New Roman" w:cs="Times New Roman"/>
            <w:szCs w:val="32"/>
          </w:rPr>
          <w:t>（二）架设电杆、消防设备等，离树干中心不少于一米；</w:t>
        </w:r>
      </w:ins>
    </w:p>
    <w:p>
      <w:pPr>
        <w:pStyle w:val="Normal"/>
        <w:ind w:endChars="0" w:end="0"/>
        <w:rPr>
          <w:ins w:id="221" w:author="user" w:date="2019-10-22T14:49:00Z"/>
          <w:rFonts w:ascii="Times New Roman" w:hAnsi="Times New Roman" w:cs="Times New Roman"/>
          <w:szCs w:val="32"/>
        </w:rPr>
      </w:pPr>
      <w:ins w:id="220" w:author="user" w:date="2019-10-22T14:49:00Z">
        <w:r>
          <w:rPr>
            <w:rFonts w:ascii="Times New Roman" w:hAnsi="Times New Roman" w:cs="Times New Roman"/>
            <w:szCs w:val="32"/>
          </w:rPr>
          <w:t>（三）高压输电线的高度不低于九米。</w:t>
        </w:r>
      </w:ins>
    </w:p>
    <w:p>
      <w:pPr>
        <w:pStyle w:val="Normal"/>
        <w:ind w:endChars="0" w:end="0"/>
        <w:rPr>
          <w:ins w:id="226" w:author="user" w:date="2019-10-22T14:49:00Z"/>
          <w:rFonts w:ascii="Times New Roman" w:hAnsi="Times New Roman" w:cs="Times New Roman"/>
          <w:szCs w:val="32"/>
        </w:rPr>
      </w:pPr>
      <w:ins w:id="222" w:author="user" w:date="2019-10-22T14:49:00Z">
        <w:r>
          <w:rPr>
            <w:rFonts w:ascii="Times New Roman" w:hAnsi="Times New Roman" w:cs="Times New Roman" w:eastAsia="黑体"/>
            <w:szCs w:val="32"/>
          </w:rPr>
          <w:t>第二十</w:t>
        </w:r>
      </w:ins>
      <w:ins w:id="223" w:author="user" w:date="2019-10-22T14:49:00Z">
        <w:r>
          <w:rPr>
            <w:rFonts w:ascii="Times New Roman" w:hAnsi="Times New Roman" w:cs="Times New Roman" w:eastAsia="黑体"/>
            <w:color w:val="000000"/>
            <w:szCs w:val="32"/>
          </w:rPr>
          <w:t>四</w:t>
        </w:r>
      </w:ins>
      <w:ins w:id="224" w:author="user" w:date="2019-10-22T14:49:00Z">
        <w:r>
          <w:rPr>
            <w:rFonts w:ascii="Times New Roman" w:hAnsi="Times New Roman" w:cs="Times New Roman" w:eastAsia="黑体"/>
            <w:szCs w:val="32"/>
          </w:rPr>
          <w:t>条</w:t>
        </w:r>
      </w:ins>
      <w:ins w:id="225" w:author="user" w:date="2019-10-22T14:49:00Z">
        <w:r>
          <w:rPr>
            <w:rFonts w:ascii="Times New Roman" w:hAnsi="Times New Roman" w:cs="Times New Roman"/>
            <w:szCs w:val="32"/>
          </w:rPr>
          <w:t xml:space="preserve">  任何单位和个人不得有下列损坏城市绿化及其设施的行为：</w:t>
        </w:r>
      </w:ins>
    </w:p>
    <w:p>
      <w:pPr>
        <w:pStyle w:val="Normal"/>
        <w:ind w:endChars="0" w:end="0"/>
        <w:rPr>
          <w:ins w:id="228" w:author="user" w:date="2019-10-22T14:49:00Z"/>
          <w:rFonts w:ascii="Times New Roman" w:hAnsi="Times New Roman" w:cs="Times New Roman"/>
          <w:szCs w:val="32"/>
        </w:rPr>
      </w:pPr>
      <w:ins w:id="227" w:author="user" w:date="2019-10-22T14:49:00Z">
        <w:r>
          <w:rPr>
            <w:rFonts w:ascii="Times New Roman" w:hAnsi="Times New Roman" w:cs="Times New Roman"/>
            <w:szCs w:val="32"/>
          </w:rPr>
          <w:t>（一）在城市绿化规划范围内非法开山采石、毁林种植、围湖造田、放牧狩猎、建坟立碑；</w:t>
        </w:r>
      </w:ins>
    </w:p>
    <w:p>
      <w:pPr>
        <w:pStyle w:val="Normal"/>
        <w:ind w:endChars="0" w:end="0"/>
        <w:rPr>
          <w:ins w:id="230" w:author="user" w:date="2019-10-22T14:49:00Z"/>
          <w:rFonts w:ascii="Times New Roman" w:hAnsi="Times New Roman" w:cs="Times New Roman"/>
          <w:szCs w:val="32"/>
        </w:rPr>
      </w:pPr>
      <w:ins w:id="229" w:author="user" w:date="2019-10-22T14:49:00Z">
        <w:r>
          <w:rPr>
            <w:rFonts w:ascii="Times New Roman" w:hAnsi="Times New Roman" w:cs="Times New Roman"/>
            <w:szCs w:val="32"/>
          </w:rPr>
          <w:t>（二）在绿地内堆放杂物，掘挖、损毁花木；</w:t>
        </w:r>
      </w:ins>
    </w:p>
    <w:p>
      <w:pPr>
        <w:pStyle w:val="Normal"/>
        <w:ind w:endChars="0" w:end="0"/>
        <w:rPr>
          <w:ins w:id="232" w:author="user" w:date="2019-10-22T14:49:00Z"/>
          <w:rFonts w:ascii="Times New Roman" w:hAnsi="Times New Roman" w:cs="Times New Roman"/>
          <w:szCs w:val="32"/>
        </w:rPr>
      </w:pPr>
      <w:ins w:id="231" w:author="user" w:date="2019-10-22T14:49:00Z">
        <w:r>
          <w:rPr>
            <w:rFonts w:ascii="Times New Roman" w:hAnsi="Times New Roman" w:cs="Times New Roman"/>
            <w:szCs w:val="32"/>
          </w:rPr>
          <w:t>（三）在树木上缠绕绳索、钉钉、架设电线电缆和照明设施；</w:t>
        </w:r>
      </w:ins>
    </w:p>
    <w:p>
      <w:pPr>
        <w:pStyle w:val="Normal"/>
        <w:ind w:endChars="0" w:end="0"/>
        <w:rPr>
          <w:ins w:id="234" w:author="user" w:date="2019-10-22T14:49:00Z"/>
          <w:rFonts w:ascii="Times New Roman" w:hAnsi="Times New Roman" w:cs="Times New Roman"/>
          <w:szCs w:val="32"/>
        </w:rPr>
      </w:pPr>
      <w:ins w:id="233" w:author="user" w:date="2019-10-22T14:49:00Z">
        <w:r>
          <w:rPr>
            <w:rFonts w:ascii="Times New Roman" w:hAnsi="Times New Roman" w:cs="Times New Roman"/>
            <w:szCs w:val="32"/>
          </w:rPr>
          <w:t>（四）在绿地内擅自采花摘果、采折种条、挖采中草药及野生种苗；</w:t>
        </w:r>
      </w:ins>
    </w:p>
    <w:p>
      <w:pPr>
        <w:pStyle w:val="Normal"/>
        <w:ind w:endChars="0" w:end="0"/>
        <w:rPr>
          <w:ins w:id="236" w:author="user" w:date="2019-10-22T14:49:00Z"/>
          <w:rFonts w:ascii="Times New Roman" w:hAnsi="Times New Roman" w:cs="Times New Roman"/>
          <w:szCs w:val="32"/>
        </w:rPr>
      </w:pPr>
      <w:ins w:id="235" w:author="user" w:date="2019-10-22T14:49:00Z">
        <w:r>
          <w:rPr>
            <w:rFonts w:ascii="Times New Roman" w:hAnsi="Times New Roman" w:cs="Times New Roman"/>
            <w:szCs w:val="32"/>
          </w:rPr>
          <w:t>（五）在绿地内擅自搭建建筑物、构筑物，围圈树木、立杆竖牌、设置广告设施；</w:t>
        </w:r>
      </w:ins>
    </w:p>
    <w:p>
      <w:pPr>
        <w:pStyle w:val="Normal"/>
        <w:ind w:endChars="0" w:end="0"/>
        <w:rPr>
          <w:ins w:id="238" w:author="user" w:date="2019-10-22T14:49:00Z"/>
          <w:rFonts w:ascii="Times New Roman" w:hAnsi="Times New Roman" w:cs="Times New Roman"/>
          <w:szCs w:val="32"/>
        </w:rPr>
      </w:pPr>
      <w:ins w:id="237" w:author="user" w:date="2019-10-22T14:49:00Z">
        <w:r>
          <w:rPr>
            <w:rFonts w:ascii="Times New Roman" w:hAnsi="Times New Roman" w:cs="Times New Roman"/>
            <w:szCs w:val="32"/>
          </w:rPr>
          <w:t>（六）擅自在城市公共绿地范围内开设商业、服务摊点；</w:t>
        </w:r>
      </w:ins>
    </w:p>
    <w:p>
      <w:pPr>
        <w:pStyle w:val="Normal"/>
        <w:ind w:endChars="0" w:end="0"/>
        <w:rPr>
          <w:ins w:id="240" w:author="user" w:date="2019-10-22T14:49:00Z"/>
          <w:rFonts w:ascii="Times New Roman" w:hAnsi="Times New Roman" w:cs="Times New Roman"/>
          <w:szCs w:val="32"/>
        </w:rPr>
      </w:pPr>
      <w:ins w:id="239" w:author="user" w:date="2019-10-22T14:49:00Z">
        <w:r>
          <w:rPr>
            <w:rFonts w:ascii="Times New Roman" w:hAnsi="Times New Roman" w:cs="Times New Roman"/>
            <w:szCs w:val="32"/>
          </w:rPr>
          <w:t>（七）向城市绿地内倾倒生活垃圾、建筑垃圾、有害废水等废弃物；</w:t>
        </w:r>
      </w:ins>
    </w:p>
    <w:p>
      <w:pPr>
        <w:pStyle w:val="Normal"/>
        <w:ind w:endChars="0" w:end="0"/>
        <w:rPr>
          <w:ins w:id="242" w:author="user" w:date="2019-10-22T14:49:00Z"/>
          <w:rFonts w:ascii="Times New Roman" w:hAnsi="Times New Roman" w:cs="Times New Roman"/>
          <w:szCs w:val="32"/>
        </w:rPr>
      </w:pPr>
      <w:ins w:id="241" w:author="user" w:date="2019-10-22T14:49:00Z">
        <w:r>
          <w:rPr>
            <w:rFonts w:ascii="Times New Roman" w:hAnsi="Times New Roman" w:cs="Times New Roman"/>
            <w:szCs w:val="32"/>
          </w:rPr>
          <w:t>（八）其他损坏城市绿化及其配套设施的行为。</w:t>
        </w:r>
      </w:ins>
    </w:p>
    <w:p>
      <w:pPr>
        <w:pStyle w:val="Normal"/>
        <w:ind w:endChars="0" w:end="0"/>
        <w:rPr>
          <w:ins w:id="244" w:author="user" w:date="2019-10-22T14:49:00Z"/>
          <w:rFonts w:ascii="Times New Roman" w:hAnsi="Times New Roman" w:cs="Times New Roman"/>
          <w:szCs w:val="32"/>
        </w:rPr>
      </w:pPr>
      <w:ins w:id="243" w:author="user" w:date="2019-10-22T14:49:00Z">
        <w:r>
          <w:rPr>
            <w:rFonts w:cs="Times New Roman" w:ascii="Times New Roman" w:hAnsi="Times New Roman"/>
            <w:szCs w:val="32"/>
          </w:rPr>
        </w:r>
      </w:ins>
    </w:p>
    <w:p>
      <w:pPr>
        <w:pStyle w:val="Normal"/>
        <w:ind w:firstLineChars="0" w:firstLine="0" w:endChars="0" w:end="0"/>
        <w:jc w:val="center"/>
        <w:rPr>
          <w:ins w:id="246" w:author="user" w:date="2019-10-22T14:49:00Z"/>
          <w:rFonts w:ascii="Times New Roman" w:hAnsi="Times New Roman" w:eastAsia="黑体" w:cs="Times New Roman"/>
          <w:szCs w:val="32"/>
        </w:rPr>
      </w:pPr>
      <w:ins w:id="245" w:author="user" w:date="2019-10-22T14:49:00Z">
        <w:r>
          <w:rPr>
            <w:rFonts w:ascii="Times New Roman" w:hAnsi="Times New Roman" w:cs="Times New Roman" w:eastAsia="黑体"/>
            <w:szCs w:val="32"/>
          </w:rPr>
          <w:t>第四章  奖励和处罚</w:t>
        </w:r>
      </w:ins>
    </w:p>
    <w:p>
      <w:pPr>
        <w:pStyle w:val="Normal"/>
        <w:ind w:endChars="0" w:end="0"/>
        <w:rPr>
          <w:ins w:id="248" w:author="user" w:date="2019-10-22T14:49:00Z"/>
          <w:rFonts w:ascii="Times New Roman" w:hAnsi="Times New Roman" w:eastAsia="黑体" w:cs="Times New Roman"/>
          <w:szCs w:val="32"/>
        </w:rPr>
      </w:pPr>
      <w:ins w:id="247" w:author="user" w:date="2019-10-22T14:49:00Z">
        <w:r>
          <w:rPr>
            <w:rFonts w:eastAsia="黑体" w:cs="Times New Roman" w:ascii="Times New Roman" w:hAnsi="Times New Roman"/>
            <w:szCs w:val="32"/>
          </w:rPr>
        </w:r>
      </w:ins>
    </w:p>
    <w:p>
      <w:pPr>
        <w:pStyle w:val="Normal"/>
        <w:ind w:endChars="0" w:end="0"/>
        <w:rPr>
          <w:ins w:id="253" w:author="user" w:date="2019-10-22T14:49:00Z"/>
          <w:rFonts w:ascii="Times New Roman" w:hAnsi="Times New Roman" w:cs="Times New Roman"/>
          <w:szCs w:val="32"/>
        </w:rPr>
      </w:pPr>
      <w:ins w:id="249" w:author="user" w:date="2019-10-22T14:49:00Z">
        <w:r>
          <w:rPr>
            <w:rFonts w:ascii="Times New Roman" w:hAnsi="Times New Roman" w:cs="Times New Roman" w:eastAsia="黑体"/>
            <w:szCs w:val="32"/>
          </w:rPr>
          <w:t>第二十</w:t>
        </w:r>
      </w:ins>
      <w:ins w:id="250" w:author="user" w:date="2019-10-22T14:49:00Z">
        <w:r>
          <w:rPr>
            <w:rFonts w:ascii="Times New Roman" w:hAnsi="Times New Roman" w:cs="Times New Roman" w:eastAsia="黑体"/>
            <w:color w:val="000000"/>
            <w:szCs w:val="32"/>
          </w:rPr>
          <w:t>五</w:t>
        </w:r>
      </w:ins>
      <w:ins w:id="251" w:author="user" w:date="2019-10-22T14:49:00Z">
        <w:r>
          <w:rPr>
            <w:rFonts w:ascii="Times New Roman" w:hAnsi="Times New Roman" w:cs="Times New Roman" w:eastAsia="黑体"/>
            <w:szCs w:val="32"/>
          </w:rPr>
          <w:t>条</w:t>
        </w:r>
      </w:ins>
      <w:ins w:id="252" w:author="user" w:date="2019-10-22T14:49:00Z">
        <w:r>
          <w:rPr>
            <w:rFonts w:ascii="Times New Roman" w:hAnsi="Times New Roman" w:cs="Times New Roman"/>
            <w:szCs w:val="32"/>
          </w:rPr>
          <w:t xml:space="preserve">  有下列行为之一的，各级人民政府或者城市绿化行政主管部门应当给予表彰或者奖励：</w:t>
        </w:r>
      </w:ins>
    </w:p>
    <w:p>
      <w:pPr>
        <w:pStyle w:val="Normal"/>
        <w:ind w:endChars="0" w:end="0"/>
        <w:rPr>
          <w:ins w:id="255" w:author="user" w:date="2019-10-22T14:49:00Z"/>
          <w:rFonts w:ascii="Times New Roman" w:hAnsi="Times New Roman" w:cs="Times New Roman"/>
          <w:szCs w:val="32"/>
        </w:rPr>
      </w:pPr>
      <w:ins w:id="254" w:author="user" w:date="2019-10-22T14:49:00Z">
        <w:r>
          <w:rPr>
            <w:rFonts w:ascii="Times New Roman" w:hAnsi="Times New Roman" w:cs="Times New Roman"/>
            <w:szCs w:val="32"/>
          </w:rPr>
          <w:t>（一）实施城市绿化规划、改善城市绿化面貌，成绩显著的；</w:t>
        </w:r>
      </w:ins>
    </w:p>
    <w:p>
      <w:pPr>
        <w:pStyle w:val="Normal"/>
        <w:ind w:endChars="0" w:end="0"/>
        <w:rPr>
          <w:ins w:id="257" w:author="user" w:date="2019-10-22T14:49:00Z"/>
          <w:rFonts w:ascii="Times New Roman" w:hAnsi="Times New Roman" w:cs="Times New Roman"/>
          <w:szCs w:val="32"/>
        </w:rPr>
      </w:pPr>
      <w:ins w:id="256" w:author="user" w:date="2019-10-22T14:49:00Z">
        <w:r>
          <w:rPr>
            <w:rFonts w:ascii="Times New Roman" w:hAnsi="Times New Roman" w:cs="Times New Roman"/>
            <w:szCs w:val="32"/>
          </w:rPr>
          <w:t>（二）对绿化规划、建设、管理和保护提出合理化建议，被采纳的；</w:t>
        </w:r>
      </w:ins>
    </w:p>
    <w:p>
      <w:pPr>
        <w:pStyle w:val="Normal"/>
        <w:ind w:endChars="0" w:end="0"/>
        <w:rPr>
          <w:ins w:id="259" w:author="user" w:date="2019-10-22T14:49:00Z"/>
          <w:rFonts w:ascii="Times New Roman" w:hAnsi="Times New Roman" w:cs="Times New Roman"/>
          <w:szCs w:val="32"/>
        </w:rPr>
      </w:pPr>
      <w:ins w:id="258" w:author="user" w:date="2019-10-22T14:49:00Z">
        <w:r>
          <w:rPr>
            <w:rFonts w:ascii="Times New Roman" w:hAnsi="Times New Roman" w:cs="Times New Roman"/>
            <w:szCs w:val="32"/>
          </w:rPr>
          <w:t>（三）检举或者制止破坏绿化行为，效果显著的；</w:t>
        </w:r>
      </w:ins>
    </w:p>
    <w:p>
      <w:pPr>
        <w:pStyle w:val="Normal"/>
        <w:ind w:endChars="0" w:end="0"/>
        <w:rPr>
          <w:ins w:id="261" w:author="user" w:date="2019-10-22T14:49:00Z"/>
          <w:rFonts w:ascii="Times New Roman" w:hAnsi="Times New Roman" w:cs="Times New Roman"/>
          <w:szCs w:val="32"/>
        </w:rPr>
      </w:pPr>
      <w:ins w:id="260" w:author="user" w:date="2019-10-22T14:49:00Z">
        <w:r>
          <w:rPr>
            <w:rFonts w:ascii="Times New Roman" w:hAnsi="Times New Roman" w:cs="Times New Roman"/>
            <w:szCs w:val="32"/>
          </w:rPr>
          <w:t>（四）举报城市绿化工作人员滥用职权、徇私舞弊的行为，经查实的；</w:t>
        </w:r>
      </w:ins>
    </w:p>
    <w:p>
      <w:pPr>
        <w:pStyle w:val="Normal"/>
        <w:ind w:endChars="0" w:end="0"/>
        <w:rPr>
          <w:ins w:id="263" w:author="user" w:date="2019-10-22T14:49:00Z"/>
          <w:rFonts w:ascii="Times New Roman" w:hAnsi="Times New Roman" w:cs="Times New Roman"/>
          <w:szCs w:val="32"/>
        </w:rPr>
      </w:pPr>
      <w:ins w:id="262" w:author="user" w:date="2019-10-22T14:49:00Z">
        <w:r>
          <w:rPr>
            <w:rFonts w:ascii="Times New Roman" w:hAnsi="Times New Roman" w:cs="Times New Roman"/>
            <w:szCs w:val="32"/>
          </w:rPr>
          <w:t>（五）其他应当给予表彰或者奖励的行为。</w:t>
        </w:r>
      </w:ins>
    </w:p>
    <w:p>
      <w:pPr>
        <w:pStyle w:val="Normal"/>
        <w:ind w:endChars="0" w:end="0"/>
        <w:rPr>
          <w:ins w:id="268" w:author="user" w:date="2019-10-22T14:49:00Z"/>
          <w:rFonts w:ascii="Times New Roman" w:hAnsi="Times New Roman" w:cs="Times New Roman"/>
          <w:szCs w:val="32"/>
        </w:rPr>
      </w:pPr>
      <w:ins w:id="264" w:author="user" w:date="2019-10-22T14:49:00Z">
        <w:r>
          <w:rPr>
            <w:rFonts w:ascii="Times New Roman" w:hAnsi="Times New Roman" w:cs="Times New Roman" w:eastAsia="黑体"/>
            <w:szCs w:val="32"/>
          </w:rPr>
          <w:t>第二十</w:t>
        </w:r>
      </w:ins>
      <w:ins w:id="265" w:author="user" w:date="2019-10-22T14:49:00Z">
        <w:r>
          <w:rPr>
            <w:rFonts w:ascii="Times New Roman" w:hAnsi="Times New Roman" w:cs="Times New Roman" w:eastAsia="黑体"/>
            <w:color w:val="000000"/>
            <w:szCs w:val="32"/>
          </w:rPr>
          <w:t>六</w:t>
        </w:r>
      </w:ins>
      <w:ins w:id="266" w:author="user" w:date="2019-10-22T14:49:00Z">
        <w:r>
          <w:rPr>
            <w:rFonts w:ascii="Times New Roman" w:hAnsi="Times New Roman" w:cs="Times New Roman" w:eastAsia="黑体"/>
            <w:szCs w:val="32"/>
          </w:rPr>
          <w:t>条</w:t>
        </w:r>
      </w:ins>
      <w:ins w:id="267" w:author="user" w:date="2019-10-22T14:49:00Z">
        <w:r>
          <w:rPr>
            <w:rFonts w:ascii="Times New Roman" w:hAnsi="Times New Roman" w:cs="Times New Roman"/>
            <w:szCs w:val="32"/>
          </w:rPr>
          <w:t xml:space="preserve">  违反本条例规定，有下列行为之一的，由城市绿化行政主管部门或者其委托的符合行政处罚法规定的组织责令改正，予以警告，并可处以罚款；造成损失的，应当承担赔偿责任：</w:t>
        </w:r>
      </w:ins>
    </w:p>
    <w:p>
      <w:pPr>
        <w:pStyle w:val="Normal"/>
        <w:ind w:endChars="0" w:end="0"/>
        <w:rPr>
          <w:ins w:id="270" w:author="user" w:date="2019-10-22T14:49:00Z"/>
          <w:rFonts w:ascii="Times New Roman" w:hAnsi="Times New Roman" w:cs="Times New Roman"/>
          <w:szCs w:val="32"/>
        </w:rPr>
      </w:pPr>
      <w:ins w:id="269" w:author="user" w:date="2019-10-22T14:49:00Z">
        <w:r>
          <w:rPr>
            <w:rFonts w:ascii="Times New Roman" w:hAnsi="Times New Roman" w:cs="Times New Roman"/>
            <w:szCs w:val="32"/>
          </w:rPr>
          <w:t>（一）违反已批准的绿化规划，缩小绿地面积的，处以缩小面积部分每平方米五百元以上一千元以下罚款；</w:t>
        </w:r>
      </w:ins>
    </w:p>
    <w:p>
      <w:pPr>
        <w:pStyle w:val="Normal"/>
        <w:ind w:endChars="0" w:end="0"/>
        <w:rPr>
          <w:ins w:id="272" w:author="user" w:date="2019-10-22T14:49:00Z"/>
          <w:rFonts w:ascii="Times New Roman" w:hAnsi="Times New Roman" w:cs="Times New Roman"/>
          <w:szCs w:val="32"/>
        </w:rPr>
      </w:pPr>
      <w:ins w:id="271" w:author="user" w:date="2019-10-22T14:49:00Z">
        <w:r>
          <w:rPr>
            <w:rFonts w:ascii="Times New Roman" w:hAnsi="Times New Roman" w:cs="Times New Roman"/>
            <w:szCs w:val="32"/>
          </w:rPr>
          <w:t>（二）擅自移伐、截干树木或者虽经批准砍伐但未按照规定补植的，处以损失费一倍以上五倍以下罚款；</w:t>
        </w:r>
      </w:ins>
    </w:p>
    <w:p>
      <w:pPr>
        <w:pStyle w:val="Normal"/>
        <w:ind w:endChars="0" w:end="0"/>
        <w:rPr>
          <w:ins w:id="274" w:author="user" w:date="2019-10-22T14:49:00Z"/>
          <w:rFonts w:ascii="Times New Roman" w:hAnsi="Times New Roman" w:cs="Times New Roman"/>
          <w:szCs w:val="32"/>
        </w:rPr>
      </w:pPr>
      <w:ins w:id="273" w:author="user" w:date="2019-10-22T14:49:00Z">
        <w:r>
          <w:rPr>
            <w:rFonts w:ascii="Times New Roman" w:hAnsi="Times New Roman" w:cs="Times New Roman"/>
            <w:szCs w:val="32"/>
          </w:rPr>
          <w:t>（三）擅自占用城市绿化用地，责令限期退还，恢复原状，可以并处占用城市绿化用地面积每平方米五百元以上一千元以下的罚款；</w:t>
        </w:r>
      </w:ins>
    </w:p>
    <w:p>
      <w:pPr>
        <w:pStyle w:val="Normal"/>
        <w:ind w:endChars="0" w:end="0"/>
        <w:rPr>
          <w:ins w:id="278" w:author="user" w:date="2019-10-22T14:49:00Z"/>
          <w:rFonts w:ascii="Times New Roman" w:hAnsi="Times New Roman" w:cs="Times New Roman"/>
          <w:szCs w:val="32"/>
        </w:rPr>
      </w:pPr>
      <w:ins w:id="275" w:author="user" w:date="2019-10-22T14:49:00Z">
        <w:r>
          <w:rPr>
            <w:rFonts w:ascii="Times New Roman" w:hAnsi="Times New Roman" w:cs="Times New Roman"/>
            <w:szCs w:val="32"/>
          </w:rPr>
          <w:t>（四）违反本条例第二十四条第二项、第三项、第</w:t>
        </w:r>
      </w:ins>
      <w:ins w:id="276" w:author="user" w:date="2019-10-22T14:49:00Z">
        <w:r>
          <w:rPr>
            <w:rFonts w:ascii="Times New Roman" w:hAnsi="Times New Roman" w:cs="Times New Roman"/>
            <w:color w:val="000000"/>
            <w:szCs w:val="32"/>
          </w:rPr>
          <w:t>四项、第</w:t>
        </w:r>
      </w:ins>
      <w:ins w:id="277" w:author="user" w:date="2019-10-22T14:49:00Z">
        <w:r>
          <w:rPr>
            <w:rFonts w:ascii="Times New Roman" w:hAnsi="Times New Roman" w:cs="Times New Roman"/>
            <w:szCs w:val="32"/>
          </w:rPr>
          <w:t>七项规定的，处以五十元以上二百元以下罚款；违反第一项、第五项、第六项规定的，处以一千元以上五千元以下罚款。</w:t>
        </w:r>
      </w:ins>
    </w:p>
    <w:p>
      <w:pPr>
        <w:pStyle w:val="Normal"/>
        <w:ind w:endChars="0" w:end="0"/>
        <w:rPr>
          <w:ins w:id="280" w:author="user" w:date="2019-10-22T14:49:00Z"/>
          <w:rFonts w:ascii="Times New Roman" w:hAnsi="Times New Roman" w:cs="Times New Roman"/>
          <w:szCs w:val="32"/>
        </w:rPr>
      </w:pPr>
      <w:ins w:id="279" w:author="user" w:date="2019-10-22T14:49:00Z">
        <w:r>
          <w:rPr>
            <w:rFonts w:ascii="Times New Roman" w:hAnsi="Times New Roman" w:cs="Times New Roman"/>
            <w:szCs w:val="32"/>
          </w:rPr>
          <w:t>新建工程项目的附属绿化设计方案未经批准或者未按照批准的设计方案施工的，由城市绿化行政主管部门责令停止施工、限期改正或者采取其他补救措施。</w:t>
        </w:r>
      </w:ins>
    </w:p>
    <w:p>
      <w:pPr>
        <w:pStyle w:val="Normal"/>
        <w:ind w:endChars="0" w:end="0"/>
        <w:rPr>
          <w:ins w:id="283" w:author="user" w:date="2019-10-22T14:49:00Z"/>
          <w:rFonts w:ascii="Times New Roman" w:hAnsi="Times New Roman" w:cs="Times New Roman"/>
          <w:szCs w:val="32"/>
        </w:rPr>
      </w:pPr>
      <w:ins w:id="281" w:author="user" w:date="2019-10-22T14:49:00Z">
        <w:r>
          <w:rPr>
            <w:rFonts w:ascii="Times New Roman" w:hAnsi="Times New Roman" w:cs="Times New Roman" w:eastAsia="黑体"/>
            <w:szCs w:val="32"/>
          </w:rPr>
          <w:t>第二十七条</w:t>
        </w:r>
      </w:ins>
      <w:ins w:id="282" w:author="user" w:date="2019-10-22T14:49:00Z">
        <w:r>
          <w:rPr>
            <w:rFonts w:ascii="Times New Roman" w:hAnsi="Times New Roman" w:cs="Times New Roman"/>
            <w:szCs w:val="32"/>
          </w:rPr>
          <w:t xml:space="preserve">  违反本条例规定，有关法律、法规已有处罚规定的，从其规定。</w:t>
        </w:r>
      </w:ins>
    </w:p>
    <w:p>
      <w:pPr>
        <w:pStyle w:val="Normal"/>
        <w:ind w:endChars="0" w:end="0"/>
        <w:rPr>
          <w:ins w:id="286" w:author="user" w:date="2019-10-22T14:49:00Z"/>
          <w:rFonts w:ascii="Times New Roman" w:hAnsi="Times New Roman" w:cs="Times New Roman"/>
          <w:szCs w:val="32"/>
        </w:rPr>
      </w:pPr>
      <w:ins w:id="284" w:author="user" w:date="2019-10-22T14:49:00Z">
        <w:r>
          <w:rPr>
            <w:rFonts w:ascii="Times New Roman" w:hAnsi="Times New Roman" w:cs="Times New Roman" w:eastAsia="黑体"/>
            <w:szCs w:val="32"/>
          </w:rPr>
          <w:t>第二十八条</w:t>
        </w:r>
      </w:ins>
      <w:ins w:id="285" w:author="user" w:date="2019-10-22T14:49:00Z">
        <w:r>
          <w:rPr>
            <w:rFonts w:ascii="Times New Roman" w:hAnsi="Times New Roman" w:cs="Times New Roman"/>
            <w:szCs w:val="32"/>
          </w:rPr>
          <w:t xml:space="preserve">  对违反本条例的直接责任人员或者单位负责人，城市绿化行政主管部门可以建议其所在单位或者上级主管机关给予行政处分；应当给予治安管理处罚的，由公安机关依照《中华人民共和国治安管理处罚法》的规定进行处罚；构成犯罪的，依法追究刑事责任。</w:t>
        </w:r>
      </w:ins>
    </w:p>
    <w:p>
      <w:pPr>
        <w:pStyle w:val="Normal"/>
        <w:ind w:endChars="0" w:end="0"/>
        <w:rPr>
          <w:ins w:id="291" w:author="user" w:date="2019-10-22T14:49:00Z"/>
          <w:rFonts w:ascii="Times New Roman" w:hAnsi="Times New Roman" w:cs="Times New Roman"/>
          <w:szCs w:val="32"/>
        </w:rPr>
      </w:pPr>
      <w:ins w:id="287" w:author="user" w:date="2019-10-22T14:49:00Z">
        <w:r>
          <w:rPr>
            <w:rFonts w:ascii="Times New Roman" w:hAnsi="Times New Roman" w:cs="Times New Roman" w:eastAsia="黑体"/>
            <w:szCs w:val="32"/>
          </w:rPr>
          <w:t>第</w:t>
        </w:r>
      </w:ins>
      <w:ins w:id="288" w:author="user" w:date="2019-10-22T14:49:00Z">
        <w:r>
          <w:rPr>
            <w:rFonts w:ascii="Times New Roman" w:hAnsi="Times New Roman" w:cs="Times New Roman" w:eastAsia="黑体"/>
            <w:color w:val="000000"/>
            <w:szCs w:val="32"/>
          </w:rPr>
          <w:t>二十九</w:t>
        </w:r>
      </w:ins>
      <w:ins w:id="289" w:author="user" w:date="2019-10-22T14:49:00Z">
        <w:r>
          <w:rPr>
            <w:rFonts w:ascii="Times New Roman" w:hAnsi="Times New Roman" w:cs="Times New Roman" w:eastAsia="黑体"/>
            <w:szCs w:val="32"/>
          </w:rPr>
          <w:t>条</w:t>
        </w:r>
      </w:ins>
      <w:ins w:id="290" w:author="user" w:date="2019-10-22T14:49:00Z">
        <w:r>
          <w:rPr>
            <w:rFonts w:ascii="Times New Roman" w:hAnsi="Times New Roman" w:cs="Times New Roman"/>
            <w:szCs w:val="32"/>
          </w:rPr>
          <w:t xml:space="preserve">  从事城市绿化管理的工作人员玩忽职守、滥用职权、徇私舞弊的，由其所在单位或者上级主管机关给予行政处分；构成犯罪的，依法追究刑事责任。</w:t>
        </w:r>
      </w:ins>
    </w:p>
    <w:p>
      <w:pPr>
        <w:pStyle w:val="Normal"/>
        <w:ind w:endChars="0" w:end="0"/>
        <w:rPr>
          <w:ins w:id="293" w:author="user" w:date="2019-10-22T14:49:00Z"/>
          <w:rFonts w:ascii="Times New Roman" w:hAnsi="Times New Roman" w:cs="Times New Roman"/>
          <w:szCs w:val="32"/>
        </w:rPr>
      </w:pPr>
      <w:ins w:id="292" w:author="user" w:date="2019-10-22T14:49:00Z">
        <w:r>
          <w:rPr>
            <w:rFonts w:cs="Times New Roman" w:ascii="Times New Roman" w:hAnsi="Times New Roman"/>
            <w:szCs w:val="32"/>
          </w:rPr>
        </w:r>
      </w:ins>
    </w:p>
    <w:p>
      <w:pPr>
        <w:pStyle w:val="Normal"/>
        <w:ind w:firstLineChars="0" w:firstLine="0" w:endChars="0" w:end="0"/>
        <w:jc w:val="center"/>
        <w:rPr>
          <w:ins w:id="295" w:author="user" w:date="2019-10-22T14:49:00Z"/>
          <w:rFonts w:ascii="Times New Roman" w:hAnsi="Times New Roman" w:eastAsia="黑体" w:cs="Times New Roman"/>
          <w:szCs w:val="32"/>
        </w:rPr>
      </w:pPr>
      <w:ins w:id="294" w:author="user" w:date="2019-10-22T14:49:00Z">
        <w:r>
          <w:rPr>
            <w:rFonts w:ascii="Times New Roman" w:hAnsi="Times New Roman" w:cs="Times New Roman" w:eastAsia="黑体"/>
            <w:szCs w:val="32"/>
          </w:rPr>
          <w:t>第五章  附则</w:t>
        </w:r>
      </w:ins>
    </w:p>
    <w:p>
      <w:pPr>
        <w:pStyle w:val="Normal"/>
        <w:ind w:endChars="0" w:end="0"/>
        <w:rPr>
          <w:ins w:id="297" w:author="user" w:date="2019-10-22T14:49:00Z"/>
          <w:rFonts w:ascii="Times New Roman" w:hAnsi="Times New Roman" w:eastAsia="黑体" w:cs="Times New Roman"/>
          <w:szCs w:val="32"/>
        </w:rPr>
      </w:pPr>
      <w:ins w:id="296" w:author="user" w:date="2019-10-22T14:49:00Z">
        <w:r>
          <w:rPr>
            <w:rFonts w:eastAsia="黑体" w:cs="Times New Roman" w:ascii="Times New Roman" w:hAnsi="Times New Roman"/>
            <w:szCs w:val="32"/>
          </w:rPr>
        </w:r>
      </w:ins>
    </w:p>
    <w:p>
      <w:pPr>
        <w:pStyle w:val="Normal"/>
        <w:ind w:endChars="0" w:end="0"/>
        <w:rPr>
          <w:ins w:id="300" w:author="user" w:date="2019-10-22T14:49:00Z"/>
          <w:rFonts w:ascii="Times New Roman" w:hAnsi="Times New Roman" w:cs="Times New Roman"/>
          <w:szCs w:val="32"/>
        </w:rPr>
      </w:pPr>
      <w:ins w:id="298" w:author="user" w:date="2019-10-22T14:49:00Z">
        <w:r>
          <w:rPr>
            <w:rFonts w:ascii="Times New Roman" w:hAnsi="Times New Roman" w:cs="Times New Roman" w:eastAsia="黑体"/>
            <w:szCs w:val="32"/>
          </w:rPr>
          <w:t>第三十条</w:t>
        </w:r>
      </w:ins>
      <w:ins w:id="299" w:author="user" w:date="2019-10-22T14:49:00Z">
        <w:r>
          <w:rPr>
            <w:rFonts w:ascii="Times New Roman" w:hAnsi="Times New Roman" w:cs="Times New Roman"/>
            <w:szCs w:val="32"/>
          </w:rPr>
          <w:t xml:space="preserve">  城市规划区内的古树名木保护和管理，按照有关规定执行。</w:t>
        </w:r>
      </w:ins>
    </w:p>
    <w:p>
      <w:pPr>
        <w:pStyle w:val="Normal"/>
        <w:ind w:endChars="0" w:end="0"/>
        <w:rPr>
          <w:ins w:id="305" w:author="user" w:date="2019-10-22T14:49:00Z"/>
          <w:rFonts w:ascii="Times New Roman" w:hAnsi="Times New Roman" w:cs="Times New Roman"/>
          <w:szCs w:val="32"/>
        </w:rPr>
      </w:pPr>
      <w:ins w:id="301" w:author="user" w:date="2019-10-22T14:49:00Z">
        <w:r>
          <w:rPr>
            <w:rFonts w:ascii="Times New Roman" w:hAnsi="Times New Roman" w:cs="Times New Roman" w:eastAsia="黑体"/>
            <w:szCs w:val="32"/>
          </w:rPr>
          <w:t>第三十</w:t>
        </w:r>
      </w:ins>
      <w:ins w:id="302" w:author="user" w:date="2019-10-22T14:49:00Z">
        <w:r>
          <w:rPr>
            <w:rFonts w:ascii="Times New Roman" w:hAnsi="Times New Roman" w:cs="Times New Roman" w:eastAsia="黑体"/>
            <w:color w:val="000000"/>
            <w:szCs w:val="32"/>
          </w:rPr>
          <w:t>一</w:t>
        </w:r>
      </w:ins>
      <w:ins w:id="303" w:author="user" w:date="2019-10-22T14:49:00Z">
        <w:r>
          <w:rPr>
            <w:rFonts w:ascii="Times New Roman" w:hAnsi="Times New Roman" w:cs="Times New Roman" w:eastAsia="黑体"/>
            <w:szCs w:val="32"/>
          </w:rPr>
          <w:t>条</w:t>
        </w:r>
      </w:ins>
      <w:ins w:id="304" w:author="user" w:date="2019-10-22T14:49:00Z">
        <w:r>
          <w:rPr>
            <w:rFonts w:ascii="Times New Roman" w:hAnsi="Times New Roman" w:cs="Times New Roman"/>
            <w:szCs w:val="32"/>
          </w:rPr>
          <w:t xml:space="preserve">  不设区的市参照本条例执行。</w:t>
        </w:r>
      </w:ins>
    </w:p>
    <w:p>
      <w:pPr>
        <w:pStyle w:val="Normal"/>
        <w:spacing w:lineRule="exact" w:line="590"/>
        <w:ind w:endChars="0" w:end="0"/>
        <w:rPr>
          <w:del w:id="322" w:author="user" w:date="2019-10-22T14:49:00Z"/>
          <w:rFonts w:ascii="Times New Roman" w:hAnsi="Times New Roman" w:eastAsia="宋体" w:cs="Times New Roman"/>
          <w:b/>
          <w:color w:val="FF0000"/>
          <w:sz w:val="54"/>
          <w:szCs w:val="54"/>
        </w:rPr>
      </w:pPr>
      <w:ins w:id="306" w:author="user" w:date="2019-10-22T14:49:00Z">
        <w:r>
          <w:rPr>
            <w:rFonts w:ascii="Times New Roman" w:hAnsi="Times New Roman" w:cs="Times New Roman" w:eastAsia="黑体"/>
            <w:szCs w:val="32"/>
          </w:rPr>
          <w:t>第三十</w:t>
        </w:r>
      </w:ins>
      <w:ins w:id="307" w:author="user" w:date="2019-10-22T14:49:00Z">
        <w:r>
          <w:rPr>
            <w:rFonts w:ascii="Times New Roman" w:hAnsi="Times New Roman" w:cs="Times New Roman" w:eastAsia="黑体"/>
            <w:color w:val="000000"/>
            <w:szCs w:val="32"/>
          </w:rPr>
          <w:t>二</w:t>
        </w:r>
      </w:ins>
      <w:ins w:id="308" w:author="user" w:date="2019-10-22T14:49:00Z">
        <w:r>
          <w:rPr>
            <w:rFonts w:ascii="Times New Roman" w:hAnsi="Times New Roman" w:cs="Times New Roman" w:eastAsia="黑体"/>
            <w:szCs w:val="32"/>
          </w:rPr>
          <w:t>条</w:t>
        </w:r>
      </w:ins>
      <w:ins w:id="309" w:author="user" w:date="2019-10-22T14:49:00Z">
        <w:r>
          <w:rPr>
            <w:rFonts w:ascii="Times New Roman" w:hAnsi="Times New Roman" w:cs="Times New Roman"/>
            <w:szCs w:val="32"/>
          </w:rPr>
          <w:t xml:space="preserve">  本条例自</w:t>
        </w:r>
      </w:ins>
      <w:ins w:id="310" w:author="user" w:date="2019-10-22T14:49:00Z">
        <w:r>
          <w:rPr>
            <w:rFonts w:cs="Times New Roman" w:ascii="Times New Roman" w:hAnsi="Times New Roman"/>
            <w:szCs w:val="32"/>
          </w:rPr>
          <w:t>2001</w:t>
        </w:r>
      </w:ins>
      <w:ins w:id="311" w:author="user" w:date="2019-10-22T14:49:00Z">
        <w:r>
          <w:rPr>
            <w:rFonts w:ascii="Times New Roman" w:hAnsi="Times New Roman" w:cs="Times New Roman"/>
            <w:szCs w:val="32"/>
          </w:rPr>
          <w:t>年</w:t>
        </w:r>
      </w:ins>
      <w:ins w:id="312" w:author="user" w:date="2019-10-22T14:49:00Z">
        <w:r>
          <w:rPr>
            <w:rFonts w:cs="Times New Roman" w:ascii="Times New Roman" w:hAnsi="Times New Roman"/>
            <w:szCs w:val="32"/>
          </w:rPr>
          <w:t>10</w:t>
        </w:r>
      </w:ins>
      <w:ins w:id="313" w:author="user" w:date="2019-10-22T14:49:00Z">
        <w:r>
          <w:rPr>
            <w:rFonts w:ascii="Times New Roman" w:hAnsi="Times New Roman" w:cs="Times New Roman"/>
            <w:szCs w:val="32"/>
          </w:rPr>
          <w:t>月</w:t>
        </w:r>
      </w:ins>
      <w:ins w:id="314" w:author="user" w:date="2019-10-22T14:49:00Z">
        <w:r>
          <w:rPr>
            <w:rFonts w:cs="Times New Roman" w:ascii="Times New Roman" w:hAnsi="Times New Roman"/>
            <w:szCs w:val="32"/>
          </w:rPr>
          <w:t>1</w:t>
        </w:r>
      </w:ins>
      <w:ins w:id="315" w:author="user" w:date="2019-10-22T14:49:00Z">
        <w:r>
          <w:rPr>
            <w:rFonts w:ascii="Times New Roman" w:hAnsi="Times New Roman" w:cs="Times New Roman"/>
            <w:szCs w:val="32"/>
          </w:rPr>
          <w:t>日起施行。</w:t>
        </w:r>
      </w:ins>
      <w:ins w:id="316" w:author="user" w:date="2019-10-22T14:49:00Z">
        <w:r>
          <w:rPr>
            <w:rFonts w:cs="Times New Roman" w:ascii="Times New Roman" w:hAnsi="Times New Roman"/>
            <w:szCs w:val="32"/>
          </w:rPr>
          <w:t>1993</w:t>
        </w:r>
      </w:ins>
      <w:ins w:id="317" w:author="user" w:date="2019-10-22T14:49:00Z">
        <w:r>
          <w:rPr>
            <w:rFonts w:ascii="Times New Roman" w:hAnsi="Times New Roman" w:cs="Times New Roman"/>
            <w:szCs w:val="32"/>
          </w:rPr>
          <w:t>年</w:t>
        </w:r>
      </w:ins>
      <w:ins w:id="318" w:author="user" w:date="2019-10-22T14:49:00Z">
        <w:r>
          <w:rPr>
            <w:rFonts w:cs="Times New Roman" w:ascii="Times New Roman" w:hAnsi="Times New Roman"/>
            <w:szCs w:val="32"/>
          </w:rPr>
          <w:t>10</w:t>
        </w:r>
      </w:ins>
      <w:ins w:id="319" w:author="user" w:date="2019-10-22T14:49:00Z">
        <w:r>
          <w:rPr>
            <w:rFonts w:ascii="Times New Roman" w:hAnsi="Times New Roman" w:cs="Times New Roman"/>
            <w:szCs w:val="32"/>
          </w:rPr>
          <w:t>月</w:t>
        </w:r>
      </w:ins>
      <w:ins w:id="320" w:author="user" w:date="2019-10-22T14:49:00Z">
        <w:r>
          <w:rPr>
            <w:rFonts w:cs="Times New Roman" w:ascii="Times New Roman" w:hAnsi="Times New Roman"/>
            <w:szCs w:val="32"/>
          </w:rPr>
          <w:t>23</w:t>
        </w:r>
      </w:ins>
      <w:ins w:id="321" w:author="user" w:date="2019-10-22T14:49:00Z">
        <w:r>
          <w:rPr>
            <w:rFonts w:ascii="Times New Roman" w:hAnsi="Times New Roman" w:cs="Times New Roman"/>
            <w:szCs w:val="32"/>
          </w:rPr>
          <w:t>日无锡市人民政府公布的《无锡市城市绿化管理实施办法》同时废止。</w:t>
        </w:r>
      </w:ins>
    </w:p>
    <w:p>
      <w:pPr>
        <w:pStyle w:val="Normal"/>
        <w:ind w:firstLineChars="200" w:endChars="0" w:end="0"/>
        <w:jc w:val="both"/>
        <w:rPr>
          <w:del w:id="324" w:author="user" w:date="2019-10-22T14:49:00Z"/>
          <w:rFonts w:ascii="Times New Roman" w:hAnsi="Times New Roman" w:eastAsia="宋体" w:cs="Times New Roman"/>
          <w:b/>
          <w:color w:val="FF0000"/>
          <w:sz w:val="54"/>
          <w:szCs w:val="54"/>
        </w:rPr>
      </w:pPr>
      <w:del w:id="323" w:author="user" w:date="2019-10-22T14:49:00Z">
        <w:r>
          <w:rPr>
            <w:rFonts w:eastAsia="宋体" w:cs="Times New Roman" w:ascii="Times New Roman" w:hAnsi="Times New Roman"/>
            <w:b/>
            <w:color w:val="FF0000"/>
            <w:sz w:val="54"/>
            <w:szCs w:val="54"/>
          </w:rPr>
        </w:r>
      </w:del>
    </w:p>
    <w:p>
      <w:pPr>
        <w:pStyle w:val="Normal"/>
        <w:ind w:endChars="0" w:end="0"/>
        <w:jc w:val="both"/>
        <w:rPr>
          <w:del w:id="326" w:author="user" w:date="2019-10-22T14:49:00Z"/>
          <w:rFonts w:ascii="Times New Roman" w:hAnsi="Times New Roman" w:eastAsia="宋体" w:cs="Times New Roman"/>
          <w:b/>
          <w:color w:val="FF0000"/>
          <w:sz w:val="54"/>
          <w:szCs w:val="54"/>
        </w:rPr>
      </w:pPr>
      <w:del w:id="325" w:author="user" w:date="2019-10-22T14:49:00Z">
        <w:r>
          <w:rPr>
            <w:rFonts w:ascii="Times New Roman" w:hAnsi="Times New Roman" w:cs="Times New Roman" w:eastAsia="宋体"/>
            <w:b/>
            <w:color w:val="FF0000"/>
            <w:sz w:val="54"/>
            <w:szCs w:val="54"/>
          </w:rPr>
          <w:delText>江苏省人民代表大会常务委员会</w:delText>
        </w:r>
      </w:del>
    </w:p>
    <w:p>
      <w:pPr>
        <w:pStyle w:val="Normal"/>
        <w:ind w:firstLineChars="200" w:endChars="0" w:end="0"/>
        <w:rPr>
          <w:del w:id="328" w:author="user" w:date="2019-10-22T14:49:00Z"/>
          <w:rFonts w:ascii="Times New Roman" w:hAnsi="Times New Roman" w:eastAsia="宋体" w:cs="Times New Roman"/>
          <w:b/>
          <w:color w:val="FF0000"/>
          <w:sz w:val="54"/>
          <w:szCs w:val="32"/>
        </w:rPr>
      </w:pPr>
      <w:del w:id="327" w:author="user" w:date="2019-10-22T14:49:00Z">
        <w:r>
          <w:rPr>
            <w:rFonts w:eastAsia="宋体" w:cs="Times New Roman" w:ascii="Times New Roman" w:hAnsi="Times New Roman"/>
            <w:b/>
            <w:color w:val="FF0000"/>
            <w:sz w:val="54"/>
            <w:szCs w:val="32"/>
          </w:rPr>
        </w:r>
      </w:del>
    </w:p>
    <w:p>
      <w:pPr>
        <w:pStyle w:val="Normal"/>
        <w:ind w:firstLineChars="200" w:endChars="0" w:end="0"/>
        <w:rPr>
          <w:del w:id="330" w:author="user" w:date="2019-10-22T14:49:00Z"/>
          <w:rFonts w:ascii="Times New Roman" w:hAnsi="Times New Roman" w:eastAsia="方正仿宋简体" w:cs="Times New Roman"/>
          <w:sz w:val="28"/>
          <w:szCs w:val="32"/>
        </w:rPr>
      </w:pPr>
      <w:del w:id="329" w:author="user" w:date="2019-10-22T14:49:00Z">
        <w:r>
          <w:rPr>
            <w:rFonts w:eastAsia="方正仿宋简体" w:cs="Times New Roman" w:ascii="Times New Roman" w:hAnsi="Times New Roman"/>
            <w:sz w:val="28"/>
            <w:szCs w:val="32"/>
          </w:rPr>
        </w:r>
      </w:del>
    </w:p>
    <w:p>
      <w:pPr>
        <w:pStyle w:val="Normal"/>
        <w:widowControl w:val="false"/>
        <w:overflowPunct w:val="false"/>
        <w:bidi w:val="0"/>
        <w:snapToGrid w:val="false"/>
        <w:spacing w:lineRule="exact" w:line="590" w:before="0" w:after="0"/>
        <w:ind w:firstLineChars="200" w:startChars="0" w:start="0" w:endChars="0" w:end="0"/>
        <w:jc w:val="both"/>
        <w:rPr>
          <w:del w:id="338" w:author="user" w:date="2019-10-22T14:49:00Z"/>
          <w:rFonts w:ascii="Times New Roman" w:hAnsi="Times New Roman" w:cs="Times New Roman"/>
          <w:szCs w:val="32"/>
        </w:rPr>
      </w:pPr>
      <w:del w:id="331" w:author="user" w:date="2019-10-22T14:49:00Z">
        <w:r>
          <w:rPr>
            <w:rFonts w:ascii="Times New Roman" w:hAnsi="Times New Roman" w:cs="Times New Roman"/>
            <w:szCs w:val="32"/>
          </w:rPr>
          <w:delText>苏常备〔</w:delText>
        </w:r>
      </w:del>
      <w:del w:id="332" w:author="user" w:date="2019-10-22T14:49:00Z">
        <w:r>
          <w:rPr>
            <w:rFonts w:cs="Times New Roman" w:ascii="Times New Roman" w:hAnsi="Times New Roman"/>
            <w:szCs w:val="32"/>
          </w:rPr>
          <w:delText>2019</w:delText>
        </w:r>
      </w:del>
      <w:del w:id="333" w:author="user" w:date="2019-10-22T14:49:00Z">
        <w:r>
          <w:rPr>
            <w:rFonts w:ascii="Times New Roman" w:hAnsi="Times New Roman" w:cs="Times New Roman"/>
            <w:szCs w:val="32"/>
          </w:rPr>
          <w:delText>〕</w:delText>
        </w:r>
      </w:del>
      <w:del w:id="334" w:author="user" w:date="2019-10-22T14:49:00Z">
        <w:r>
          <w:rPr>
            <w:rFonts w:ascii="Times New Roman" w:hAnsi="Times New Roman" w:cs="Times New Roman"/>
            <w:szCs w:val="32"/>
          </w:rPr>
          <w:delText xml:space="preserve">  </w:delText>
        </w:r>
      </w:del>
      <w:ins w:id="335" w:author="吴正楠" w:date="2019-10-17T16:15:00Z">
        <w:del w:id="336" w:author="user" w:date="2019-10-22T14:49:00Z">
          <w:r>
            <w:rPr>
              <w:rFonts w:cs="Times New Roman" w:ascii="Times New Roman" w:hAnsi="Times New Roman"/>
              <w:szCs w:val="32"/>
            </w:rPr>
            <w:delText>39</w:delText>
          </w:r>
        </w:del>
      </w:ins>
      <w:del w:id="337" w:author="user" w:date="2019-10-22T14:49: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0" w:after="0"/>
        <w:ind w:firstLineChars="200" w:startChars="0" w:start="0" w:endChars="0" w:end="0"/>
        <w:jc w:val="both"/>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200" w:endChars="0" w:end="0"/>
              <w:jc w:val="both"/>
              <w:rPr>
                <w:del w:id="340" w:author="user" w:date="2019-10-22T14:49:00Z"/>
                <w:rFonts w:ascii="Times New Roman" w:hAnsi="Times New Roman" w:eastAsia="方正小标宋简体" w:cs="Times New Roman"/>
                <w:w w:val="90"/>
              </w:rPr>
            </w:pPr>
            <w:del w:id="339" w:author="user" w:date="2019-10-22T14:49:00Z">
              <w:r>
                <w:rPr>
                  <w:rFonts w:eastAsia="方正小标宋简体" w:cs="Times New Roman" w:ascii="Times New Roman" w:hAnsi="Times New Roman"/>
                  <w:w w:val="90"/>
                </w:rPr>
              </w:r>
            </w:del>
          </w:p>
          <w:p>
            <w:pPr>
              <w:pStyle w:val="Normal"/>
              <w:ind w:firstLineChars="200" w:endChars="0" w:end="0"/>
              <w:jc w:val="both"/>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Normal"/>
        <w:tabs>
          <w:tab w:val="clear" w:pos="425"/>
          <w:tab w:val="left" w:pos="9193" w:leader="none"/>
          <w:tab w:val="left" w:pos="9827" w:leader="none"/>
        </w:tabs>
        <w:spacing w:lineRule="exact" w:line="590"/>
        <w:ind w:endChars="0" w:end="0"/>
        <w:rPr>
          <w:del w:id="342" w:author="user" w:date="2019-10-22T14:49:00Z"/>
          <w:rFonts w:ascii="Times New Roman" w:hAnsi="Times New Roman" w:eastAsia="宋体" w:cs="Times New Roman"/>
          <w:color w:val="000000"/>
        </w:rPr>
      </w:pPr>
      <w:del w:id="341" w:author="user" w:date="2019-10-22T14:49:00Z">
        <w:r>
          <w:rPr>
            <w:rFonts w:ascii="Times New Roman" w:hAnsi="Times New Roman" w:cs="Times New Roman" w:eastAsia="宋体"/>
            <w:color w:val="000000"/>
          </w:rPr>
          <w:delText>备  案  报  告</w:delText>
        </w:r>
      </w:del>
    </w:p>
    <w:p>
      <w:pPr>
        <w:pStyle w:val="Normal"/>
        <w:tabs>
          <w:tab w:val="clear" w:pos="425"/>
          <w:tab w:val="left" w:pos="9193" w:leader="none"/>
          <w:tab w:val="left" w:pos="9827" w:leader="none"/>
        </w:tabs>
        <w:spacing w:lineRule="exact" w:line="590"/>
        <w:ind w:endChars="0" w:end="0"/>
        <w:jc w:val="both"/>
        <w:rPr>
          <w:del w:id="344" w:author="user" w:date="2019-10-22T14:49:00Z"/>
          <w:rFonts w:ascii="Times New Roman" w:hAnsi="Times New Roman" w:eastAsia="仿宋_GB2312" w:cs="Times New Roman"/>
          <w:color w:val="000000"/>
          <w:sz w:val="32"/>
        </w:rPr>
      </w:pPr>
      <w:del w:id="343" w:author="user" w:date="2019-10-22T14:49:00Z">
        <w:r>
          <w:rPr>
            <w:rFonts w:eastAsia="仿宋_GB2312" w:cs="Times New Roman" w:ascii="Times New Roman" w:hAnsi="Times New Roman"/>
            <w:color w:val="000000"/>
            <w:sz w:val="32"/>
          </w:rPr>
        </w:r>
      </w:del>
    </w:p>
    <w:p>
      <w:pPr>
        <w:pStyle w:val="Normal"/>
        <w:ind w:endChars="0" w:end="0"/>
        <w:rPr>
          <w:del w:id="346" w:author="user" w:date="2019-10-22T14:49:00Z"/>
          <w:rFonts w:ascii="Times New Roman" w:hAnsi="Times New Roman" w:cs="Times New Roman"/>
        </w:rPr>
      </w:pPr>
      <w:del w:id="345" w:author="user" w:date="2019-10-22T14:49:00Z">
        <w:r>
          <w:rPr>
            <w:rFonts w:ascii="Times New Roman" w:hAnsi="Times New Roman" w:cs="Times New Roman"/>
          </w:rPr>
          <w:delText>全国人民代表大会常务委员会、国务院：</w:delText>
        </w:r>
      </w:del>
    </w:p>
    <w:p>
      <w:pPr>
        <w:pStyle w:val="Normal"/>
        <w:tabs>
          <w:tab w:val="clear" w:pos="425"/>
          <w:tab w:val="left" w:pos="9193" w:leader="none"/>
          <w:tab w:val="left" w:pos="9827" w:leader="none"/>
        </w:tabs>
        <w:spacing w:lineRule="exact" w:line="590"/>
        <w:ind w:endChars="0" w:end="0"/>
        <w:jc w:val="both"/>
        <w:rPr>
          <w:del w:id="358" w:author="user" w:date="2019-10-22T14:49:00Z"/>
          <w:rFonts w:ascii="Times New Roman" w:hAnsi="Times New Roman" w:cs="Times New Roman"/>
        </w:rPr>
      </w:pPr>
      <w:del w:id="347" w:author="user" w:date="2019-10-22T14:49:00Z">
        <w:r>
          <w:rPr>
            <w:rFonts w:ascii="Times New Roman" w:hAnsi="Times New Roman" w:cs="Times New Roman"/>
            <w:sz w:val="32"/>
          </w:rPr>
          <w:delText>《无锡市人民代表大会常务委员会关于修改〈无锡市禁止燃放烟花爆竹条例〉等五件地方性法规的决定》</w:delText>
        </w:r>
      </w:del>
      <w:del w:id="348" w:author="user" w:date="2019-10-22T14:49:00Z">
        <w:r>
          <w:rPr>
            <w:rFonts w:ascii="Times New Roman" w:hAnsi="Times New Roman" w:cs="Times New Roman"/>
            <w:sz w:val="32"/>
          </w:rPr>
          <w:delText>已由江苏省第十三届人民代表大会常务委员会第十</w:delText>
        </w:r>
      </w:del>
      <w:del w:id="349" w:author="user" w:date="2019-10-22T14:49:00Z">
        <w:r>
          <w:rPr>
            <w:rFonts w:ascii="Times New Roman" w:hAnsi="Times New Roman" w:cs="Times New Roman"/>
            <w:sz w:val="32"/>
          </w:rPr>
          <w:delText>一</w:delText>
        </w:r>
      </w:del>
      <w:del w:id="350" w:author="user" w:date="2019-10-22T14:49:00Z">
        <w:r>
          <w:rPr>
            <w:rFonts w:ascii="Times New Roman" w:hAnsi="Times New Roman" w:cs="Times New Roman"/>
            <w:sz w:val="32"/>
          </w:rPr>
          <w:delText>次会议于</w:delText>
        </w:r>
      </w:del>
      <w:del w:id="351" w:author="user" w:date="2019-10-22T14:49:00Z">
        <w:r>
          <w:rPr>
            <w:rFonts w:eastAsia="仿宋_GB2312" w:cs="Times New Roman" w:ascii="Times New Roman" w:hAnsi="Times New Roman"/>
            <w:sz w:val="32"/>
          </w:rPr>
          <w:delText>2019</w:delText>
        </w:r>
      </w:del>
      <w:del w:id="352" w:author="user" w:date="2019-10-22T14:49:00Z">
        <w:r>
          <w:rPr>
            <w:rFonts w:ascii="Times New Roman" w:hAnsi="Times New Roman" w:cs="Times New Roman"/>
            <w:sz w:val="32"/>
          </w:rPr>
          <w:delText>年</w:delText>
        </w:r>
      </w:del>
      <w:del w:id="353" w:author="user" w:date="2019-10-22T14:49:00Z">
        <w:r>
          <w:rPr>
            <w:rFonts w:eastAsia="仿宋_GB2312" w:cs="Times New Roman" w:ascii="Times New Roman" w:hAnsi="Times New Roman"/>
            <w:sz w:val="32"/>
          </w:rPr>
          <w:delText>9</w:delText>
        </w:r>
      </w:del>
      <w:del w:id="354" w:author="user" w:date="2019-10-22T14:49:00Z">
        <w:r>
          <w:rPr>
            <w:rFonts w:ascii="Times New Roman" w:hAnsi="Times New Roman" w:cs="Times New Roman"/>
            <w:sz w:val="32"/>
          </w:rPr>
          <w:delText>月</w:delText>
        </w:r>
      </w:del>
      <w:del w:id="355" w:author="user" w:date="2019-10-22T14:49:00Z">
        <w:r>
          <w:rPr>
            <w:rFonts w:eastAsia="仿宋_GB2312" w:cs="Times New Roman" w:ascii="Times New Roman" w:hAnsi="Times New Roman"/>
            <w:sz w:val="32"/>
          </w:rPr>
          <w:delText>2</w:delText>
        </w:r>
      </w:del>
      <w:del w:id="356" w:author="user" w:date="2019-10-22T14:49:00Z">
        <w:r>
          <w:rPr>
            <w:rFonts w:eastAsia="仿宋_GB2312" w:cs="Times New Roman" w:ascii="Times New Roman" w:hAnsi="Times New Roman"/>
            <w:sz w:val="32"/>
          </w:rPr>
          <w:delText>7</w:delText>
        </w:r>
      </w:del>
      <w:del w:id="357" w:author="user" w:date="2019-10-22T14:49:00Z">
        <w:r>
          <w:rPr>
            <w:rFonts w:ascii="Times New Roman" w:hAnsi="Times New Roman" w:cs="Times New Roman"/>
            <w:sz w:val="32"/>
          </w:rPr>
          <w:delText>日批准，现报请备案。</w:delText>
        </w:r>
      </w:del>
    </w:p>
    <w:p>
      <w:pPr>
        <w:pStyle w:val="Normal"/>
        <w:ind w:endChars="0" w:end="0"/>
        <w:rPr>
          <w:del w:id="360" w:author="user" w:date="2019-10-22T14:49:00Z"/>
          <w:rFonts w:ascii="Times New Roman" w:hAnsi="Times New Roman" w:cs="Times New Roman"/>
        </w:rPr>
      </w:pPr>
      <w:del w:id="359" w:author="user" w:date="2019-10-22T14:49:00Z">
        <w:r>
          <w:rPr>
            <w:rFonts w:cs="Times New Roman" w:ascii="Times New Roman" w:hAnsi="Times New Roman"/>
          </w:rPr>
        </w:r>
      </w:del>
    </w:p>
    <w:p>
      <w:pPr>
        <w:pStyle w:val="Normal"/>
        <w:ind w:endChars="0" w:end="0"/>
        <w:rPr>
          <w:del w:id="362" w:author="user" w:date="2019-10-22T14:49:00Z"/>
          <w:rFonts w:ascii="Times New Roman" w:hAnsi="Times New Roman" w:cs="Times New Roman"/>
        </w:rPr>
      </w:pPr>
      <w:del w:id="361" w:author="user" w:date="2019-10-22T14:49:00Z">
        <w:r>
          <w:rPr>
            <w:rFonts w:cs="Times New Roman" w:ascii="Times New Roman" w:hAnsi="Times New Roman"/>
          </w:rPr>
        </w:r>
      </w:del>
    </w:p>
    <w:p>
      <w:pPr>
        <w:pStyle w:val="Normal"/>
        <w:ind w:endChars="0" w:end="0"/>
        <w:jc w:val="both"/>
        <w:rPr>
          <w:del w:id="364" w:author="user" w:date="2019-10-22T14:49:00Z"/>
          <w:rFonts w:ascii="Times New Roman" w:hAnsi="Times New Roman" w:cs="Times New Roman"/>
        </w:rPr>
      </w:pPr>
      <w:del w:id="363" w:author="user" w:date="2019-10-22T14:49:00Z">
        <w:r>
          <w:rPr>
            <w:rFonts w:ascii="Times New Roman" w:hAnsi="Times New Roman" w:cs="Times New Roman"/>
          </w:rPr>
          <w:delText>江苏省人民代表大会常务委员会</w:delText>
        </w:r>
      </w:del>
    </w:p>
    <w:p>
      <w:pPr>
        <w:pStyle w:val="Normal"/>
        <w:ind w:endChars="0" w:end="0"/>
        <w:rPr>
          <w:del w:id="374" w:author="user" w:date="2019-10-22T14:49:00Z"/>
          <w:rFonts w:ascii="Times New Roman" w:hAnsi="Times New Roman" w:cs="Times New Roman"/>
        </w:rPr>
      </w:pPr>
      <w:del w:id="365" w:author="user" w:date="2019-10-22T14:49:00Z">
        <w:r>
          <w:rPr>
            <w:rFonts w:ascii="Times New Roman" w:hAnsi="Times New Roman" w:cs="Times New Roman"/>
          </w:rPr>
          <w:delText xml:space="preserve">　　　　　　　　　　　　　　  </w:delText>
        </w:r>
      </w:del>
      <w:del w:id="366" w:author="user" w:date="2019-10-22T14:49:00Z">
        <w:r>
          <w:rPr>
            <w:rFonts w:cs="Times New Roman" w:ascii="Times New Roman" w:hAnsi="Times New Roman"/>
          </w:rPr>
          <w:delText>2019</w:delText>
        </w:r>
      </w:del>
      <w:del w:id="367" w:author="user" w:date="2019-10-22T14:49:00Z">
        <w:r>
          <w:rPr>
            <w:rFonts w:ascii="Times New Roman" w:hAnsi="Times New Roman" w:cs="Times New Roman"/>
          </w:rPr>
          <w:delText>年</w:delText>
        </w:r>
      </w:del>
      <w:del w:id="368" w:author="user" w:date="2019-10-22T14:49:00Z">
        <w:r>
          <w:rPr>
            <w:rFonts w:cs="Times New Roman" w:ascii="Times New Roman" w:hAnsi="Times New Roman"/>
          </w:rPr>
          <w:delText>10</w:delText>
        </w:r>
      </w:del>
      <w:del w:id="369" w:author="user" w:date="2019-10-22T14:49:00Z">
        <w:r>
          <w:rPr>
            <w:rFonts w:ascii="Times New Roman" w:hAnsi="Times New Roman" w:cs="Times New Roman"/>
          </w:rPr>
          <w:delText>月</w:delText>
        </w:r>
      </w:del>
      <w:del w:id="370" w:author="user" w:date="2019-10-22T14:49:00Z">
        <w:r>
          <w:rPr>
            <w:rFonts w:ascii="Times New Roman" w:hAnsi="Times New Roman" w:cs="Times New Roman"/>
          </w:rPr>
          <w:delText xml:space="preserve"> </w:delText>
        </w:r>
      </w:del>
      <w:ins w:id="371" w:author="吴正楠" w:date="2019-10-17T16:15:00Z">
        <w:del w:id="372" w:author="user" w:date="2019-10-22T14:49:00Z">
          <w:r>
            <w:rPr>
              <w:rFonts w:cs="Times New Roman" w:ascii="Times New Roman" w:hAnsi="Times New Roman"/>
            </w:rPr>
            <w:delText>17</w:delText>
          </w:r>
        </w:del>
      </w:ins>
      <w:del w:id="373" w:author="user" w:date="2019-10-22T14:49:00Z">
        <w:r>
          <w:rPr>
            <w:rFonts w:ascii="Times New Roman" w:hAnsi="Times New Roman" w:cs="Times New Roman"/>
          </w:rPr>
          <w:delText>日</w:delText>
        </w:r>
      </w:del>
    </w:p>
    <w:p>
      <w:pPr>
        <w:pStyle w:val="Normal"/>
        <w:ind w:endChars="0" w:end="0"/>
        <w:rPr>
          <w:del w:id="376" w:author="user" w:date="2019-10-22T14:49:00Z"/>
          <w:rFonts w:ascii="Times New Roman" w:hAnsi="Times New Roman" w:cs="Times New Roman"/>
        </w:rPr>
      </w:pPr>
      <w:del w:id="375" w:author="user" w:date="2019-10-22T14:49:00Z">
        <w:r>
          <w:rPr>
            <w:rFonts w:cs="Times New Roman" w:ascii="Times New Roman" w:hAnsi="Times New Roman"/>
          </w:rPr>
          <w:delText xml:space="preserve"> </w:delText>
        </w:r>
      </w:del>
      <w:r>
        <w:br w:type="page"/>
      </w:r>
    </w:p>
    <w:p>
      <w:pPr>
        <w:pStyle w:val="Normal"/>
        <w:ind w:endChars="0" w:end="0"/>
        <w:jc w:val="both"/>
        <w:rPr>
          <w:del w:id="378" w:author="user" w:date="2019-10-22T14:49:00Z"/>
          <w:rFonts w:ascii="Times New Roman" w:hAnsi="Times New Roman" w:eastAsia="方正大标宋简体;微软雅黑" w:cs="Times New Roman"/>
          <w:w w:val="70"/>
          <w:sz w:val="96"/>
          <w:szCs w:val="96"/>
        </w:rPr>
      </w:pPr>
      <w:del w:id="377" w:author="user" w:date="2019-10-22T14:49:00Z">
        <w:r>
          <w:rPr>
            <w:rFonts w:eastAsia="方正大标宋简体;微软雅黑" w:cs="Times New Roman" w:ascii="Times New Roman" w:hAnsi="Times New Roman"/>
            <w:w w:val="70"/>
            <w:sz w:val="96"/>
            <w:szCs w:val="96"/>
          </w:rPr>
        </w:r>
      </w:del>
    </w:p>
    <w:p>
      <w:pPr>
        <w:pStyle w:val="Normal"/>
        <w:ind w:firstLineChars="200" w:endChars="0" w:end="0"/>
        <w:jc w:val="both"/>
        <w:rPr>
          <w:del w:id="380" w:author="user" w:date="2019-10-22T14:49:00Z"/>
          <w:rFonts w:ascii="Times New Roman" w:hAnsi="Times New Roman" w:eastAsia="方正大标宋简体;微软雅黑" w:cs="Times New Roman"/>
          <w:w w:val="70"/>
          <w:sz w:val="96"/>
          <w:szCs w:val="96"/>
        </w:rPr>
      </w:pPr>
      <w:del w:id="379" w:author="user" w:date="2019-10-22T14:49: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before="0" w:after="0"/>
        <w:ind w:firstLineChars="200" w:startChars="0" w:start="0" w:endChars="0" w:end="0"/>
        <w:jc w:val="both"/>
        <w:rPr>
          <w:del w:id="385" w:author="user" w:date="2019-10-22T14:49:00Z"/>
          <w:rFonts w:ascii="Times New Roman" w:hAnsi="Times New Roman" w:eastAsia="宋体" w:cs="Times New Roman"/>
          <w:bCs/>
          <w:sz w:val="44"/>
          <w:szCs w:val="44"/>
        </w:rPr>
      </w:pPr>
      <w:del w:id="381" w:author="user" w:date="2019-10-22T14:49:00Z">
        <w:r>
          <w:rPr>
            <w:rFonts w:ascii="Times New Roman" w:hAnsi="Times New Roman" w:cs="Times New Roman" w:eastAsia="宋体"/>
            <w:bCs/>
            <w:sz w:val="44"/>
            <w:szCs w:val="44"/>
          </w:rPr>
          <w:delText>无锡</w:delText>
        </w:r>
      </w:del>
      <w:del w:id="382" w:author="user" w:date="2019-10-22T14:49:00Z">
        <w:r>
          <w:rPr>
            <w:rFonts w:ascii="Times New Roman" w:hAnsi="Times New Roman" w:cs="Times New Roman" w:eastAsia="宋体"/>
            <w:bCs/>
            <w:sz w:val="44"/>
            <w:szCs w:val="44"/>
          </w:rPr>
          <w:delText>市第</w:delText>
        </w:r>
      </w:del>
      <w:del w:id="383" w:author="user" w:date="2019-10-22T14:49:00Z">
        <w:r>
          <w:rPr>
            <w:rFonts w:ascii="Times New Roman" w:hAnsi="Times New Roman" w:cs="Times New Roman" w:eastAsia="宋体"/>
            <w:bCs/>
            <w:sz w:val="44"/>
            <w:szCs w:val="44"/>
          </w:rPr>
          <w:delText>十六</w:delText>
        </w:r>
      </w:del>
      <w:del w:id="384" w:author="user" w:date="2019-10-22T14:49:00Z">
        <w:r>
          <w:rPr>
            <w:rFonts w:ascii="Times New Roman" w:hAnsi="Times New Roman" w:cs="Times New Roman" w:eastAsia="宋体"/>
            <w:bCs/>
            <w:sz w:val="44"/>
            <w:szCs w:val="44"/>
          </w:rPr>
          <w:delText>届人民代表大会常务委员会</w:delText>
        </w:r>
      </w:del>
    </w:p>
    <w:p>
      <w:pPr>
        <w:pStyle w:val="Normal"/>
        <w:widowControl w:val="false"/>
        <w:overflowPunct w:val="false"/>
        <w:bidi w:val="0"/>
        <w:snapToGrid w:val="false"/>
        <w:spacing w:lineRule="exact" w:line="590" w:before="0" w:after="0"/>
        <w:ind w:firstLineChars="200" w:startChars="0" w:start="0" w:endChars="0" w:end="0"/>
        <w:jc w:val="both"/>
        <w:rPr>
          <w:del w:id="390" w:author="user" w:date="2019-10-22T14:49:00Z"/>
          <w:rFonts w:ascii="Times New Roman" w:hAnsi="Times New Roman" w:eastAsia="宋体" w:cs="Times New Roman"/>
          <w:bCs/>
          <w:sz w:val="44"/>
          <w:szCs w:val="44"/>
        </w:rPr>
      </w:pPr>
      <w:del w:id="386" w:author="user" w:date="2019-10-22T14:49:00Z">
        <w:r>
          <w:rPr>
            <w:rFonts w:ascii="Times New Roman" w:hAnsi="Times New Roman" w:cs="Times New Roman" w:eastAsia="宋体"/>
            <w:bCs/>
            <w:sz w:val="44"/>
            <w:szCs w:val="44"/>
          </w:rPr>
          <w:delText xml:space="preserve">公   </w:delText>
        </w:r>
      </w:del>
      <w:ins w:id="387" w:author="微软用户" w:date="2013-06-11T13:55:00Z">
        <w:del w:id="388" w:author="user" w:date="2019-10-22T14:49:00Z">
          <w:r>
            <w:rPr>
              <w:rFonts w:ascii="Times New Roman" w:hAnsi="Times New Roman" w:cs="Times New Roman" w:hint="eastAsia" w:eastAsia="宋体"/>
              <w:bCs/>
              <w:sz w:val="44"/>
              <w:szCs w:val="44"/>
            </w:rPr>
            <w:delText xml:space="preserve"> </w:delText>
          </w:r>
        </w:del>
      </w:ins>
      <w:del w:id="389" w:author="user" w:date="2019-10-22T14:49:00Z">
        <w:r>
          <w:rPr>
            <w:rFonts w:ascii="Times New Roman" w:hAnsi="Times New Roman" w:cs="Times New Roman" w:eastAsia="宋体"/>
            <w:bCs/>
            <w:sz w:val="44"/>
            <w:szCs w:val="44"/>
          </w:rPr>
          <w:delText>告</w:delText>
        </w:r>
      </w:del>
    </w:p>
    <w:p>
      <w:pPr>
        <w:pStyle w:val="Normal"/>
        <w:widowControl w:val="false"/>
        <w:overflowPunct w:val="false"/>
        <w:bidi w:val="0"/>
        <w:snapToGrid w:val="false"/>
        <w:spacing w:lineRule="exact" w:line="590" w:before="0" w:after="0"/>
        <w:ind w:firstLineChars="200" w:startChars="0" w:start="0" w:endChars="0" w:end="0"/>
        <w:jc w:val="both"/>
        <w:rPr>
          <w:del w:id="392" w:author="user" w:date="2019-10-22T14:49:00Z"/>
          <w:rFonts w:ascii="Times New Roman" w:hAnsi="Times New Roman" w:eastAsia="宋体" w:cs="Times New Roman"/>
          <w:bCs/>
          <w:sz w:val="44"/>
          <w:szCs w:val="32"/>
        </w:rPr>
      </w:pPr>
      <w:del w:id="391" w:author="user" w:date="2019-10-22T14:49:00Z">
        <w:r>
          <w:rPr>
            <w:rFonts w:eastAsia="宋体" w:cs="Times New Roman" w:ascii="Times New Roman" w:hAnsi="Times New Roman"/>
            <w:bCs/>
            <w:sz w:val="44"/>
            <w:szCs w:val="32"/>
          </w:rPr>
        </w:r>
      </w:del>
    </w:p>
    <w:p>
      <w:pPr>
        <w:pStyle w:val="Normal"/>
        <w:widowControl w:val="false"/>
        <w:overflowPunct w:val="false"/>
        <w:bidi w:val="0"/>
        <w:snapToGrid w:val="false"/>
        <w:spacing w:lineRule="exact" w:line="590" w:before="0" w:after="0"/>
        <w:ind w:firstLineChars="200" w:startChars="0" w:start="0" w:endChars="0" w:end="0"/>
        <w:jc w:val="both"/>
        <w:rPr>
          <w:del w:id="396" w:author="user" w:date="2019-10-22T14:49:00Z"/>
          <w:rFonts w:ascii="Times New Roman" w:hAnsi="Times New Roman" w:eastAsia="楷体_GB2312" w:cs="Times New Roman"/>
        </w:rPr>
      </w:pPr>
      <w:del w:id="393" w:author="user" w:date="2019-10-22T14:49:00Z">
        <w:r>
          <w:rPr>
            <w:rFonts w:ascii="Times New Roman" w:hAnsi="Times New Roman" w:cs="Times New Roman" w:eastAsia="楷体_GB2312"/>
          </w:rPr>
          <w:delText>第</w:delText>
        </w:r>
      </w:del>
      <w:del w:id="394" w:author="user" w:date="2019-10-22T14:49:00Z">
        <w:r>
          <w:rPr>
            <w:rFonts w:eastAsia="楷体_GB2312" w:cs="Times New Roman" w:ascii="Times New Roman" w:hAnsi="Times New Roman"/>
          </w:rPr>
          <w:delText>15</w:delText>
        </w:r>
      </w:del>
      <w:del w:id="395" w:author="user" w:date="2019-10-22T14:49:00Z">
        <w:r>
          <w:rPr>
            <w:rFonts w:ascii="Times New Roman" w:hAnsi="Times New Roman" w:cs="Times New Roman" w:eastAsia="楷体_GB2312"/>
          </w:rPr>
          <w:delText>号</w:delText>
        </w:r>
      </w:del>
    </w:p>
    <w:p>
      <w:pPr>
        <w:pStyle w:val="Normal"/>
        <w:widowControl w:val="false"/>
        <w:overflowPunct w:val="false"/>
        <w:bidi w:val="0"/>
        <w:snapToGrid w:val="false"/>
        <w:spacing w:lineRule="exact" w:line="590" w:before="0" w:after="0"/>
        <w:ind w:firstLineChars="200" w:startChars="0" w:start="0" w:endChars="0" w:end="0"/>
        <w:jc w:val="both"/>
        <w:rPr>
          <w:del w:id="398" w:author="user" w:date="2019-10-22T14:49:00Z"/>
          <w:rFonts w:ascii="Times New Roman" w:hAnsi="Times New Roman" w:eastAsia="楷体_GB2312" w:cs="Times New Roman"/>
        </w:rPr>
      </w:pPr>
      <w:del w:id="397" w:author="user" w:date="2019-10-22T14:49:00Z">
        <w:r>
          <w:rPr>
            <w:rFonts w:eastAsia="楷体_GB2312" w:cs="Times New Roman" w:ascii="Times New Roman" w:hAnsi="Times New Roman"/>
          </w:rPr>
        </w:r>
      </w:del>
    </w:p>
    <w:p>
      <w:pPr>
        <w:pStyle w:val="Normal"/>
        <w:widowControl w:val="false"/>
        <w:overflowPunct w:val="false"/>
        <w:bidi w:val="0"/>
        <w:snapToGrid w:val="false"/>
        <w:spacing w:lineRule="exact" w:line="590" w:before="0" w:after="0"/>
        <w:ind w:firstLineChars="200" w:startChars="0" w:start="0" w:endChars="0" w:end="0"/>
        <w:jc w:val="both"/>
        <w:rPr>
          <w:del w:id="431" w:author="user" w:date="2019-10-22T14:49:00Z"/>
          <w:rFonts w:ascii="Times New Roman" w:hAnsi="Times New Roman" w:cs="Times New Roman"/>
        </w:rPr>
      </w:pPr>
      <w:del w:id="399" w:author="user" w:date="2019-10-22T14:49:00Z">
        <w:r>
          <w:rPr>
            <w:rFonts w:ascii="Times New Roman" w:hAnsi="Times New Roman" w:cs="Times New Roman"/>
          </w:rPr>
          <w:delText>《无锡市人民代表大会常务委员会关于修改〈无锡市禁止燃放烟花爆竹条例〉等五件地方性法规的决定》</w:delText>
        </w:r>
      </w:del>
      <w:del w:id="400" w:author="user" w:date="2019-10-22T14:49:00Z">
        <w:r>
          <w:rPr>
            <w:rFonts w:ascii="Times New Roman" w:hAnsi="Times New Roman" w:cs="Times New Roman"/>
          </w:rPr>
          <w:delText>已由</w:delText>
        </w:r>
      </w:del>
      <w:del w:id="401" w:author="user" w:date="2019-10-22T14:49:00Z">
        <w:r>
          <w:rPr>
            <w:rFonts w:ascii="Times New Roman" w:hAnsi="Times New Roman" w:cs="Times New Roman"/>
          </w:rPr>
          <w:delText>无锡</w:delText>
        </w:r>
      </w:del>
      <w:del w:id="402" w:author="user" w:date="2019-10-22T14:49:00Z">
        <w:r>
          <w:rPr>
            <w:rFonts w:ascii="Times New Roman" w:hAnsi="Times New Roman" w:cs="Times New Roman"/>
          </w:rPr>
          <w:delText>市第</w:delText>
        </w:r>
      </w:del>
      <w:del w:id="403" w:author="user" w:date="2019-10-22T14:49:00Z">
        <w:r>
          <w:rPr>
            <w:rFonts w:ascii="Times New Roman" w:hAnsi="Times New Roman" w:cs="Times New Roman"/>
          </w:rPr>
          <w:delText>十六</w:delText>
        </w:r>
      </w:del>
      <w:del w:id="404" w:author="user" w:date="2019-10-22T14:49:00Z">
        <w:r>
          <w:rPr>
            <w:rFonts w:ascii="Times New Roman" w:hAnsi="Times New Roman" w:cs="Times New Roman"/>
          </w:rPr>
          <w:delText>届人民代表大会常务委员会第</w:delText>
        </w:r>
      </w:del>
      <w:del w:id="405" w:author="user" w:date="2019-10-22T14:49:00Z">
        <w:r>
          <w:rPr>
            <w:rFonts w:ascii="Times New Roman" w:hAnsi="Times New Roman" w:cs="Times New Roman"/>
          </w:rPr>
          <w:delText>二十一</w:delText>
        </w:r>
      </w:del>
      <w:del w:id="406" w:author="user" w:date="2019-10-22T14:49:00Z">
        <w:r>
          <w:rPr>
            <w:rFonts w:ascii="Times New Roman" w:hAnsi="Times New Roman" w:cs="Times New Roman"/>
          </w:rPr>
          <w:delText>次会议于</w:delText>
        </w:r>
      </w:del>
      <w:del w:id="407" w:author="user" w:date="2019-10-22T14:49:00Z">
        <w:r>
          <w:rPr>
            <w:rFonts w:cs="Times New Roman" w:ascii="Times New Roman" w:hAnsi="Times New Roman"/>
          </w:rPr>
          <w:delText>2019</w:delText>
        </w:r>
      </w:del>
      <w:del w:id="408" w:author="user" w:date="2019-10-22T14:49:00Z">
        <w:r>
          <w:rPr>
            <w:rFonts w:ascii="Times New Roman" w:hAnsi="Times New Roman" w:cs="Times New Roman"/>
          </w:rPr>
          <w:delText>年</w:delText>
        </w:r>
      </w:del>
      <w:del w:id="409" w:author="user" w:date="2019-10-22T14:49:00Z">
        <w:r>
          <w:rPr>
            <w:rFonts w:cs="Times New Roman" w:ascii="Times New Roman" w:hAnsi="Times New Roman"/>
          </w:rPr>
          <w:delText>8</w:delText>
        </w:r>
      </w:del>
      <w:del w:id="410" w:author="user" w:date="2019-10-22T14:49:00Z">
        <w:r>
          <w:rPr>
            <w:rFonts w:ascii="Times New Roman" w:hAnsi="Times New Roman" w:cs="Times New Roman"/>
          </w:rPr>
          <w:delText>月</w:delText>
        </w:r>
      </w:del>
      <w:del w:id="411" w:author="user" w:date="2019-10-22T14:49:00Z">
        <w:r>
          <w:rPr>
            <w:rFonts w:cs="Times New Roman" w:ascii="Times New Roman" w:hAnsi="Times New Roman"/>
          </w:rPr>
          <w:delText>29</w:delText>
        </w:r>
      </w:del>
      <w:del w:id="412" w:author="user" w:date="2019-10-22T14:49:00Z">
        <w:r>
          <w:rPr>
            <w:rFonts w:ascii="Times New Roman" w:hAnsi="Times New Roman" w:cs="Times New Roman"/>
          </w:rPr>
          <w:delText>日</w:delText>
        </w:r>
      </w:del>
      <w:del w:id="413" w:author="user" w:date="2019-10-22T14:49:00Z">
        <w:r>
          <w:rPr>
            <w:rFonts w:ascii="Times New Roman" w:hAnsi="Times New Roman" w:cs="Times New Roman"/>
          </w:rPr>
          <w:delText>通过，</w:delText>
        </w:r>
      </w:del>
      <w:del w:id="414" w:author="user" w:date="2019-10-22T14:49:00Z">
        <w:r>
          <w:rPr>
            <w:rFonts w:ascii="Times New Roman" w:hAnsi="Times New Roman" w:cs="Times New Roman"/>
          </w:rPr>
          <w:delText>经江苏省第十三届人民代表大会常务委员会第十</w:delText>
        </w:r>
      </w:del>
      <w:del w:id="415" w:author="user" w:date="2019-10-22T14:49:00Z">
        <w:r>
          <w:rPr>
            <w:rFonts w:ascii="Times New Roman" w:hAnsi="Times New Roman" w:cs="Times New Roman"/>
          </w:rPr>
          <w:delText>一</w:delText>
        </w:r>
      </w:del>
      <w:del w:id="416" w:author="user" w:date="2019-10-22T14:49:00Z">
        <w:r>
          <w:rPr>
            <w:rFonts w:ascii="Times New Roman" w:hAnsi="Times New Roman" w:cs="Times New Roman"/>
          </w:rPr>
          <w:delText>次会议于</w:delText>
        </w:r>
      </w:del>
      <w:del w:id="417" w:author="user" w:date="2019-10-22T14:49:00Z">
        <w:r>
          <w:rPr>
            <w:rFonts w:cs="Times New Roman" w:ascii="Times New Roman" w:hAnsi="Times New Roman"/>
          </w:rPr>
          <w:delText>2019</w:delText>
        </w:r>
      </w:del>
      <w:del w:id="418" w:author="user" w:date="2019-10-22T14:49:00Z">
        <w:r>
          <w:rPr>
            <w:rFonts w:ascii="Times New Roman" w:hAnsi="Times New Roman" w:cs="Times New Roman"/>
          </w:rPr>
          <w:delText>年</w:delText>
        </w:r>
      </w:del>
      <w:del w:id="419" w:author="user" w:date="2019-10-22T14:49:00Z">
        <w:r>
          <w:rPr>
            <w:rFonts w:cs="Times New Roman" w:ascii="Times New Roman" w:hAnsi="Times New Roman"/>
          </w:rPr>
          <w:delText>9</w:delText>
        </w:r>
      </w:del>
      <w:del w:id="420" w:author="user" w:date="2019-10-22T14:49:00Z">
        <w:r>
          <w:rPr>
            <w:rFonts w:ascii="Times New Roman" w:hAnsi="Times New Roman" w:cs="Times New Roman"/>
          </w:rPr>
          <w:delText>月</w:delText>
        </w:r>
      </w:del>
      <w:del w:id="421" w:author="user" w:date="2019-10-22T14:49:00Z">
        <w:r>
          <w:rPr>
            <w:rFonts w:cs="Times New Roman" w:ascii="Times New Roman" w:hAnsi="Times New Roman"/>
          </w:rPr>
          <w:delText>2</w:delText>
        </w:r>
      </w:del>
      <w:del w:id="422" w:author="user" w:date="2019-10-22T14:49:00Z">
        <w:r>
          <w:rPr>
            <w:rFonts w:cs="Times New Roman" w:ascii="Times New Roman" w:hAnsi="Times New Roman"/>
          </w:rPr>
          <w:delText>7</w:delText>
        </w:r>
      </w:del>
      <w:del w:id="423" w:author="user" w:date="2019-10-22T14:49:00Z">
        <w:r>
          <w:rPr>
            <w:rFonts w:ascii="Times New Roman" w:hAnsi="Times New Roman" w:cs="Times New Roman"/>
          </w:rPr>
          <w:delText>日批准，现予公布，自</w:delText>
        </w:r>
      </w:del>
      <w:del w:id="424" w:author="user" w:date="2019-10-22T14:49:00Z">
        <w:r>
          <w:rPr>
            <w:rFonts w:cs="Times New Roman" w:ascii="Times New Roman" w:hAnsi="Times New Roman"/>
          </w:rPr>
          <w:delText>20</w:delText>
        </w:r>
      </w:del>
      <w:del w:id="425" w:author="user" w:date="2019-10-22T14:49:00Z">
        <w:r>
          <w:rPr>
            <w:rFonts w:cs="Times New Roman" w:ascii="Times New Roman" w:hAnsi="Times New Roman"/>
          </w:rPr>
          <w:delText>20</w:delText>
        </w:r>
      </w:del>
      <w:del w:id="426" w:author="user" w:date="2019-10-22T14:49:00Z">
        <w:r>
          <w:rPr>
            <w:rFonts w:ascii="Times New Roman" w:hAnsi="Times New Roman" w:cs="Times New Roman"/>
          </w:rPr>
          <w:delText>年</w:delText>
        </w:r>
      </w:del>
      <w:del w:id="427" w:author="user" w:date="2019-10-22T14:49:00Z">
        <w:r>
          <w:rPr>
            <w:rFonts w:cs="Times New Roman" w:ascii="Times New Roman" w:hAnsi="Times New Roman"/>
          </w:rPr>
          <w:delText>1</w:delText>
        </w:r>
      </w:del>
      <w:del w:id="428" w:author="user" w:date="2019-10-22T14:49:00Z">
        <w:r>
          <w:rPr>
            <w:rFonts w:ascii="Times New Roman" w:hAnsi="Times New Roman" w:cs="Times New Roman"/>
          </w:rPr>
          <w:delText>月</w:delText>
        </w:r>
      </w:del>
      <w:del w:id="429" w:author="user" w:date="2019-10-22T14:49:00Z">
        <w:r>
          <w:rPr>
            <w:rFonts w:cs="Times New Roman" w:ascii="Times New Roman" w:hAnsi="Times New Roman"/>
          </w:rPr>
          <w:delText>1</w:delText>
        </w:r>
      </w:del>
      <w:del w:id="430" w:author="user" w:date="2019-10-22T14:49:00Z">
        <w:r>
          <w:rPr>
            <w:rFonts w:ascii="Times New Roman" w:hAnsi="Times New Roman" w:cs="Times New Roman"/>
          </w:rPr>
          <w:delText>日起施行。</w:delText>
        </w:r>
      </w:del>
    </w:p>
    <w:p>
      <w:pPr>
        <w:pStyle w:val="Normal"/>
        <w:widowControl w:val="false"/>
        <w:overflowPunct w:val="false"/>
        <w:bidi w:val="0"/>
        <w:snapToGrid w:val="false"/>
        <w:spacing w:lineRule="exact" w:line="590" w:before="0" w:after="0"/>
        <w:ind w:firstLineChars="200" w:startChars="0" w:start="0" w:endChars="0" w:end="0"/>
        <w:jc w:val="both"/>
        <w:rPr>
          <w:del w:id="433" w:author="user" w:date="2019-10-22T14:49:00Z"/>
          <w:rFonts w:ascii="Times New Roman" w:hAnsi="Times New Roman" w:cs="Times New Roman"/>
        </w:rPr>
      </w:pPr>
      <w:del w:id="432" w:author="user" w:date="2019-10-22T14:49:00Z">
        <w:r>
          <w:rPr>
            <w:rFonts w:cs="Times New Roman" w:ascii="Times New Roman" w:hAnsi="Times New Roman"/>
          </w:rPr>
        </w:r>
      </w:del>
    </w:p>
    <w:p>
      <w:pPr>
        <w:pStyle w:val="Normal"/>
        <w:widowControl w:val="false"/>
        <w:overflowPunct w:val="false"/>
        <w:bidi w:val="0"/>
        <w:snapToGrid w:val="false"/>
        <w:spacing w:lineRule="exact" w:line="590" w:before="0" w:after="0"/>
        <w:ind w:firstLineChars="200" w:startChars="0" w:start="0" w:endChars="0" w:end="0"/>
        <w:jc w:val="both"/>
        <w:rPr>
          <w:del w:id="435" w:author="user" w:date="2019-10-22T14:49:00Z"/>
          <w:rFonts w:ascii="Times New Roman" w:hAnsi="Times New Roman" w:cs="Times New Roman"/>
        </w:rPr>
      </w:pPr>
      <w:del w:id="434" w:author="user" w:date="2019-10-22T14:49:00Z">
        <w:r>
          <w:rPr>
            <w:rFonts w:cs="Times New Roman" w:ascii="Times New Roman" w:hAnsi="Times New Roman"/>
          </w:rPr>
        </w:r>
      </w:del>
    </w:p>
    <w:p>
      <w:pPr>
        <w:pStyle w:val="Normal"/>
        <w:widowControl w:val="false"/>
        <w:overflowPunct w:val="false"/>
        <w:bidi w:val="0"/>
        <w:snapToGrid w:val="false"/>
        <w:spacing w:lineRule="exact" w:line="590" w:before="0" w:after="0"/>
        <w:ind w:firstLineChars="200" w:startChars="0" w:start="0" w:endChars="0" w:end="0"/>
        <w:jc w:val="both"/>
        <w:rPr>
          <w:del w:id="438" w:author="user" w:date="2019-10-22T14:49:00Z"/>
          <w:rFonts w:ascii="Times New Roman" w:hAnsi="Times New Roman" w:cs="Times New Roman"/>
        </w:rPr>
      </w:pPr>
      <w:del w:id="436" w:author="user" w:date="2019-10-22T14:49:00Z">
        <w:r>
          <w:rPr>
            <w:rFonts w:ascii="Times New Roman" w:hAnsi="Times New Roman" w:cs="Times New Roman"/>
          </w:rPr>
          <w:delText>无锡</w:delText>
        </w:r>
      </w:del>
      <w:del w:id="437" w:author="user" w:date="2019-10-22T14:49:00Z">
        <w:r>
          <w:rPr>
            <w:rFonts w:ascii="Times New Roman" w:hAnsi="Times New Roman" w:cs="Times New Roman"/>
          </w:rPr>
          <w:delText>市人民代表大会常务委员会</w:delText>
        </w:r>
      </w:del>
    </w:p>
    <w:p>
      <w:pPr>
        <w:pStyle w:val="Normal"/>
        <w:widowControl w:val="false"/>
        <w:overflowPunct w:val="false"/>
        <w:bidi w:val="0"/>
        <w:snapToGrid w:val="false"/>
        <w:spacing w:lineRule="exact" w:line="590" w:before="0" w:after="0"/>
        <w:ind w:firstLineChars="200" w:startChars="0" w:start="0" w:endChars="0" w:end="0"/>
        <w:jc w:val="both"/>
        <w:rPr>
          <w:del w:id="445" w:author="user" w:date="2019-10-22T14:49:00Z"/>
          <w:rFonts w:ascii="Times New Roman" w:hAnsi="Times New Roman" w:cs="Times New Roman"/>
        </w:rPr>
      </w:pPr>
      <w:del w:id="439" w:author="user" w:date="2019-10-22T14:49:00Z">
        <w:r>
          <w:rPr>
            <w:rFonts w:cs="Times New Roman" w:ascii="Times New Roman" w:hAnsi="Times New Roman"/>
          </w:rPr>
          <w:delText>2019</w:delText>
        </w:r>
      </w:del>
      <w:del w:id="440" w:author="user" w:date="2019-10-22T14:49:00Z">
        <w:r>
          <w:rPr>
            <w:rFonts w:ascii="Times New Roman" w:hAnsi="Times New Roman" w:cs="Times New Roman"/>
          </w:rPr>
          <w:delText>年</w:delText>
        </w:r>
      </w:del>
      <w:del w:id="441" w:author="user" w:date="2019-10-22T14:49:00Z">
        <w:r>
          <w:rPr>
            <w:rFonts w:cs="Times New Roman" w:ascii="Times New Roman" w:hAnsi="Times New Roman"/>
          </w:rPr>
          <w:delText>10</w:delText>
        </w:r>
      </w:del>
      <w:del w:id="442" w:author="user" w:date="2019-10-22T14:49:00Z">
        <w:r>
          <w:rPr>
            <w:rFonts w:ascii="Times New Roman" w:hAnsi="Times New Roman" w:cs="Times New Roman"/>
          </w:rPr>
          <w:delText>月</w:delText>
        </w:r>
      </w:del>
      <w:del w:id="443" w:author="user" w:date="2019-10-22T14:49:00Z">
        <w:r>
          <w:rPr>
            <w:rFonts w:cs="Times New Roman" w:ascii="Times New Roman" w:hAnsi="Times New Roman"/>
          </w:rPr>
          <w:delText>9</w:delText>
        </w:r>
      </w:del>
      <w:del w:id="444" w:author="user" w:date="2019-10-22T14:49: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before="0" w:after="0"/>
        <w:ind w:firstLineChars="200" w:startChars="0" w:start="0" w:endChars="0" w:end="0"/>
        <w:jc w:val="both"/>
        <w:rPr>
          <w:del w:id="447" w:author="user" w:date="2019-10-22T14:49:00Z"/>
          <w:rFonts w:ascii="Times New Roman" w:hAnsi="Times New Roman" w:cs="Times New Roman"/>
          <w:sz w:val="28"/>
          <w:szCs w:val="28"/>
        </w:rPr>
      </w:pPr>
      <w:del w:id="446" w:author="user" w:date="2019-10-22T14:49: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before="0" w:after="0"/>
        <w:ind w:firstLineChars="200" w:startChars="0" w:start="0" w:endChars="0" w:end="0"/>
        <w:jc w:val="both"/>
        <w:rPr>
          <w:del w:id="449" w:author="user" w:date="2019-10-22T14:49:00Z"/>
          <w:rFonts w:ascii="Times New Roman" w:hAnsi="Times New Roman" w:eastAsia="方正大标宋简体;微软雅黑" w:cs="Times New Roman"/>
          <w:w w:val="70"/>
          <w:sz w:val="96"/>
          <w:szCs w:val="96"/>
        </w:rPr>
      </w:pPr>
      <w:del w:id="448" w:author="user" w:date="2019-10-22T14:49: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before="0" w:after="0"/>
        <w:ind w:firstLineChars="200" w:startChars="0" w:start="0" w:endChars="0" w:end="0"/>
        <w:jc w:val="both"/>
        <w:rPr>
          <w:del w:id="451" w:author="user" w:date="2019-10-22T14:49:00Z"/>
          <w:rFonts w:ascii="Times New Roman" w:hAnsi="Times New Roman" w:eastAsia="方正大标宋简体;微软雅黑" w:cs="Times New Roman"/>
          <w:w w:val="70"/>
          <w:sz w:val="96"/>
          <w:szCs w:val="96"/>
        </w:rPr>
      </w:pPr>
      <w:del w:id="450" w:author="user" w:date="2019-10-22T14:49: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before="0" w:after="0"/>
        <w:ind w:firstLineChars="200" w:startChars="0" w:start="0" w:endChars="0" w:end="0"/>
        <w:jc w:val="both"/>
        <w:rPr>
          <w:del w:id="453" w:author="user" w:date="2019-10-22T14:49:00Z"/>
          <w:rFonts w:ascii="Times New Roman" w:hAnsi="Times New Roman" w:cs="Times New Roman"/>
          <w:sz w:val="28"/>
          <w:szCs w:val="28"/>
        </w:rPr>
      </w:pPr>
      <w:del w:id="452" w:author="user" w:date="2019-10-22T14:49: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before="0" w:after="0"/>
        <w:ind w:firstLineChars="200" w:startChars="0" w:start="0" w:endChars="0" w:end="0"/>
        <w:jc w:val="both"/>
        <w:rPr>
          <w:del w:id="455" w:author="user" w:date="2019-10-22T14:49:00Z"/>
          <w:rFonts w:ascii="Times New Roman" w:hAnsi="Times New Roman" w:cs="Times New Roman"/>
          <w:sz w:val="28"/>
          <w:szCs w:val="28"/>
        </w:rPr>
      </w:pPr>
      <w:del w:id="454" w:author="user" w:date="2019-10-22T14:49:00Z">
        <w:r>
          <w:rPr>
            <w:rFonts w:cs="Times New Roman" w:ascii="Times New Roman" w:hAnsi="Times New Roman"/>
            <w:sz w:val="28"/>
            <w:szCs w:val="28"/>
          </w:rPr>
        </w:r>
      </w:del>
    </w:p>
    <w:p>
      <w:pPr>
        <w:pStyle w:val="Normal"/>
        <w:widowControl w:val="false"/>
        <w:overflowPunct w:val="false"/>
        <w:bidi w:val="0"/>
        <w:snapToGrid w:val="false"/>
        <w:spacing w:lineRule="exact" w:line="590" w:before="0" w:after="0"/>
        <w:ind w:firstLineChars="200" w:startChars="0" w:start="0" w:endChars="0" w:end="0"/>
        <w:jc w:val="both"/>
        <w:rPr>
          <w:del w:id="457" w:author="user" w:date="2019-10-22T14:49:00Z"/>
          <w:rFonts w:ascii="Times New Roman" w:hAnsi="Times New Roman" w:cs="Times New Roman"/>
          <w:color w:val="FF0000"/>
        </w:rPr>
      </w:pPr>
      <w:del w:id="456" w:author="user" w:date="2019-10-22T14:49:00Z">
        <w:r>
          <w:rPr>
            <w:rFonts w:cs="Times New Roman" w:ascii="Times New Roman" w:hAnsi="Times New Roman"/>
            <w:color w:val="FF0000"/>
          </w:rPr>
        </w:r>
      </w:del>
    </w:p>
    <w:p>
      <w:pPr>
        <w:pStyle w:val="Normal"/>
        <w:widowControl w:val="false"/>
        <w:overflowPunct w:val="false"/>
        <w:bidi w:val="0"/>
        <w:snapToGrid w:val="false"/>
        <w:spacing w:lineRule="exact" w:line="590" w:before="0" w:after="0"/>
        <w:ind w:firstLineChars="200" w:startChars="0" w:start="0" w:endChars="0" w:end="0"/>
        <w:jc w:val="both"/>
        <w:rPr>
          <w:del w:id="459" w:author="user" w:date="2019-10-22T14:49:00Z"/>
          <w:rFonts w:ascii="Times New Roman" w:hAnsi="Times New Roman" w:cs="Times New Roman"/>
          <w:color w:val="FF0000"/>
        </w:rPr>
      </w:pPr>
      <w:del w:id="458" w:author="user" w:date="2019-10-22T14:49:00Z">
        <w:r>
          <w:rPr>
            <w:rFonts w:cs="Times New Roman" w:ascii="Times New Roman" w:hAnsi="Times New Roman"/>
            <w:color w:val="FF0000"/>
          </w:rPr>
        </w:r>
      </w:del>
    </w:p>
    <w:p>
      <w:pPr>
        <w:pStyle w:val="Normal"/>
        <w:widowControl w:val="false"/>
        <w:overflowPunct w:val="false"/>
        <w:bidi w:val="0"/>
        <w:snapToGrid w:val="false"/>
        <w:spacing w:lineRule="exact" w:line="590" w:before="0" w:after="0"/>
        <w:ind w:firstLineChars="200" w:startChars="0" w:start="0" w:endChars="0" w:end="0"/>
        <w:jc w:val="both"/>
        <w:rPr>
          <w:del w:id="461" w:author="user" w:date="2019-10-22T14:49:00Z"/>
          <w:rFonts w:ascii="Times New Roman" w:hAnsi="Times New Roman" w:eastAsia="宋体" w:cs="Times New Roman"/>
          <w:spacing w:val="-5"/>
        </w:rPr>
      </w:pPr>
      <w:del w:id="460" w:author="user" w:date="2019-10-22T14:49:00Z">
        <w:r>
          <w:rPr>
            <w:rFonts w:ascii="Times New Roman" w:hAnsi="Times New Roman" w:cs="Times New Roman" w:eastAsia="宋体"/>
            <w:spacing w:val="-5"/>
          </w:rPr>
          <w:delText>江苏省人民代表大会常务委员会</w:delText>
        </w:r>
      </w:del>
    </w:p>
    <w:p>
      <w:pPr>
        <w:pStyle w:val="Normal"/>
        <w:widowControl w:val="false"/>
        <w:shd w:fill="FFFFFF" w:val="clear"/>
        <w:overflowPunct w:val="false"/>
        <w:bidi w:val="0"/>
        <w:snapToGrid w:val="false"/>
        <w:spacing w:lineRule="exact" w:line="590" w:before="0" w:after="0"/>
        <w:ind w:firstLineChars="200" w:startChars="0" w:start="0" w:endChars="0" w:end="0"/>
        <w:jc w:val="both"/>
        <w:rPr>
          <w:del w:id="464" w:author="user" w:date="2019-10-22T14:49:00Z"/>
          <w:rFonts w:ascii="Times New Roman" w:hAnsi="Times New Roman" w:eastAsia="宋体" w:cs="Times New Roman"/>
          <w:color w:val="000000"/>
          <w:spacing w:val="-5"/>
          <w:kern w:val="2"/>
          <w:sz w:val="44"/>
          <w:szCs w:val="20"/>
        </w:rPr>
      </w:pPr>
      <w:del w:id="462" w:author="user" w:date="2019-10-22T14:49:00Z">
        <w:r>
          <w:rPr>
            <w:rFonts w:ascii="Times New Roman" w:hAnsi="Times New Roman" w:cs="Times New Roman" w:eastAsia="宋体"/>
            <w:color w:val="000000"/>
            <w:spacing w:val="-5"/>
            <w:kern w:val="2"/>
            <w:sz w:val="44"/>
            <w:szCs w:val="20"/>
          </w:rPr>
          <w:delText>关于批准《</w:delText>
        </w:r>
      </w:del>
      <w:del w:id="463" w:author="user" w:date="2019-10-22T14:49:00Z">
        <w:r>
          <w:rPr>
            <w:rFonts w:ascii="Times New Roman" w:hAnsi="Times New Roman" w:cs="Times New Roman" w:eastAsia="宋体"/>
            <w:color w:val="000000"/>
            <w:spacing w:val="-5"/>
            <w:kern w:val="2"/>
            <w:sz w:val="44"/>
            <w:szCs w:val="20"/>
          </w:rPr>
          <w:delText>无锡市人民代表大会常务委员会</w:delText>
        </w:r>
      </w:del>
    </w:p>
    <w:p>
      <w:pPr>
        <w:pStyle w:val="Normal"/>
        <w:widowControl w:val="false"/>
        <w:shd w:fill="FFFFFF" w:val="clear"/>
        <w:overflowPunct w:val="false"/>
        <w:bidi w:val="0"/>
        <w:snapToGrid w:val="false"/>
        <w:spacing w:lineRule="exact" w:line="590" w:before="0" w:after="0"/>
        <w:ind w:firstLineChars="200" w:startChars="0" w:start="0" w:endChars="0" w:end="0"/>
        <w:jc w:val="both"/>
        <w:rPr>
          <w:del w:id="466" w:author="user" w:date="2019-10-22T14:49:00Z"/>
          <w:rFonts w:ascii="Times New Roman" w:hAnsi="Times New Roman" w:eastAsia="宋体" w:cs="Times New Roman"/>
          <w:color w:val="000000"/>
          <w:spacing w:val="-5"/>
          <w:kern w:val="2"/>
          <w:sz w:val="44"/>
          <w:szCs w:val="20"/>
        </w:rPr>
      </w:pPr>
      <w:del w:id="465" w:author="user" w:date="2019-10-22T14:49:00Z">
        <w:r>
          <w:rPr>
            <w:rFonts w:ascii="Times New Roman" w:hAnsi="Times New Roman" w:cs="Times New Roman" w:eastAsia="宋体"/>
            <w:color w:val="000000"/>
            <w:spacing w:val="-5"/>
            <w:kern w:val="2"/>
            <w:sz w:val="44"/>
            <w:szCs w:val="20"/>
          </w:rPr>
          <w:delText>关于修改〈无锡市禁止燃放烟花爆竹条例〉</w:delText>
        </w:r>
      </w:del>
    </w:p>
    <w:p>
      <w:pPr>
        <w:pStyle w:val="Normal"/>
        <w:widowControl w:val="false"/>
        <w:shd w:fill="FFFFFF" w:val="clear"/>
        <w:overflowPunct w:val="false"/>
        <w:bidi w:val="0"/>
        <w:snapToGrid w:val="false"/>
        <w:spacing w:lineRule="exact" w:line="590" w:before="0" w:after="0"/>
        <w:ind w:firstLineChars="200" w:startChars="0" w:start="0" w:endChars="0" w:end="0"/>
        <w:jc w:val="both"/>
        <w:rPr>
          <w:del w:id="469" w:author="user" w:date="2019-10-22T14:49:00Z"/>
          <w:rFonts w:ascii="Times New Roman" w:hAnsi="Times New Roman" w:eastAsia="宋体" w:cs="Times New Roman"/>
          <w:color w:val="000000"/>
          <w:spacing w:val="-5"/>
          <w:kern w:val="2"/>
          <w:sz w:val="44"/>
          <w:szCs w:val="20"/>
        </w:rPr>
      </w:pPr>
      <w:del w:id="467" w:author="user" w:date="2019-10-22T14:49:00Z">
        <w:r>
          <w:rPr>
            <w:rFonts w:ascii="Times New Roman" w:hAnsi="Times New Roman" w:cs="Times New Roman" w:eastAsia="宋体"/>
            <w:color w:val="000000"/>
            <w:spacing w:val="-5"/>
            <w:kern w:val="2"/>
            <w:sz w:val="44"/>
            <w:szCs w:val="20"/>
          </w:rPr>
          <w:delText>等五件地方性法规的决定</w:delText>
        </w:r>
      </w:del>
      <w:del w:id="468" w:author="user" w:date="2019-10-22T14:49:00Z">
        <w:r>
          <w:rPr>
            <w:rFonts w:ascii="Times New Roman" w:hAnsi="Times New Roman" w:cs="Times New Roman" w:eastAsia="宋体"/>
            <w:color w:val="000000"/>
            <w:spacing w:val="-5"/>
            <w:kern w:val="2"/>
            <w:sz w:val="44"/>
            <w:szCs w:val="20"/>
          </w:rPr>
          <w:delText>》的通知</w:delText>
        </w:r>
      </w:del>
    </w:p>
    <w:p>
      <w:pPr>
        <w:pStyle w:val="Normal"/>
        <w:widowControl w:val="false"/>
        <w:overflowPunct w:val="false"/>
        <w:bidi w:val="0"/>
        <w:snapToGrid w:val="false"/>
        <w:spacing w:lineRule="exact" w:line="590" w:before="0" w:after="0"/>
        <w:ind w:firstLineChars="200" w:startChars="0" w:start="0" w:endChars="0" w:end="0"/>
        <w:jc w:val="both"/>
        <w:rPr>
          <w:del w:id="471" w:author="user" w:date="2019-10-22T14:49:00Z"/>
          <w:rFonts w:ascii="Times New Roman" w:hAnsi="Times New Roman" w:eastAsia="宋体" w:cs="Times New Roman"/>
          <w:color w:val="000000"/>
          <w:spacing w:val="-5"/>
          <w:kern w:val="2"/>
          <w:sz w:val="44"/>
          <w:szCs w:val="20"/>
        </w:rPr>
      </w:pPr>
      <w:del w:id="470" w:author="user" w:date="2019-10-22T14:49:00Z">
        <w:r>
          <w:rPr>
            <w:rFonts w:eastAsia="宋体" w:cs="Times New Roman" w:ascii="Times New Roman" w:hAnsi="Times New Roman"/>
            <w:color w:val="000000"/>
            <w:spacing w:val="-5"/>
            <w:kern w:val="2"/>
            <w:sz w:val="44"/>
            <w:szCs w:val="20"/>
          </w:rPr>
        </w:r>
      </w:del>
    </w:p>
    <w:p>
      <w:pPr>
        <w:pStyle w:val="Normal"/>
        <w:widowControl w:val="false"/>
        <w:overflowPunct w:val="false"/>
        <w:bidi w:val="0"/>
        <w:snapToGrid w:val="false"/>
        <w:spacing w:lineRule="exact" w:line="590" w:before="0" w:after="0"/>
        <w:ind w:firstLineChars="200" w:startChars="0" w:start="0" w:endChars="0" w:end="0"/>
        <w:jc w:val="both"/>
        <w:rPr>
          <w:del w:id="474" w:author="user" w:date="2019-10-22T14:49:00Z"/>
          <w:rFonts w:ascii="Times New Roman" w:hAnsi="Times New Roman" w:cs="Times New Roman"/>
          <w:szCs w:val="32"/>
        </w:rPr>
      </w:pPr>
      <w:del w:id="472" w:author="user" w:date="2019-10-22T14:49:00Z">
        <w:r>
          <w:rPr>
            <w:rFonts w:ascii="Times New Roman" w:hAnsi="Times New Roman" w:cs="Times New Roman"/>
            <w:szCs w:val="32"/>
          </w:rPr>
          <w:delText>无锡</w:delText>
        </w:r>
      </w:del>
      <w:del w:id="473" w:author="user" w:date="2019-10-22T14:49:00Z">
        <w:r>
          <w:rPr>
            <w:rFonts w:ascii="Times New Roman" w:hAnsi="Times New Roman" w:cs="Times New Roman"/>
            <w:szCs w:val="32"/>
          </w:rPr>
          <w:delText>市人民代表大会常务委员会：</w:delText>
        </w:r>
      </w:del>
    </w:p>
    <w:p>
      <w:pPr>
        <w:pStyle w:val="Normal"/>
        <w:widowControl w:val="false"/>
        <w:overflowPunct w:val="false"/>
        <w:bidi w:val="0"/>
        <w:snapToGrid w:val="false"/>
        <w:spacing w:lineRule="exact" w:line="590" w:before="0" w:after="0"/>
        <w:ind w:firstLineChars="200" w:startChars="0" w:start="0" w:endChars="0" w:end="0"/>
        <w:jc w:val="both"/>
        <w:rPr>
          <w:del w:id="488" w:author="user" w:date="2019-10-22T14:49:00Z"/>
          <w:rFonts w:ascii="Times New Roman" w:hAnsi="Times New Roman" w:cs="Times New Roman"/>
          <w:szCs w:val="32"/>
        </w:rPr>
      </w:pPr>
      <w:del w:id="475" w:author="user" w:date="2019-10-22T14:49:00Z">
        <w:r>
          <w:rPr>
            <w:rFonts w:ascii="Times New Roman" w:hAnsi="Times New Roman" w:cs="Times New Roman"/>
          </w:rPr>
          <w:delText>《</w:delText>
        </w:r>
      </w:del>
      <w:del w:id="476" w:author="user" w:date="2019-10-22T14:49:00Z">
        <w:r>
          <w:rPr>
            <w:rFonts w:ascii="Times New Roman" w:hAnsi="Times New Roman" w:cs="Times New Roman"/>
          </w:rPr>
          <w:delText>无锡市人民代表大会常务委员会关于修改〈无锡市禁止燃放烟花爆竹条例〉等五件地方性法规的决定</w:delText>
        </w:r>
      </w:del>
      <w:del w:id="477" w:author="user" w:date="2019-10-22T14:49:00Z">
        <w:r>
          <w:rPr>
            <w:rFonts w:ascii="Times New Roman" w:hAnsi="Times New Roman" w:cs="Times New Roman"/>
          </w:rPr>
          <w:delText>》</w:delText>
        </w:r>
      </w:del>
      <w:del w:id="478" w:author="user" w:date="2019-10-22T14:49:00Z">
        <w:r>
          <w:rPr>
            <w:rFonts w:ascii="Times New Roman" w:hAnsi="Times New Roman" w:cs="Times New Roman"/>
            <w:szCs w:val="32"/>
          </w:rPr>
          <w:delText>已由江苏省第十三届人民代表大会常务委员会第十</w:delText>
        </w:r>
      </w:del>
      <w:del w:id="479" w:author="user" w:date="2019-10-22T14:49:00Z">
        <w:r>
          <w:rPr>
            <w:rFonts w:ascii="Times New Roman" w:hAnsi="Times New Roman" w:cs="Times New Roman"/>
            <w:szCs w:val="32"/>
          </w:rPr>
          <w:delText>一</w:delText>
        </w:r>
      </w:del>
      <w:del w:id="480" w:author="user" w:date="2019-10-22T14:49:00Z">
        <w:r>
          <w:rPr>
            <w:rFonts w:ascii="Times New Roman" w:hAnsi="Times New Roman" w:cs="Times New Roman"/>
            <w:szCs w:val="32"/>
          </w:rPr>
          <w:delText>次会议于</w:delText>
        </w:r>
      </w:del>
      <w:del w:id="481" w:author="user" w:date="2019-10-22T14:49:00Z">
        <w:r>
          <w:rPr>
            <w:rFonts w:cs="Times New Roman" w:ascii="Times New Roman" w:hAnsi="Times New Roman"/>
            <w:szCs w:val="32"/>
          </w:rPr>
          <w:delText>2019</w:delText>
        </w:r>
      </w:del>
      <w:del w:id="482" w:author="user" w:date="2019-10-22T14:49:00Z">
        <w:r>
          <w:rPr>
            <w:rFonts w:ascii="Times New Roman" w:hAnsi="Times New Roman" w:cs="Times New Roman"/>
            <w:szCs w:val="32"/>
          </w:rPr>
          <w:delText>年</w:delText>
        </w:r>
      </w:del>
      <w:del w:id="483" w:author="user" w:date="2019-10-22T14:49:00Z">
        <w:r>
          <w:rPr>
            <w:rFonts w:cs="Times New Roman" w:ascii="Times New Roman" w:hAnsi="Times New Roman"/>
            <w:szCs w:val="32"/>
          </w:rPr>
          <w:delText>9</w:delText>
        </w:r>
      </w:del>
      <w:del w:id="484" w:author="user" w:date="2019-10-22T14:49:00Z">
        <w:r>
          <w:rPr>
            <w:rFonts w:ascii="Times New Roman" w:hAnsi="Times New Roman" w:cs="Times New Roman"/>
            <w:szCs w:val="32"/>
          </w:rPr>
          <w:delText>月</w:delText>
        </w:r>
      </w:del>
      <w:del w:id="485" w:author="user" w:date="2019-10-22T14:49:00Z">
        <w:r>
          <w:rPr>
            <w:rFonts w:cs="Times New Roman" w:ascii="Times New Roman" w:hAnsi="Times New Roman"/>
            <w:szCs w:val="32"/>
          </w:rPr>
          <w:delText>2</w:delText>
        </w:r>
      </w:del>
      <w:del w:id="486" w:author="user" w:date="2019-10-22T14:49:00Z">
        <w:r>
          <w:rPr>
            <w:rFonts w:cs="Times New Roman" w:ascii="Times New Roman" w:hAnsi="Times New Roman"/>
            <w:szCs w:val="32"/>
          </w:rPr>
          <w:delText>7</w:delText>
        </w:r>
      </w:del>
      <w:del w:id="487" w:author="user" w:date="2019-10-22T14:49: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before="0" w:after="0"/>
        <w:ind w:firstLineChars="200" w:startChars="0" w:start="0" w:endChars="0" w:end="0"/>
        <w:jc w:val="both"/>
        <w:rPr>
          <w:del w:id="490" w:author="user" w:date="2019-10-22T14:49:00Z"/>
          <w:rFonts w:ascii="Times New Roman" w:hAnsi="Times New Roman" w:cs="Times New Roman"/>
          <w:szCs w:val="32"/>
        </w:rPr>
      </w:pPr>
      <w:del w:id="489"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492" w:author="user" w:date="2019-10-22T14:49:00Z"/>
          <w:rFonts w:ascii="Times New Roman" w:hAnsi="Times New Roman" w:cs="Times New Roman"/>
          <w:szCs w:val="32"/>
        </w:rPr>
      </w:pPr>
      <w:del w:id="491"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494" w:author="user" w:date="2019-10-22T14:49:00Z"/>
          <w:rFonts w:ascii="Times New Roman" w:hAnsi="Times New Roman" w:cs="Times New Roman"/>
          <w:szCs w:val="32"/>
        </w:rPr>
      </w:pPr>
      <w:del w:id="493" w:author="user" w:date="2019-10-22T14:49:00Z">
        <w:r>
          <w:rPr>
            <w:rFonts w:ascii="Times New Roman" w:hAnsi="Times New Roman" w:cs="Times New Roman"/>
            <w:szCs w:val="32"/>
          </w:rPr>
          <w:delText>江苏省人民代表大会常务委员会</w:delText>
        </w:r>
      </w:del>
    </w:p>
    <w:p>
      <w:pPr>
        <w:pStyle w:val="Normal"/>
        <w:widowControl w:val="false"/>
        <w:overflowPunct w:val="false"/>
        <w:bidi w:val="0"/>
        <w:snapToGrid w:val="false"/>
        <w:spacing w:lineRule="exact" w:line="590" w:before="0" w:after="0"/>
        <w:ind w:firstLineChars="200" w:startChars="0" w:start="0" w:endChars="0" w:end="0"/>
        <w:jc w:val="both"/>
        <w:rPr>
          <w:del w:id="502" w:author="user" w:date="2019-10-22T14:49:00Z"/>
          <w:rFonts w:ascii="Times New Roman" w:hAnsi="Times New Roman" w:cs="Times New Roman"/>
          <w:szCs w:val="32"/>
        </w:rPr>
      </w:pPr>
      <w:del w:id="495" w:author="user" w:date="2019-10-22T14:49:00Z">
        <w:r>
          <w:rPr>
            <w:rFonts w:cs="Times New Roman" w:ascii="Times New Roman" w:hAnsi="Times New Roman"/>
            <w:szCs w:val="32"/>
          </w:rPr>
          <w:delText>2019</w:delText>
        </w:r>
      </w:del>
      <w:del w:id="496" w:author="user" w:date="2019-10-22T14:49:00Z">
        <w:r>
          <w:rPr>
            <w:rFonts w:ascii="Times New Roman" w:hAnsi="Times New Roman" w:cs="Times New Roman"/>
            <w:szCs w:val="32"/>
          </w:rPr>
          <w:delText>年</w:delText>
        </w:r>
      </w:del>
      <w:del w:id="497" w:author="user" w:date="2019-10-22T14:49:00Z">
        <w:r>
          <w:rPr>
            <w:rFonts w:cs="Times New Roman" w:ascii="Times New Roman" w:hAnsi="Times New Roman"/>
            <w:szCs w:val="32"/>
          </w:rPr>
          <w:delText>9</w:delText>
        </w:r>
      </w:del>
      <w:del w:id="498" w:author="user" w:date="2019-10-22T14:49:00Z">
        <w:r>
          <w:rPr>
            <w:rFonts w:ascii="Times New Roman" w:hAnsi="Times New Roman" w:cs="Times New Roman"/>
            <w:szCs w:val="32"/>
          </w:rPr>
          <w:delText>月</w:delText>
        </w:r>
      </w:del>
      <w:del w:id="499" w:author="user" w:date="2019-10-22T14:49:00Z">
        <w:r>
          <w:rPr>
            <w:rFonts w:cs="Times New Roman" w:ascii="Times New Roman" w:hAnsi="Times New Roman"/>
            <w:szCs w:val="32"/>
          </w:rPr>
          <w:delText>2</w:delText>
        </w:r>
      </w:del>
      <w:del w:id="500" w:author="user" w:date="2019-10-22T14:49:00Z">
        <w:r>
          <w:rPr>
            <w:rFonts w:cs="Times New Roman" w:ascii="Times New Roman" w:hAnsi="Times New Roman"/>
            <w:szCs w:val="32"/>
          </w:rPr>
          <w:delText>7</w:delText>
        </w:r>
      </w:del>
      <w:del w:id="501" w:author="user" w:date="2019-10-22T14:49:00Z">
        <w:r>
          <w:rPr>
            <w:rFonts w:ascii="Times New Roman" w:hAnsi="Times New Roman" w:cs="Times New Roman"/>
            <w:szCs w:val="32"/>
          </w:rPr>
          <w:delText>日</w:delText>
        </w:r>
      </w:del>
    </w:p>
    <w:p>
      <w:pPr>
        <w:pStyle w:val="Normal"/>
        <w:widowControl w:val="false"/>
        <w:overflowPunct w:val="false"/>
        <w:bidi w:val="0"/>
        <w:snapToGrid w:val="false"/>
        <w:spacing w:lineRule="exact" w:line="590" w:before="0" w:after="0"/>
        <w:ind w:firstLineChars="200" w:startChars="0" w:start="0" w:endChars="0" w:end="0"/>
        <w:jc w:val="both"/>
        <w:rPr>
          <w:del w:id="504" w:author="user" w:date="2019-10-22T14:49:00Z"/>
          <w:rFonts w:ascii="Times New Roman" w:hAnsi="Times New Roman" w:cs="Times New Roman"/>
          <w:szCs w:val="32"/>
        </w:rPr>
      </w:pPr>
      <w:del w:id="503"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506" w:author="user" w:date="2019-10-22T14:49:00Z"/>
          <w:rFonts w:ascii="Times New Roman" w:hAnsi="Times New Roman" w:cs="Times New Roman"/>
          <w:szCs w:val="32"/>
        </w:rPr>
      </w:pPr>
      <w:del w:id="505"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508" w:author="user" w:date="2019-10-22T14:49:00Z"/>
          <w:rFonts w:ascii="Times New Roman" w:hAnsi="Times New Roman" w:cs="Times New Roman"/>
          <w:szCs w:val="32"/>
        </w:rPr>
      </w:pPr>
      <w:del w:id="507"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510" w:author="user" w:date="2019-10-22T14:49:00Z"/>
          <w:rFonts w:ascii="Times New Roman" w:hAnsi="Times New Roman" w:cs="Times New Roman"/>
          <w:szCs w:val="32"/>
        </w:rPr>
      </w:pPr>
      <w:del w:id="509" w:author="user" w:date="2019-10-22T14:49:00Z">
        <w:r>
          <w:rPr>
            <w:rFonts w:cs="Times New Roman" w:ascii="Times New Roman" w:hAnsi="Times New Roman"/>
            <w:szCs w:val="32"/>
          </w:rPr>
        </w:r>
      </w:del>
      <w:r>
        <w:br w:type="page"/>
      </w:r>
    </w:p>
    <w:p>
      <w:pPr>
        <w:pStyle w:val="Normal"/>
        <w:widowControl w:val="false"/>
        <w:overflowPunct w:val="false"/>
        <w:bidi w:val="0"/>
        <w:snapToGrid w:val="false"/>
        <w:spacing w:lineRule="exact" w:line="590" w:before="0" w:after="0"/>
        <w:ind w:firstLineChars="200" w:startChars="0" w:start="0" w:endChars="0" w:end="0"/>
        <w:jc w:val="both"/>
        <w:rPr>
          <w:del w:id="512" w:author="user" w:date="2019-10-22T14:49:00Z"/>
          <w:rFonts w:ascii="Times New Roman" w:hAnsi="Times New Roman" w:eastAsia="方正小标宋简体" w:cs="Times New Roman"/>
          <w:b/>
          <w:color w:val="000000"/>
          <w:spacing w:val="40"/>
          <w:sz w:val="120"/>
          <w:szCs w:val="120"/>
        </w:rPr>
      </w:pPr>
      <w:del w:id="511" w:author="user" w:date="2019-10-22T14:49: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before="0" w:after="0"/>
        <w:ind w:firstLineChars="200" w:startChars="0" w:start="0" w:endChars="0" w:end="0"/>
        <w:jc w:val="both"/>
        <w:rPr>
          <w:del w:id="514" w:author="user" w:date="2019-10-22T14:49:00Z"/>
          <w:rFonts w:ascii="Times New Roman" w:hAnsi="Times New Roman" w:eastAsia="方正小标宋简体" w:cs="Times New Roman"/>
          <w:b/>
          <w:color w:val="000000"/>
          <w:spacing w:val="40"/>
          <w:sz w:val="120"/>
          <w:szCs w:val="120"/>
        </w:rPr>
      </w:pPr>
      <w:del w:id="513" w:author="user" w:date="2019-10-22T14:49:00Z">
        <w:r>
          <w:rPr>
            <w:rFonts w:eastAsia="方正小标宋简体" w:cs="Times New Roman" w:ascii="Times New Roman" w:hAnsi="Times New Roman"/>
            <w:b/>
            <w:color w:val="000000"/>
            <w:spacing w:val="40"/>
            <w:sz w:val="120"/>
            <w:szCs w:val="120"/>
          </w:rPr>
        </w:r>
      </w:del>
    </w:p>
    <w:p>
      <w:pPr>
        <w:pStyle w:val="Normal"/>
        <w:widowControl w:val="false"/>
        <w:overflowPunct w:val="false"/>
        <w:bidi w:val="0"/>
        <w:snapToGrid w:val="false"/>
        <w:spacing w:lineRule="exact" w:line="590" w:before="0" w:after="0"/>
        <w:ind w:firstLineChars="200" w:startChars="0" w:start="0" w:endChars="0" w:end="0"/>
        <w:jc w:val="both"/>
        <w:rPr>
          <w:del w:id="516" w:author="user" w:date="2019-10-22T14:49:00Z"/>
          <w:rFonts w:ascii="Times New Roman" w:hAnsi="Times New Roman" w:eastAsia="宋体" w:cs="Times New Roman"/>
          <w:sz w:val="44"/>
          <w:szCs w:val="44"/>
        </w:rPr>
      </w:pPr>
      <w:del w:id="515" w:author="user" w:date="2019-10-22T14:49:00Z">
        <w:r>
          <w:rPr>
            <w:rFonts w:ascii="Times New Roman" w:hAnsi="Times New Roman" w:cs="Times New Roman" w:eastAsia="宋体"/>
            <w:sz w:val="44"/>
            <w:szCs w:val="44"/>
          </w:rPr>
          <w:delText>无锡市人民代表大会常务委员会</w:delText>
        </w:r>
      </w:del>
    </w:p>
    <w:p>
      <w:pPr>
        <w:pStyle w:val="Normal"/>
        <w:widowControl w:val="false"/>
        <w:overflowPunct w:val="false"/>
        <w:bidi w:val="0"/>
        <w:snapToGrid w:val="false"/>
        <w:spacing w:lineRule="exact" w:line="590" w:before="0" w:after="0"/>
        <w:ind w:firstLineChars="200" w:startChars="0" w:start="0" w:endChars="0" w:end="0"/>
        <w:jc w:val="both"/>
        <w:rPr>
          <w:del w:id="518" w:author="user" w:date="2019-10-22T14:49:00Z"/>
          <w:rFonts w:ascii="Times New Roman" w:hAnsi="Times New Roman" w:eastAsia="宋体" w:cs="Times New Roman"/>
          <w:sz w:val="44"/>
          <w:szCs w:val="44"/>
        </w:rPr>
      </w:pPr>
      <w:del w:id="517" w:author="user" w:date="2019-10-22T14:49:00Z">
        <w:r>
          <w:rPr>
            <w:rFonts w:ascii="Times New Roman" w:hAnsi="Times New Roman" w:cs="Times New Roman" w:eastAsia="宋体"/>
            <w:sz w:val="44"/>
            <w:szCs w:val="44"/>
          </w:rPr>
          <w:delText>关于修改《无锡市禁止燃放烟花爆竹条例》等</w:delText>
        </w:r>
      </w:del>
    </w:p>
    <w:p>
      <w:pPr>
        <w:pStyle w:val="Normal"/>
        <w:widowControl w:val="false"/>
        <w:overflowPunct w:val="false"/>
        <w:bidi w:val="0"/>
        <w:snapToGrid w:val="false"/>
        <w:spacing w:lineRule="exact" w:line="590" w:before="0" w:after="0"/>
        <w:ind w:firstLineChars="200" w:startChars="0" w:start="0" w:endChars="0" w:end="0"/>
        <w:jc w:val="both"/>
        <w:rPr>
          <w:del w:id="520" w:author="user" w:date="2019-10-22T14:49:00Z"/>
          <w:rFonts w:ascii="Times New Roman" w:hAnsi="Times New Roman" w:eastAsia="宋体" w:cs="Times New Roman"/>
          <w:sz w:val="44"/>
          <w:szCs w:val="44"/>
        </w:rPr>
      </w:pPr>
      <w:del w:id="519" w:author="user" w:date="2019-10-22T14:49:00Z">
        <w:r>
          <w:rPr>
            <w:rFonts w:ascii="Times New Roman" w:hAnsi="Times New Roman" w:cs="Times New Roman" w:eastAsia="宋体"/>
            <w:sz w:val="44"/>
            <w:szCs w:val="44"/>
          </w:rPr>
          <w:delText>五件地方性法规的决定</w:delText>
        </w:r>
      </w:del>
    </w:p>
    <w:p>
      <w:pPr>
        <w:pStyle w:val="Normal"/>
        <w:widowControl w:val="false"/>
        <w:overflowPunct w:val="false"/>
        <w:bidi w:val="0"/>
        <w:snapToGrid w:val="false"/>
        <w:spacing w:lineRule="exact" w:line="590" w:before="0" w:after="0"/>
        <w:ind w:firstLineChars="200" w:startChars="0" w:start="0" w:endChars="0" w:end="0"/>
        <w:jc w:val="both"/>
        <w:rPr>
          <w:del w:id="528" w:author="user" w:date="2019-10-22T14:49:00Z"/>
          <w:rFonts w:ascii="Times New Roman" w:hAnsi="Times New Roman" w:eastAsia="楷体_GB2312" w:cs="Times New Roman"/>
          <w:sz w:val="32"/>
        </w:rPr>
      </w:pPr>
      <w:del w:id="521" w:author="user" w:date="2019-10-22T14:49:00Z">
        <w:r>
          <w:rPr>
            <w:rFonts w:ascii="Times New Roman" w:hAnsi="Times New Roman" w:cs="Times New Roman" w:eastAsia="楷体_GB2312"/>
            <w:sz w:val="32"/>
          </w:rPr>
          <w:delText>（</w:delText>
        </w:r>
      </w:del>
      <w:del w:id="522" w:author="user" w:date="2019-10-22T14:49:00Z">
        <w:r>
          <w:rPr>
            <w:rFonts w:eastAsia="楷体_GB2312" w:cs="Times New Roman" w:ascii="Times New Roman" w:hAnsi="Times New Roman"/>
            <w:sz w:val="32"/>
          </w:rPr>
          <w:delText>2019</w:delText>
        </w:r>
      </w:del>
      <w:del w:id="523" w:author="user" w:date="2019-10-22T14:49:00Z">
        <w:r>
          <w:rPr>
            <w:rFonts w:ascii="Times New Roman" w:hAnsi="Times New Roman" w:cs="Times New Roman" w:eastAsia="楷体_GB2312"/>
            <w:sz w:val="32"/>
          </w:rPr>
          <w:delText>年</w:delText>
        </w:r>
      </w:del>
      <w:del w:id="524" w:author="user" w:date="2019-10-22T14:49:00Z">
        <w:r>
          <w:rPr>
            <w:rFonts w:eastAsia="楷体_GB2312" w:cs="Times New Roman" w:ascii="Times New Roman" w:hAnsi="Times New Roman"/>
            <w:sz w:val="32"/>
          </w:rPr>
          <w:delText>8</w:delText>
        </w:r>
      </w:del>
      <w:del w:id="525" w:author="user" w:date="2019-10-22T14:49:00Z">
        <w:r>
          <w:rPr>
            <w:rFonts w:ascii="Times New Roman" w:hAnsi="Times New Roman" w:cs="Times New Roman" w:eastAsia="楷体_GB2312"/>
            <w:sz w:val="32"/>
          </w:rPr>
          <w:delText>月</w:delText>
        </w:r>
      </w:del>
      <w:del w:id="526" w:author="user" w:date="2019-10-22T14:49:00Z">
        <w:r>
          <w:rPr>
            <w:rFonts w:eastAsia="楷体_GB2312" w:cs="Times New Roman" w:ascii="Times New Roman" w:hAnsi="Times New Roman"/>
            <w:sz w:val="32"/>
          </w:rPr>
          <w:delText>29</w:delText>
        </w:r>
      </w:del>
      <w:del w:id="527" w:author="user" w:date="2019-10-22T14:49:00Z">
        <w:r>
          <w:rPr>
            <w:rFonts w:ascii="Times New Roman" w:hAnsi="Times New Roman" w:cs="Times New Roman" w:eastAsia="楷体_GB2312"/>
            <w:sz w:val="32"/>
          </w:rPr>
          <w:delText>日无锡市第十六届人民代表大会</w:delText>
        </w:r>
      </w:del>
    </w:p>
    <w:p>
      <w:pPr>
        <w:pStyle w:val="Normal"/>
        <w:widowControl w:val="false"/>
        <w:overflowPunct w:val="false"/>
        <w:bidi w:val="0"/>
        <w:snapToGrid w:val="false"/>
        <w:spacing w:lineRule="exact" w:line="590" w:before="0" w:after="0"/>
        <w:ind w:firstLineChars="200" w:startChars="0" w:start="0" w:endChars="0" w:end="0"/>
        <w:jc w:val="both"/>
        <w:rPr>
          <w:del w:id="536" w:author="user" w:date="2019-10-22T14:49:00Z"/>
          <w:rFonts w:ascii="Times New Roman" w:hAnsi="Times New Roman" w:eastAsia="楷体_GB2312" w:cs="Times New Roman"/>
          <w:sz w:val="32"/>
        </w:rPr>
      </w:pPr>
      <w:del w:id="529" w:author="user" w:date="2019-10-22T14:49:00Z">
        <w:r>
          <w:rPr>
            <w:rFonts w:ascii="Times New Roman" w:hAnsi="Times New Roman" w:cs="Times New Roman" w:eastAsia="楷体_GB2312"/>
            <w:sz w:val="32"/>
          </w:rPr>
          <w:delText xml:space="preserve">常务委员会第二十一次会议通过  </w:delText>
        </w:r>
      </w:del>
      <w:del w:id="530" w:author="user" w:date="2019-10-22T14:49:00Z">
        <w:r>
          <w:rPr>
            <w:rFonts w:eastAsia="楷体_GB2312" w:cs="Times New Roman" w:ascii="Times New Roman" w:hAnsi="Times New Roman"/>
            <w:sz w:val="32"/>
          </w:rPr>
          <w:delText>2019</w:delText>
        </w:r>
      </w:del>
      <w:del w:id="531" w:author="user" w:date="2019-10-22T14:49:00Z">
        <w:r>
          <w:rPr>
            <w:rFonts w:ascii="Times New Roman" w:hAnsi="Times New Roman" w:cs="Times New Roman" w:eastAsia="楷体_GB2312"/>
            <w:sz w:val="32"/>
          </w:rPr>
          <w:delText>年</w:delText>
        </w:r>
      </w:del>
      <w:del w:id="532" w:author="user" w:date="2019-10-22T14:49:00Z">
        <w:r>
          <w:rPr>
            <w:rFonts w:eastAsia="楷体_GB2312" w:cs="Times New Roman" w:ascii="Times New Roman" w:hAnsi="Times New Roman"/>
            <w:sz w:val="32"/>
          </w:rPr>
          <w:delText>9</w:delText>
        </w:r>
      </w:del>
      <w:del w:id="533" w:author="user" w:date="2019-10-22T14:49:00Z">
        <w:r>
          <w:rPr>
            <w:rFonts w:ascii="Times New Roman" w:hAnsi="Times New Roman" w:cs="Times New Roman" w:eastAsia="楷体_GB2312"/>
            <w:sz w:val="32"/>
          </w:rPr>
          <w:delText>月</w:delText>
        </w:r>
      </w:del>
      <w:del w:id="534" w:author="user" w:date="2019-10-22T14:49:00Z">
        <w:r>
          <w:rPr>
            <w:rFonts w:eastAsia="楷体_GB2312" w:cs="Times New Roman" w:ascii="Times New Roman" w:hAnsi="Times New Roman"/>
            <w:sz w:val="32"/>
          </w:rPr>
          <w:delText>27</w:delText>
        </w:r>
      </w:del>
      <w:del w:id="535" w:author="user" w:date="2019-10-22T14:49:00Z">
        <w:r>
          <w:rPr>
            <w:rFonts w:ascii="Times New Roman" w:hAnsi="Times New Roman" w:cs="Times New Roman" w:eastAsia="楷体_GB2312"/>
            <w:sz w:val="32"/>
          </w:rPr>
          <w:delText>日江苏省</w:delText>
        </w:r>
      </w:del>
    </w:p>
    <w:p>
      <w:pPr>
        <w:pStyle w:val="Normal"/>
        <w:widowControl w:val="false"/>
        <w:overflowPunct w:val="false"/>
        <w:bidi w:val="0"/>
        <w:snapToGrid w:val="false"/>
        <w:spacing w:lineRule="exact" w:line="590" w:before="0" w:after="0"/>
        <w:ind w:firstLineChars="200" w:startChars="0" w:start="0" w:endChars="0" w:end="0"/>
        <w:jc w:val="both"/>
        <w:rPr>
          <w:del w:id="538" w:author="user" w:date="2019-10-22T14:49:00Z"/>
          <w:rFonts w:ascii="Times New Roman" w:hAnsi="Times New Roman" w:eastAsia="楷体_GB2312" w:cs="Times New Roman"/>
          <w:sz w:val="32"/>
        </w:rPr>
      </w:pPr>
      <w:del w:id="537" w:author="user" w:date="2019-10-22T14:49:00Z">
        <w:r>
          <w:rPr>
            <w:rFonts w:ascii="Times New Roman" w:hAnsi="Times New Roman" w:cs="Times New Roman" w:eastAsia="楷体_GB2312"/>
            <w:sz w:val="32"/>
          </w:rPr>
          <w:delText>第十三届人民代表大会常务委员会第十一次会议批准）</w:delText>
        </w:r>
      </w:del>
    </w:p>
    <w:p>
      <w:pPr>
        <w:pStyle w:val="Normal"/>
        <w:widowControl w:val="false"/>
        <w:overflowPunct w:val="false"/>
        <w:bidi w:val="0"/>
        <w:snapToGrid w:val="false"/>
        <w:spacing w:lineRule="exact" w:line="590" w:before="0" w:after="0"/>
        <w:ind w:firstLineChars="200" w:startChars="0" w:start="0" w:endChars="0" w:end="0"/>
        <w:jc w:val="both"/>
        <w:rPr>
          <w:del w:id="540" w:author="user" w:date="2019-10-22T14:49:00Z"/>
          <w:rFonts w:ascii="Times New Roman" w:hAnsi="Times New Roman" w:eastAsia="方正楷体_GBK;微软雅黑" w:cs="Times New Roman"/>
          <w:color w:val="000000"/>
          <w:kern w:val="0"/>
          <w:sz w:val="32"/>
          <w:szCs w:val="32"/>
        </w:rPr>
      </w:pPr>
      <w:del w:id="539" w:author="user" w:date="2019-10-22T14:49:00Z">
        <w:r>
          <w:rPr>
            <w:rFonts w:eastAsia="方正楷体_GBK;微软雅黑" w:cs="Times New Roman" w:ascii="Times New Roman" w:hAnsi="Times New Roman"/>
            <w:color w:val="000000"/>
            <w:kern w:val="0"/>
            <w:sz w:val="32"/>
            <w:szCs w:val="32"/>
          </w:rPr>
        </w:r>
      </w:del>
    </w:p>
    <w:p>
      <w:pPr>
        <w:pStyle w:val="Normal"/>
        <w:widowControl w:val="false"/>
        <w:overflowPunct w:val="false"/>
        <w:bidi w:val="0"/>
        <w:snapToGrid w:val="false"/>
        <w:spacing w:lineRule="exact" w:line="590" w:before="0" w:after="0"/>
        <w:ind w:firstLineChars="200" w:startChars="0" w:start="0" w:endChars="0" w:end="0"/>
        <w:jc w:val="both"/>
        <w:rPr>
          <w:del w:id="542" w:author="user" w:date="2019-10-22T14:49:00Z"/>
          <w:rFonts w:ascii="Times New Roman" w:hAnsi="Times New Roman" w:cs="Times New Roman"/>
          <w:color w:val="000000"/>
          <w:szCs w:val="32"/>
        </w:rPr>
      </w:pPr>
      <w:del w:id="541" w:author="user" w:date="2019-10-22T14:49:00Z">
        <w:r>
          <w:rPr>
            <w:rFonts w:ascii="Times New Roman" w:hAnsi="Times New Roman" w:cs="Times New Roman"/>
            <w:color w:val="000000"/>
            <w:szCs w:val="32"/>
          </w:rPr>
          <w:delText>无锡市第十六届人民代表大会常务委员会第二十一次会议决定：</w:delText>
        </w:r>
      </w:del>
    </w:p>
    <w:p>
      <w:pPr>
        <w:pStyle w:val="Normal"/>
        <w:widowControl w:val="false"/>
        <w:overflowPunct w:val="false"/>
        <w:bidi w:val="0"/>
        <w:snapToGrid w:val="false"/>
        <w:spacing w:lineRule="exact" w:line="590" w:before="0" w:after="0"/>
        <w:ind w:firstLineChars="200" w:startChars="0" w:start="0" w:endChars="0" w:end="0"/>
        <w:jc w:val="both"/>
        <w:rPr>
          <w:del w:id="544" w:author="user" w:date="2019-10-22T14:49:00Z"/>
          <w:rFonts w:ascii="Times New Roman" w:hAnsi="Times New Roman" w:eastAsia="黑体" w:cs="Times New Roman"/>
          <w:color w:val="000000"/>
        </w:rPr>
      </w:pPr>
      <w:del w:id="543" w:author="user" w:date="2019-10-22T14:49:00Z">
        <w:r>
          <w:rPr>
            <w:rFonts w:ascii="Times New Roman" w:hAnsi="Times New Roman" w:cs="Times New Roman" w:eastAsia="黑体"/>
            <w:color w:val="000000"/>
          </w:rPr>
          <w:delText>一、对《无锡市禁止燃放烟花爆竹条例》作出修改</w:delText>
        </w:r>
      </w:del>
    </w:p>
    <w:p>
      <w:pPr>
        <w:pStyle w:val="Normal"/>
        <w:widowControl w:val="false"/>
        <w:overflowPunct w:val="false"/>
        <w:bidi w:val="0"/>
        <w:snapToGrid w:val="false"/>
        <w:spacing w:lineRule="exact" w:line="590" w:before="0" w:after="0"/>
        <w:ind w:firstLineChars="200" w:startChars="0" w:start="0" w:endChars="0" w:end="0"/>
        <w:jc w:val="both"/>
        <w:rPr>
          <w:del w:id="546" w:author="user" w:date="2019-10-22T14:49:00Z"/>
          <w:rFonts w:ascii="Times New Roman" w:hAnsi="Times New Roman" w:cs="Times New Roman"/>
          <w:color w:val="000000"/>
        </w:rPr>
      </w:pPr>
      <w:del w:id="545" w:author="user" w:date="2019-10-22T14:49:00Z">
        <w:r>
          <w:rPr>
            <w:rFonts w:ascii="Times New Roman" w:hAnsi="Times New Roman" w:cs="Times New Roman"/>
            <w:color w:val="000000"/>
          </w:rPr>
          <w:delText>（一）将第一条修改为：“为了保障公共安全和人身、财产安全，防治环境污染，维护社会秩序，根据《中华人民共和国环境保护法》《中华人民共和国大气污染防治法》、国务院《烟花爆竹安全管理条例》等法律、法规，结合本市实际，制定本条例。”</w:delText>
        </w:r>
      </w:del>
    </w:p>
    <w:p>
      <w:pPr>
        <w:pStyle w:val="Normal"/>
        <w:widowControl w:val="false"/>
        <w:overflowPunct w:val="false"/>
        <w:bidi w:val="0"/>
        <w:snapToGrid w:val="false"/>
        <w:spacing w:lineRule="exact" w:line="590" w:before="0" w:after="0"/>
        <w:ind w:firstLineChars="200" w:startChars="0" w:start="0" w:endChars="0" w:end="0"/>
        <w:jc w:val="both"/>
        <w:rPr>
          <w:del w:id="548" w:author="user" w:date="2019-10-22T14:49:00Z"/>
          <w:rFonts w:ascii="Times New Roman" w:hAnsi="Times New Roman" w:cs="Times New Roman"/>
          <w:color w:val="000000"/>
        </w:rPr>
      </w:pPr>
      <w:del w:id="547" w:author="user" w:date="2019-10-22T14:49:00Z">
        <w:r>
          <w:rPr>
            <w:rFonts w:ascii="Times New Roman" w:hAnsi="Times New Roman" w:cs="Times New Roman"/>
            <w:color w:val="000000"/>
          </w:rPr>
          <w:delText>（二）将第三条修改为：“市、县级市人民政府应当根据实际情况确定禁止燃放烟花爆竹的区域，并向社会公布。</w:delText>
        </w:r>
      </w:del>
    </w:p>
    <w:p>
      <w:pPr>
        <w:pStyle w:val="Normal"/>
        <w:widowControl w:val="false"/>
        <w:overflowPunct w:val="false"/>
        <w:bidi w:val="0"/>
        <w:snapToGrid w:val="false"/>
        <w:spacing w:lineRule="exact" w:line="590" w:before="0" w:after="0"/>
        <w:ind w:firstLineChars="200" w:startChars="0" w:start="0" w:endChars="0" w:end="0"/>
        <w:jc w:val="both"/>
        <w:rPr>
          <w:del w:id="551" w:author="user" w:date="2019-10-22T14:49:00Z"/>
          <w:rFonts w:ascii="Times New Roman" w:hAnsi="Times New Roman" w:cs="Times New Roman"/>
          <w:color w:val="000000"/>
        </w:rPr>
      </w:pPr>
      <w:del w:id="549" w:author="user" w:date="2019-10-22T14:49:00Z">
        <w:r>
          <w:rPr>
            <w:rFonts w:cs="Times New Roman" w:ascii="Times New Roman" w:hAnsi="Times New Roman"/>
            <w:color w:val="000000"/>
          </w:rPr>
          <w:delText>“</w:delText>
        </w:r>
      </w:del>
      <w:del w:id="550" w:author="user" w:date="2019-10-22T14:49:00Z">
        <w:r>
          <w:rPr>
            <w:rFonts w:ascii="Times New Roman" w:hAnsi="Times New Roman" w:cs="Times New Roman"/>
            <w:color w:val="000000"/>
          </w:rPr>
          <w:delText xml:space="preserve">下列地点禁止燃放烟花爆竹： </w:delText>
        </w:r>
      </w:del>
    </w:p>
    <w:p>
      <w:pPr>
        <w:pStyle w:val="Normal"/>
        <w:widowControl w:val="false"/>
        <w:overflowPunct w:val="false"/>
        <w:bidi w:val="0"/>
        <w:snapToGrid w:val="false"/>
        <w:spacing w:lineRule="exact" w:line="590" w:before="0" w:after="0"/>
        <w:ind w:firstLineChars="200" w:startChars="0" w:start="0" w:endChars="0" w:end="0"/>
        <w:jc w:val="both"/>
        <w:rPr>
          <w:del w:id="554" w:author="user" w:date="2019-10-22T14:49:00Z"/>
          <w:rFonts w:ascii="Times New Roman" w:hAnsi="Times New Roman" w:cs="Times New Roman"/>
          <w:color w:val="000000"/>
        </w:rPr>
      </w:pPr>
      <w:del w:id="552" w:author="user" w:date="2019-10-22T14:49:00Z">
        <w:r>
          <w:rPr>
            <w:rFonts w:cs="Times New Roman" w:ascii="Times New Roman" w:hAnsi="Times New Roman"/>
            <w:color w:val="000000"/>
          </w:rPr>
          <w:delText>“</w:delText>
        </w:r>
      </w:del>
      <w:del w:id="553" w:author="user" w:date="2019-10-22T14:49:00Z">
        <w:r>
          <w:rPr>
            <w:rFonts w:ascii="Times New Roman" w:hAnsi="Times New Roman" w:cs="Times New Roman"/>
            <w:color w:val="000000"/>
          </w:rPr>
          <w:delText>（一）国家机关驻地；</w:delText>
        </w:r>
      </w:del>
    </w:p>
    <w:p>
      <w:pPr>
        <w:pStyle w:val="Normal"/>
        <w:widowControl w:val="false"/>
        <w:overflowPunct w:val="false"/>
        <w:bidi w:val="0"/>
        <w:snapToGrid w:val="false"/>
        <w:spacing w:lineRule="exact" w:line="590" w:before="0" w:after="0"/>
        <w:ind w:firstLineChars="200" w:startChars="0" w:start="0" w:endChars="0" w:end="0"/>
        <w:jc w:val="both"/>
        <w:rPr>
          <w:del w:id="557" w:author="user" w:date="2019-10-22T14:49:00Z"/>
          <w:rFonts w:ascii="Times New Roman" w:hAnsi="Times New Roman" w:cs="Times New Roman"/>
          <w:color w:val="000000"/>
        </w:rPr>
      </w:pPr>
      <w:del w:id="555" w:author="user" w:date="2019-10-22T14:49:00Z">
        <w:r>
          <w:rPr>
            <w:rFonts w:cs="Times New Roman" w:ascii="Times New Roman" w:hAnsi="Times New Roman"/>
            <w:color w:val="000000"/>
          </w:rPr>
          <w:delText>“</w:delText>
        </w:r>
      </w:del>
      <w:del w:id="556" w:author="user" w:date="2019-10-22T14:49:00Z">
        <w:r>
          <w:rPr>
            <w:rFonts w:ascii="Times New Roman" w:hAnsi="Times New Roman" w:cs="Times New Roman"/>
            <w:color w:val="000000"/>
          </w:rPr>
          <w:delText>（二）文物保护单位的保护范围内；</w:delText>
        </w:r>
      </w:del>
    </w:p>
    <w:p>
      <w:pPr>
        <w:pStyle w:val="Normal"/>
        <w:widowControl w:val="false"/>
        <w:overflowPunct w:val="false"/>
        <w:bidi w:val="0"/>
        <w:snapToGrid w:val="false"/>
        <w:spacing w:lineRule="exact" w:line="590" w:before="0" w:after="0"/>
        <w:ind w:firstLineChars="200" w:startChars="0" w:start="0" w:endChars="0" w:end="0"/>
        <w:jc w:val="both"/>
        <w:rPr>
          <w:del w:id="560" w:author="user" w:date="2019-10-22T14:49:00Z"/>
          <w:rFonts w:ascii="Times New Roman" w:hAnsi="Times New Roman" w:cs="Times New Roman"/>
          <w:color w:val="000000"/>
        </w:rPr>
      </w:pPr>
      <w:del w:id="558" w:author="user" w:date="2019-10-22T14:49:00Z">
        <w:r>
          <w:rPr>
            <w:rFonts w:cs="Times New Roman" w:ascii="Times New Roman" w:hAnsi="Times New Roman"/>
            <w:color w:val="000000"/>
          </w:rPr>
          <w:delText>“</w:delText>
        </w:r>
      </w:del>
      <w:del w:id="559" w:author="user" w:date="2019-10-22T14:49:00Z">
        <w:r>
          <w:rPr>
            <w:rFonts w:ascii="Times New Roman" w:hAnsi="Times New Roman" w:cs="Times New Roman"/>
            <w:color w:val="000000"/>
          </w:rPr>
          <w:delText>（三）军事设施保护区，车站、码头、机场等交通枢纽，铁路线路和轨道交通安全保护区，输变电设施安全保护区，输油气管道设施安全保护范围内；</w:delText>
        </w:r>
      </w:del>
    </w:p>
    <w:p>
      <w:pPr>
        <w:pStyle w:val="Normal"/>
        <w:widowControl w:val="false"/>
        <w:overflowPunct w:val="false"/>
        <w:bidi w:val="0"/>
        <w:snapToGrid w:val="false"/>
        <w:spacing w:lineRule="exact" w:line="590" w:before="0" w:after="0"/>
        <w:ind w:firstLineChars="200" w:startChars="0" w:start="0" w:endChars="0" w:end="0"/>
        <w:jc w:val="both"/>
        <w:rPr>
          <w:del w:id="563" w:author="user" w:date="2019-10-22T14:49:00Z"/>
          <w:rFonts w:ascii="Times New Roman" w:hAnsi="Times New Roman" w:cs="Times New Roman"/>
          <w:color w:val="000000"/>
        </w:rPr>
      </w:pPr>
      <w:del w:id="561" w:author="user" w:date="2019-10-22T14:49:00Z">
        <w:r>
          <w:rPr>
            <w:rFonts w:cs="Times New Roman" w:ascii="Times New Roman" w:hAnsi="Times New Roman"/>
            <w:color w:val="000000"/>
          </w:rPr>
          <w:delText>“</w:delText>
        </w:r>
      </w:del>
      <w:del w:id="562" w:author="user" w:date="2019-10-22T14:49:00Z">
        <w:r>
          <w:rPr>
            <w:rFonts w:ascii="Times New Roman" w:hAnsi="Times New Roman" w:cs="Times New Roman"/>
            <w:color w:val="000000"/>
          </w:rPr>
          <w:delText>（四）商场、集贸市场和公共文化设施、宗教活动等人员密集场所；</w:delText>
        </w:r>
      </w:del>
    </w:p>
    <w:p>
      <w:pPr>
        <w:pStyle w:val="Normal"/>
        <w:widowControl w:val="false"/>
        <w:overflowPunct w:val="false"/>
        <w:bidi w:val="0"/>
        <w:snapToGrid w:val="false"/>
        <w:spacing w:lineRule="exact" w:line="590" w:before="0" w:after="0"/>
        <w:ind w:firstLineChars="200" w:startChars="0" w:start="0" w:endChars="0" w:end="0"/>
        <w:jc w:val="both"/>
        <w:rPr>
          <w:del w:id="566" w:author="user" w:date="2019-10-22T14:49:00Z"/>
          <w:rFonts w:ascii="Times New Roman" w:hAnsi="Times New Roman" w:cs="Times New Roman"/>
          <w:color w:val="000000"/>
        </w:rPr>
      </w:pPr>
      <w:del w:id="564" w:author="user" w:date="2019-10-22T14:49:00Z">
        <w:r>
          <w:rPr>
            <w:rFonts w:cs="Times New Roman" w:ascii="Times New Roman" w:hAnsi="Times New Roman"/>
            <w:color w:val="000000"/>
          </w:rPr>
          <w:delText>“</w:delText>
        </w:r>
      </w:del>
      <w:del w:id="565" w:author="user" w:date="2019-10-22T14:49:00Z">
        <w:r>
          <w:rPr>
            <w:rFonts w:ascii="Times New Roman" w:hAnsi="Times New Roman" w:cs="Times New Roman"/>
            <w:color w:val="000000"/>
          </w:rPr>
          <w:delText>（五）易燃易爆危险物品生产、储存场所和粮、油、棉等重要物资仓库；</w:delText>
        </w:r>
      </w:del>
    </w:p>
    <w:p>
      <w:pPr>
        <w:pStyle w:val="Normal"/>
        <w:widowControl w:val="false"/>
        <w:overflowPunct w:val="false"/>
        <w:bidi w:val="0"/>
        <w:snapToGrid w:val="false"/>
        <w:spacing w:lineRule="exact" w:line="590" w:before="0" w:after="0"/>
        <w:ind w:firstLineChars="200" w:startChars="0" w:start="0" w:endChars="0" w:end="0"/>
        <w:jc w:val="both"/>
        <w:rPr>
          <w:del w:id="569" w:author="user" w:date="2019-10-22T14:49:00Z"/>
          <w:rFonts w:ascii="Times New Roman" w:hAnsi="Times New Roman" w:cs="Times New Roman"/>
          <w:color w:val="000000"/>
        </w:rPr>
      </w:pPr>
      <w:del w:id="567" w:author="user" w:date="2019-10-22T14:49:00Z">
        <w:r>
          <w:rPr>
            <w:rFonts w:cs="Times New Roman" w:ascii="Times New Roman" w:hAnsi="Times New Roman"/>
            <w:color w:val="000000"/>
          </w:rPr>
          <w:delText>“</w:delText>
        </w:r>
      </w:del>
      <w:del w:id="568" w:author="user" w:date="2019-10-22T14:49:00Z">
        <w:r>
          <w:rPr>
            <w:rFonts w:ascii="Times New Roman" w:hAnsi="Times New Roman" w:cs="Times New Roman"/>
            <w:color w:val="000000"/>
          </w:rPr>
          <w:delText>（六）医疗机构、养老机构、幼儿园、学校、科研单位等场所；</w:delText>
        </w:r>
      </w:del>
    </w:p>
    <w:p>
      <w:pPr>
        <w:pStyle w:val="Normal"/>
        <w:widowControl w:val="false"/>
        <w:overflowPunct w:val="false"/>
        <w:bidi w:val="0"/>
        <w:snapToGrid w:val="false"/>
        <w:spacing w:lineRule="exact" w:line="590" w:before="0" w:after="0"/>
        <w:ind w:firstLineChars="200" w:startChars="0" w:start="0" w:endChars="0" w:end="0"/>
        <w:jc w:val="both"/>
        <w:rPr>
          <w:del w:id="572" w:author="user" w:date="2019-10-22T14:49:00Z"/>
          <w:rFonts w:ascii="Times New Roman" w:hAnsi="Times New Roman" w:cs="Times New Roman"/>
          <w:color w:val="000000"/>
        </w:rPr>
      </w:pPr>
      <w:del w:id="570" w:author="user" w:date="2019-10-22T14:49:00Z">
        <w:r>
          <w:rPr>
            <w:rFonts w:cs="Times New Roman" w:ascii="Times New Roman" w:hAnsi="Times New Roman"/>
            <w:color w:val="000000"/>
          </w:rPr>
          <w:delText>“</w:delText>
        </w:r>
      </w:del>
      <w:del w:id="571" w:author="user" w:date="2019-10-22T14:49:00Z">
        <w:r>
          <w:rPr>
            <w:rFonts w:ascii="Times New Roman" w:hAnsi="Times New Roman" w:cs="Times New Roman"/>
            <w:color w:val="000000"/>
          </w:rPr>
          <w:delText>（七）山林、芦滩和自然保护区等重点防火区；</w:delText>
        </w:r>
      </w:del>
    </w:p>
    <w:p>
      <w:pPr>
        <w:pStyle w:val="Normal"/>
        <w:widowControl w:val="false"/>
        <w:overflowPunct w:val="false"/>
        <w:bidi w:val="0"/>
        <w:snapToGrid w:val="false"/>
        <w:spacing w:lineRule="exact" w:line="590" w:before="0" w:after="0"/>
        <w:ind w:firstLineChars="200" w:startChars="0" w:start="0" w:endChars="0" w:end="0"/>
        <w:jc w:val="both"/>
        <w:rPr>
          <w:del w:id="575" w:author="user" w:date="2019-10-22T14:49:00Z"/>
          <w:rFonts w:ascii="Times New Roman" w:hAnsi="Times New Roman" w:cs="Times New Roman"/>
          <w:color w:val="000000"/>
        </w:rPr>
      </w:pPr>
      <w:del w:id="573" w:author="user" w:date="2019-10-22T14:49:00Z">
        <w:r>
          <w:rPr>
            <w:rFonts w:cs="Times New Roman" w:ascii="Times New Roman" w:hAnsi="Times New Roman"/>
            <w:color w:val="000000"/>
          </w:rPr>
          <w:delText>“</w:delText>
        </w:r>
      </w:del>
      <w:del w:id="574" w:author="user" w:date="2019-10-22T14:49:00Z">
        <w:r>
          <w:rPr>
            <w:rFonts w:ascii="Times New Roman" w:hAnsi="Times New Roman" w:cs="Times New Roman"/>
            <w:color w:val="000000"/>
          </w:rPr>
          <w:delText>（八）市、县级市人民政府确定并公布的其他禁止燃放烟花爆竹的地点。</w:delText>
        </w:r>
      </w:del>
    </w:p>
    <w:p>
      <w:pPr>
        <w:pStyle w:val="Normal"/>
        <w:widowControl w:val="false"/>
        <w:overflowPunct w:val="false"/>
        <w:bidi w:val="0"/>
        <w:snapToGrid w:val="false"/>
        <w:spacing w:lineRule="exact" w:line="590" w:before="0" w:after="0"/>
        <w:ind w:firstLineChars="200" w:startChars="0" w:start="0" w:endChars="0" w:end="0"/>
        <w:jc w:val="both"/>
        <w:rPr>
          <w:del w:id="578" w:author="user" w:date="2019-10-22T14:49:00Z"/>
          <w:rFonts w:ascii="Times New Roman" w:hAnsi="Times New Roman" w:cs="Times New Roman"/>
          <w:color w:val="000000"/>
        </w:rPr>
      </w:pPr>
      <w:del w:id="576" w:author="user" w:date="2019-10-22T14:49:00Z">
        <w:r>
          <w:rPr>
            <w:rFonts w:cs="Times New Roman" w:ascii="Times New Roman" w:hAnsi="Times New Roman"/>
            <w:color w:val="000000"/>
          </w:rPr>
          <w:delText>“</w:delText>
        </w:r>
      </w:del>
      <w:del w:id="577" w:author="user" w:date="2019-10-22T14:49:00Z">
        <w:r>
          <w:rPr>
            <w:rFonts w:ascii="Times New Roman" w:hAnsi="Times New Roman" w:cs="Times New Roman"/>
            <w:color w:val="000000"/>
          </w:rPr>
          <w:delText xml:space="preserve">中考、高考期间，重污染天气预警期间，市、县级市人民政府发布的重大活动保障期间，禁止燃放烟花爆竹。”         </w:delText>
        </w:r>
      </w:del>
    </w:p>
    <w:p>
      <w:pPr>
        <w:pStyle w:val="Normal"/>
        <w:widowControl w:val="false"/>
        <w:overflowPunct w:val="false"/>
        <w:bidi w:val="0"/>
        <w:snapToGrid w:val="false"/>
        <w:spacing w:lineRule="exact" w:line="590" w:before="0" w:after="0"/>
        <w:ind w:firstLineChars="200" w:startChars="0" w:start="0" w:endChars="0" w:end="0"/>
        <w:jc w:val="both"/>
        <w:rPr>
          <w:del w:id="580" w:author="user" w:date="2019-10-22T14:49:00Z"/>
          <w:rFonts w:ascii="Times New Roman" w:hAnsi="Times New Roman" w:cs="Times New Roman"/>
          <w:color w:val="000000"/>
        </w:rPr>
      </w:pPr>
      <w:del w:id="579" w:author="user" w:date="2019-10-22T14:49:00Z">
        <w:r>
          <w:rPr>
            <w:rFonts w:ascii="Times New Roman" w:hAnsi="Times New Roman" w:cs="Times New Roman"/>
            <w:color w:val="000000"/>
          </w:rPr>
          <w:delText>（三）将第四条修改为：“市、县级市、区人民政府应当加强对禁止燃放烟花爆竹工作的组织领导，建立议事协调机制，统筹协调禁止燃放烟花爆竹工作中的重大事项。</w:delText>
        </w:r>
      </w:del>
    </w:p>
    <w:p>
      <w:pPr>
        <w:pStyle w:val="Normal"/>
        <w:widowControl w:val="false"/>
        <w:overflowPunct w:val="false"/>
        <w:bidi w:val="0"/>
        <w:snapToGrid w:val="false"/>
        <w:spacing w:lineRule="exact" w:line="590" w:before="0" w:after="0"/>
        <w:ind w:firstLineChars="200" w:startChars="0" w:start="0" w:endChars="0" w:end="0"/>
        <w:jc w:val="both"/>
        <w:rPr>
          <w:del w:id="583" w:author="user" w:date="2019-10-22T14:49:00Z"/>
          <w:rFonts w:ascii="Times New Roman" w:hAnsi="Times New Roman" w:cs="Times New Roman"/>
          <w:color w:val="000000"/>
        </w:rPr>
      </w:pPr>
      <w:del w:id="581" w:author="user" w:date="2019-10-22T14:49:00Z">
        <w:r>
          <w:rPr>
            <w:rFonts w:cs="Times New Roman" w:ascii="Times New Roman" w:hAnsi="Times New Roman"/>
            <w:color w:val="000000"/>
          </w:rPr>
          <w:delText>“</w:delText>
        </w:r>
      </w:del>
      <w:del w:id="582" w:author="user" w:date="2019-10-22T14:49:00Z">
        <w:r>
          <w:rPr>
            <w:rFonts w:ascii="Times New Roman" w:hAnsi="Times New Roman" w:cs="Times New Roman"/>
            <w:color w:val="000000"/>
          </w:rPr>
          <w:delText>公安部门负责禁止燃放烟花爆竹的监督管理工作。</w:delText>
        </w:r>
      </w:del>
    </w:p>
    <w:p>
      <w:pPr>
        <w:pStyle w:val="Normal"/>
        <w:widowControl w:val="false"/>
        <w:overflowPunct w:val="false"/>
        <w:bidi w:val="0"/>
        <w:snapToGrid w:val="false"/>
        <w:spacing w:lineRule="exact" w:line="590" w:before="0" w:after="0"/>
        <w:ind w:firstLineChars="200" w:startChars="0" w:start="0" w:endChars="0" w:end="0"/>
        <w:jc w:val="both"/>
        <w:rPr>
          <w:del w:id="586" w:author="user" w:date="2019-10-22T14:49:00Z"/>
          <w:rFonts w:ascii="Times New Roman" w:hAnsi="Times New Roman" w:cs="Times New Roman"/>
          <w:color w:val="000000"/>
        </w:rPr>
      </w:pPr>
      <w:del w:id="584" w:author="user" w:date="2019-10-22T14:49:00Z">
        <w:r>
          <w:rPr>
            <w:rFonts w:cs="Times New Roman" w:ascii="Times New Roman" w:hAnsi="Times New Roman"/>
            <w:color w:val="000000"/>
          </w:rPr>
          <w:delText>“</w:delText>
        </w:r>
      </w:del>
      <w:del w:id="585" w:author="user" w:date="2019-10-22T14:49:00Z">
        <w:r>
          <w:rPr>
            <w:rFonts w:ascii="Times New Roman" w:hAnsi="Times New Roman" w:cs="Times New Roman"/>
            <w:color w:val="000000"/>
          </w:rPr>
          <w:delText>应急管理部门负责生产、经营烟花爆竹的监督管理工作。</w:delText>
        </w:r>
      </w:del>
    </w:p>
    <w:p>
      <w:pPr>
        <w:pStyle w:val="Normal"/>
        <w:widowControl w:val="false"/>
        <w:overflowPunct w:val="false"/>
        <w:bidi w:val="0"/>
        <w:snapToGrid w:val="false"/>
        <w:spacing w:lineRule="exact" w:line="590" w:before="0" w:after="0"/>
        <w:ind w:firstLineChars="200" w:startChars="0" w:start="0" w:endChars="0" w:end="0"/>
        <w:jc w:val="both"/>
        <w:rPr>
          <w:del w:id="589" w:author="user" w:date="2019-10-22T14:49:00Z"/>
          <w:rFonts w:ascii="Times New Roman" w:hAnsi="Times New Roman" w:cs="Times New Roman"/>
          <w:color w:val="000000"/>
        </w:rPr>
      </w:pPr>
      <w:del w:id="587" w:author="user" w:date="2019-10-22T14:49:00Z">
        <w:r>
          <w:rPr>
            <w:rFonts w:cs="Times New Roman" w:ascii="Times New Roman" w:hAnsi="Times New Roman"/>
            <w:color w:val="000000"/>
          </w:rPr>
          <w:delText>“</w:delText>
        </w:r>
      </w:del>
      <w:del w:id="588" w:author="user" w:date="2019-10-22T14:49:00Z">
        <w:r>
          <w:rPr>
            <w:rFonts w:ascii="Times New Roman" w:hAnsi="Times New Roman" w:cs="Times New Roman"/>
            <w:color w:val="000000"/>
          </w:rPr>
          <w:delText>教育、民政、财政、自然资源规划、生态环境、住房城乡建设、城市管理、交通运输、商务、文广旅游、行政审批、市场监管、气象等部门，应当按照各自职责做好禁止燃放烟花爆竹的相关工作。</w:delText>
        </w:r>
      </w:del>
    </w:p>
    <w:p>
      <w:pPr>
        <w:pStyle w:val="Normal"/>
        <w:widowControl w:val="false"/>
        <w:overflowPunct w:val="false"/>
        <w:bidi w:val="0"/>
        <w:snapToGrid w:val="false"/>
        <w:spacing w:lineRule="exact" w:line="590" w:before="0" w:after="0"/>
        <w:ind w:firstLineChars="200" w:startChars="0" w:start="0" w:endChars="0" w:end="0"/>
        <w:jc w:val="both"/>
        <w:rPr>
          <w:del w:id="592" w:author="user" w:date="2019-10-22T14:49:00Z"/>
          <w:rFonts w:ascii="Times New Roman" w:hAnsi="Times New Roman" w:cs="Times New Roman"/>
          <w:color w:val="000000"/>
        </w:rPr>
      </w:pPr>
      <w:del w:id="590" w:author="user" w:date="2019-10-22T14:49:00Z">
        <w:r>
          <w:rPr>
            <w:rFonts w:cs="Times New Roman" w:ascii="Times New Roman" w:hAnsi="Times New Roman"/>
            <w:color w:val="000000"/>
          </w:rPr>
          <w:delText>“</w:delText>
        </w:r>
      </w:del>
      <w:del w:id="591" w:author="user" w:date="2019-10-22T14:49:00Z">
        <w:r>
          <w:rPr>
            <w:rFonts w:ascii="Times New Roman" w:hAnsi="Times New Roman" w:cs="Times New Roman"/>
            <w:color w:val="000000"/>
          </w:rPr>
          <w:delText>镇人民政府、街道办事处应当将禁止燃放烟花爆竹工作纳入基层社会治安综合治理范围，加强组织协调和指导监督。</w:delText>
        </w:r>
      </w:del>
    </w:p>
    <w:p>
      <w:pPr>
        <w:pStyle w:val="Normal"/>
        <w:widowControl w:val="false"/>
        <w:overflowPunct w:val="false"/>
        <w:bidi w:val="0"/>
        <w:snapToGrid w:val="false"/>
        <w:spacing w:lineRule="exact" w:line="590" w:before="0" w:after="0"/>
        <w:ind w:firstLineChars="200" w:startChars="0" w:start="0" w:endChars="0" w:end="0"/>
        <w:jc w:val="both"/>
        <w:rPr>
          <w:del w:id="595" w:author="user" w:date="2019-10-22T14:49:00Z"/>
          <w:rFonts w:ascii="Times New Roman" w:hAnsi="Times New Roman" w:cs="Times New Roman"/>
          <w:color w:val="000000"/>
        </w:rPr>
      </w:pPr>
      <w:del w:id="593" w:author="user" w:date="2019-10-22T14:49:00Z">
        <w:r>
          <w:rPr>
            <w:rFonts w:cs="Times New Roman" w:ascii="Times New Roman" w:hAnsi="Times New Roman"/>
            <w:color w:val="000000"/>
          </w:rPr>
          <w:delText>“</w:delText>
        </w:r>
      </w:del>
      <w:del w:id="594" w:author="user" w:date="2019-10-22T14:49:00Z">
        <w:r>
          <w:rPr>
            <w:rFonts w:ascii="Times New Roman" w:hAnsi="Times New Roman" w:cs="Times New Roman"/>
            <w:color w:val="000000"/>
          </w:rPr>
          <w:delText>居民委员会、村民委员会应当配合有关部门做好禁止燃放烟花爆竹工作。”</w:delText>
        </w:r>
      </w:del>
    </w:p>
    <w:p>
      <w:pPr>
        <w:pStyle w:val="Normal"/>
        <w:widowControl w:val="false"/>
        <w:overflowPunct w:val="false"/>
        <w:bidi w:val="0"/>
        <w:snapToGrid w:val="false"/>
        <w:spacing w:lineRule="exact" w:line="590" w:before="0" w:after="0"/>
        <w:ind w:firstLineChars="200" w:startChars="0" w:start="0" w:endChars="0" w:end="0"/>
        <w:jc w:val="both"/>
        <w:rPr>
          <w:del w:id="597" w:author="user" w:date="2019-10-22T14:49:00Z"/>
          <w:rFonts w:ascii="Times New Roman" w:hAnsi="Times New Roman" w:cs="Times New Roman"/>
          <w:color w:val="000000"/>
        </w:rPr>
      </w:pPr>
      <w:del w:id="596" w:author="user" w:date="2019-10-22T14:49:00Z">
        <w:r>
          <w:rPr>
            <w:rFonts w:ascii="Times New Roman" w:hAnsi="Times New Roman" w:cs="Times New Roman"/>
            <w:color w:val="000000"/>
          </w:rPr>
          <w:delText>（四）删去第五条第一款中的“在公民中”。</w:delText>
        </w:r>
      </w:del>
    </w:p>
    <w:p>
      <w:pPr>
        <w:pStyle w:val="Normal"/>
        <w:widowControl w:val="false"/>
        <w:overflowPunct w:val="false"/>
        <w:bidi w:val="0"/>
        <w:snapToGrid w:val="false"/>
        <w:spacing w:lineRule="exact" w:line="590" w:before="0" w:after="0"/>
        <w:ind w:firstLineChars="200" w:startChars="0" w:start="0" w:endChars="0" w:end="0"/>
        <w:jc w:val="both"/>
        <w:rPr>
          <w:del w:id="599" w:author="user" w:date="2019-10-22T14:49:00Z"/>
          <w:rFonts w:ascii="Times New Roman" w:hAnsi="Times New Roman" w:cs="Times New Roman"/>
          <w:color w:val="000000"/>
        </w:rPr>
      </w:pPr>
      <w:del w:id="598" w:author="user" w:date="2019-10-22T14:49:00Z">
        <w:r>
          <w:rPr>
            <w:rFonts w:ascii="Times New Roman" w:hAnsi="Times New Roman" w:cs="Times New Roman"/>
            <w:color w:val="000000"/>
          </w:rPr>
          <w:delText>（五）将第六条修改为：“在禁止燃放烟花爆竹的区域和地点，任何单位和个人不得生产、储存、经营烟花爆竹。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602" w:author="user" w:date="2019-10-22T14:49:00Z"/>
          <w:rFonts w:ascii="Times New Roman" w:hAnsi="Times New Roman" w:cs="Times New Roman"/>
          <w:color w:val="000000"/>
        </w:rPr>
      </w:pPr>
      <w:del w:id="600" w:author="user" w:date="2019-10-22T14:49:00Z">
        <w:r>
          <w:rPr>
            <w:rFonts w:cs="Times New Roman" w:ascii="Times New Roman" w:hAnsi="Times New Roman"/>
            <w:color w:val="000000"/>
          </w:rPr>
          <w:delText>“</w:delText>
        </w:r>
      </w:del>
      <w:del w:id="601" w:author="user" w:date="2019-10-22T14:49:00Z">
        <w:r>
          <w:rPr>
            <w:rFonts w:ascii="Times New Roman" w:hAnsi="Times New Roman" w:cs="Times New Roman"/>
            <w:color w:val="000000"/>
          </w:rPr>
          <w:delText>运输烟花爆竹的，应当遵守国家有关烟花爆竹安全管理的规定。”</w:delText>
        </w:r>
      </w:del>
    </w:p>
    <w:p>
      <w:pPr>
        <w:pStyle w:val="Normal"/>
        <w:widowControl w:val="false"/>
        <w:overflowPunct w:val="false"/>
        <w:bidi w:val="0"/>
        <w:snapToGrid w:val="false"/>
        <w:spacing w:lineRule="exact" w:line="590" w:before="0" w:after="0"/>
        <w:ind w:firstLineChars="200" w:startChars="0" w:start="0" w:endChars="0" w:end="0"/>
        <w:jc w:val="both"/>
        <w:rPr>
          <w:del w:id="608" w:author="user" w:date="2019-10-22T14:49:00Z"/>
          <w:rFonts w:ascii="Times New Roman" w:hAnsi="Times New Roman" w:cs="Times New Roman"/>
          <w:color w:val="000000"/>
        </w:rPr>
      </w:pPr>
      <w:del w:id="603" w:author="user" w:date="2019-10-22T14:49:00Z">
        <w:r>
          <w:rPr>
            <w:rFonts w:ascii="Times New Roman" w:hAnsi="Times New Roman" w:cs="Times New Roman"/>
            <w:color w:val="000000"/>
          </w:rPr>
          <w:delText>（六）</w:delText>
        </w:r>
      </w:del>
      <w:del w:id="604" w:author="user" w:date="2019-10-22T14:49:00Z">
        <w:r>
          <w:rPr>
            <w:rFonts w:ascii="Times New Roman" w:hAnsi="Times New Roman" w:cs="Times New Roman"/>
            <w:color w:val="000000"/>
            <w:spacing w:val="-8"/>
            <w:szCs w:val="32"/>
          </w:rPr>
          <w:delText>将</w:delText>
        </w:r>
      </w:del>
      <w:del w:id="605" w:author="user" w:date="2019-10-22T14:49:00Z">
        <w:r>
          <w:rPr>
            <w:rFonts w:ascii="Times New Roman" w:hAnsi="Times New Roman" w:cs="Times New Roman"/>
            <w:color w:val="000000"/>
            <w:spacing w:val="-8"/>
            <w:szCs w:val="32"/>
          </w:rPr>
          <w:delText>第八条</w:delText>
        </w:r>
      </w:del>
      <w:del w:id="606" w:author="user" w:date="2019-10-22T14:49:00Z">
        <w:r>
          <w:rPr>
            <w:rFonts w:ascii="Times New Roman" w:hAnsi="Times New Roman" w:cs="Times New Roman"/>
            <w:color w:val="000000"/>
            <w:spacing w:val="-8"/>
            <w:szCs w:val="32"/>
          </w:rPr>
          <w:delText>修改为</w:delText>
        </w:r>
      </w:del>
      <w:del w:id="607" w:author="user" w:date="2019-10-22T14:49:00Z">
        <w:r>
          <w:rPr>
            <w:rFonts w:ascii="Times New Roman" w:hAnsi="Times New Roman" w:cs="Times New Roman"/>
            <w:color w:val="000000"/>
            <w:spacing w:val="-8"/>
            <w:szCs w:val="32"/>
          </w:rPr>
          <w:delText>：“燃放烟花爆竹，应当遵守下列要求：</w:delText>
        </w:r>
      </w:del>
    </w:p>
    <w:p>
      <w:pPr>
        <w:pStyle w:val="Normal"/>
        <w:widowControl w:val="false"/>
        <w:overflowPunct w:val="false"/>
        <w:bidi w:val="0"/>
        <w:snapToGrid w:val="false"/>
        <w:spacing w:lineRule="exact" w:line="590" w:before="0" w:after="0"/>
        <w:ind w:firstLineChars="200" w:startChars="0" w:start="0" w:endChars="0" w:end="0"/>
        <w:jc w:val="both"/>
        <w:rPr>
          <w:del w:id="611" w:author="user" w:date="2019-10-22T14:49:00Z"/>
          <w:rFonts w:ascii="Times New Roman" w:hAnsi="Times New Roman" w:cs="Times New Roman"/>
          <w:color w:val="000000"/>
        </w:rPr>
      </w:pPr>
      <w:del w:id="609" w:author="user" w:date="2019-10-22T14:49:00Z">
        <w:r>
          <w:rPr>
            <w:rFonts w:cs="Times New Roman" w:ascii="Times New Roman" w:hAnsi="Times New Roman"/>
            <w:color w:val="000000"/>
          </w:rPr>
          <w:delText>“</w:delText>
        </w:r>
      </w:del>
      <w:del w:id="610" w:author="user" w:date="2019-10-22T14:49:00Z">
        <w:r>
          <w:rPr>
            <w:rFonts w:ascii="Times New Roman" w:hAnsi="Times New Roman" w:cs="Times New Roman"/>
            <w:color w:val="000000"/>
          </w:rPr>
          <w:delText xml:space="preserve">（一）不得向烟花爆竹零售点、行人、车辆、建筑物、构筑物、建筑工地、树木、河道、公共绿地、窨井等投掷烟花爆竹； </w:delText>
        </w:r>
      </w:del>
    </w:p>
    <w:p>
      <w:pPr>
        <w:pStyle w:val="Normal"/>
        <w:widowControl w:val="false"/>
        <w:overflowPunct w:val="false"/>
        <w:bidi w:val="0"/>
        <w:snapToGrid w:val="false"/>
        <w:spacing w:lineRule="exact" w:line="590" w:before="0" w:after="0"/>
        <w:ind w:firstLineChars="200" w:startChars="0" w:start="0" w:endChars="0" w:end="0"/>
        <w:jc w:val="both"/>
        <w:rPr>
          <w:del w:id="614" w:author="user" w:date="2019-10-22T14:49:00Z"/>
          <w:rFonts w:ascii="Times New Roman" w:hAnsi="Times New Roman" w:cs="Times New Roman"/>
          <w:color w:val="000000"/>
        </w:rPr>
      </w:pPr>
      <w:del w:id="612" w:author="user" w:date="2019-10-22T14:49:00Z">
        <w:r>
          <w:rPr>
            <w:rFonts w:cs="Times New Roman" w:ascii="Times New Roman" w:hAnsi="Times New Roman"/>
            <w:color w:val="000000"/>
          </w:rPr>
          <w:delText>“</w:delText>
        </w:r>
      </w:del>
      <w:del w:id="613" w:author="user" w:date="2019-10-22T14:49:00Z">
        <w:r>
          <w:rPr>
            <w:rFonts w:ascii="Times New Roman" w:hAnsi="Times New Roman" w:cs="Times New Roman"/>
            <w:color w:val="000000"/>
          </w:rPr>
          <w:delText>（二）不得在建筑物、构筑物内燃放或者从建筑物、构筑物向外燃放、抛掷烟花爆竹；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617" w:author="user" w:date="2019-10-22T14:49:00Z"/>
          <w:rFonts w:ascii="Times New Roman" w:hAnsi="Times New Roman" w:cs="Times New Roman"/>
          <w:color w:val="000000"/>
        </w:rPr>
      </w:pPr>
      <w:del w:id="615" w:author="user" w:date="2019-10-22T14:49:00Z">
        <w:r>
          <w:rPr>
            <w:rFonts w:cs="Times New Roman" w:ascii="Times New Roman" w:hAnsi="Times New Roman"/>
            <w:color w:val="000000"/>
          </w:rPr>
          <w:delText>“</w:delText>
        </w:r>
      </w:del>
      <w:del w:id="616" w:author="user" w:date="2019-10-22T14:49:00Z">
        <w:r>
          <w:rPr>
            <w:rFonts w:ascii="Times New Roman" w:hAnsi="Times New Roman" w:cs="Times New Roman"/>
            <w:color w:val="000000"/>
          </w:rPr>
          <w:delText>（三）不得在车辆、船舶等交通工具上燃放烟花爆竹；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620" w:author="user" w:date="2019-10-22T14:49:00Z"/>
          <w:rFonts w:ascii="Times New Roman" w:hAnsi="Times New Roman" w:cs="Times New Roman"/>
          <w:color w:val="000000"/>
        </w:rPr>
      </w:pPr>
      <w:del w:id="618" w:author="user" w:date="2019-10-22T14:49:00Z">
        <w:r>
          <w:rPr>
            <w:rFonts w:cs="Times New Roman" w:ascii="Times New Roman" w:hAnsi="Times New Roman"/>
            <w:color w:val="000000"/>
          </w:rPr>
          <w:delText>“</w:delText>
        </w:r>
      </w:del>
      <w:del w:id="619" w:author="user" w:date="2019-10-22T14:49:00Z">
        <w:r>
          <w:rPr>
            <w:rFonts w:ascii="Times New Roman" w:hAnsi="Times New Roman" w:cs="Times New Roman"/>
            <w:color w:val="000000"/>
          </w:rPr>
          <w:delText>（四）不得妨碍行人、车辆安全通行；</w:delText>
        </w:r>
      </w:del>
    </w:p>
    <w:p>
      <w:pPr>
        <w:pStyle w:val="Normal"/>
        <w:widowControl w:val="false"/>
        <w:overflowPunct w:val="false"/>
        <w:bidi w:val="0"/>
        <w:snapToGrid w:val="false"/>
        <w:spacing w:lineRule="exact" w:line="590" w:before="0" w:after="0"/>
        <w:ind w:firstLineChars="200" w:startChars="0" w:start="0" w:endChars="0" w:end="0"/>
        <w:jc w:val="both"/>
        <w:rPr>
          <w:del w:id="623" w:author="user" w:date="2019-10-22T14:49:00Z"/>
          <w:rFonts w:ascii="Times New Roman" w:hAnsi="Times New Roman" w:cs="Times New Roman"/>
          <w:color w:val="000000"/>
        </w:rPr>
      </w:pPr>
      <w:del w:id="621" w:author="user" w:date="2019-10-22T14:49:00Z">
        <w:r>
          <w:rPr>
            <w:rFonts w:cs="Times New Roman" w:ascii="Times New Roman" w:hAnsi="Times New Roman"/>
            <w:color w:val="000000"/>
          </w:rPr>
          <w:delText>“</w:delText>
        </w:r>
      </w:del>
      <w:del w:id="622" w:author="user" w:date="2019-10-22T14:49:00Z">
        <w:r>
          <w:rPr>
            <w:rFonts w:ascii="Times New Roman" w:hAnsi="Times New Roman" w:cs="Times New Roman"/>
            <w:color w:val="000000"/>
          </w:rPr>
          <w:delText>（五）不得采用其他危害公共安全和人身、财产安全的方式燃放烟花爆竹。”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629" w:author="user" w:date="2019-10-22T14:49:00Z"/>
          <w:rFonts w:ascii="Times New Roman" w:hAnsi="Times New Roman" w:cs="Times New Roman"/>
          <w:color w:val="000000"/>
        </w:rPr>
      </w:pPr>
      <w:del w:id="624" w:author="user" w:date="2019-10-22T14:49:00Z">
        <w:r>
          <w:rPr>
            <w:rFonts w:ascii="Times New Roman" w:hAnsi="Times New Roman" w:cs="Times New Roman"/>
            <w:color w:val="000000"/>
          </w:rPr>
          <w:delText>（七）</w:delText>
        </w:r>
      </w:del>
      <w:del w:id="625" w:author="user" w:date="2019-10-22T14:49:00Z">
        <w:r>
          <w:rPr>
            <w:rFonts w:ascii="Times New Roman" w:hAnsi="Times New Roman" w:cs="Times New Roman"/>
            <w:color w:val="000000"/>
          </w:rPr>
          <w:delText>将</w:delText>
        </w:r>
      </w:del>
      <w:del w:id="626" w:author="user" w:date="2019-10-22T14:49:00Z">
        <w:r>
          <w:rPr>
            <w:rFonts w:ascii="Times New Roman" w:hAnsi="Times New Roman" w:cs="Times New Roman"/>
            <w:color w:val="000000"/>
          </w:rPr>
          <w:delText>第九条</w:delText>
        </w:r>
      </w:del>
      <w:del w:id="627" w:author="user" w:date="2019-10-22T14:49:00Z">
        <w:r>
          <w:rPr>
            <w:rFonts w:ascii="Times New Roman" w:hAnsi="Times New Roman" w:cs="Times New Roman"/>
            <w:color w:val="000000"/>
          </w:rPr>
          <w:delText>修改为</w:delText>
        </w:r>
      </w:del>
      <w:del w:id="628" w:author="user" w:date="2019-10-22T14:49:00Z">
        <w:r>
          <w:rPr>
            <w:rFonts w:ascii="Times New Roman" w:hAnsi="Times New Roman" w:cs="Times New Roman"/>
            <w:color w:val="000000"/>
          </w:rPr>
          <w:delText>：“从事婚丧喜庆服务的单位和个人，在禁止燃放烟花爆竹区域内不得提供代为购买、燃放烟花爆竹的相关服务。”</w:delText>
        </w:r>
      </w:del>
    </w:p>
    <w:p>
      <w:pPr>
        <w:pStyle w:val="Normal"/>
        <w:widowControl w:val="false"/>
        <w:overflowPunct w:val="false"/>
        <w:bidi w:val="0"/>
        <w:snapToGrid w:val="false"/>
        <w:spacing w:lineRule="exact" w:line="590" w:before="0" w:after="0"/>
        <w:ind w:firstLineChars="200" w:startChars="0" w:start="0" w:endChars="0" w:end="0"/>
        <w:jc w:val="both"/>
        <w:rPr>
          <w:del w:id="637" w:author="user" w:date="2019-10-22T14:49:00Z"/>
          <w:rFonts w:ascii="Times New Roman" w:hAnsi="Times New Roman" w:cs="Times New Roman"/>
          <w:color w:val="000000"/>
        </w:rPr>
      </w:pPr>
      <w:del w:id="630" w:author="user" w:date="2019-10-22T14:49:00Z">
        <w:r>
          <w:rPr>
            <w:rFonts w:ascii="Times New Roman" w:hAnsi="Times New Roman" w:cs="Times New Roman"/>
            <w:color w:val="000000"/>
          </w:rPr>
          <w:delText>（</w:delText>
        </w:r>
      </w:del>
      <w:del w:id="631" w:author="user" w:date="2019-10-22T14:49:00Z">
        <w:r>
          <w:rPr>
            <w:rFonts w:ascii="Times New Roman" w:hAnsi="Times New Roman" w:cs="Times New Roman"/>
            <w:color w:val="000000"/>
          </w:rPr>
          <w:delText>八</w:delText>
        </w:r>
      </w:del>
      <w:del w:id="632" w:author="user" w:date="2019-10-22T14:49:00Z">
        <w:r>
          <w:rPr>
            <w:rFonts w:ascii="Times New Roman" w:hAnsi="Times New Roman" w:cs="Times New Roman"/>
            <w:color w:val="000000"/>
          </w:rPr>
          <w:delText>）</w:delText>
        </w:r>
      </w:del>
      <w:del w:id="633" w:author="user" w:date="2019-10-22T14:49:00Z">
        <w:r>
          <w:rPr>
            <w:rFonts w:ascii="Times New Roman" w:hAnsi="Times New Roman" w:cs="Times New Roman"/>
            <w:color w:val="000000"/>
          </w:rPr>
          <w:delText>将</w:delText>
        </w:r>
      </w:del>
      <w:del w:id="634" w:author="user" w:date="2019-10-22T14:49:00Z">
        <w:r>
          <w:rPr>
            <w:rFonts w:ascii="Times New Roman" w:hAnsi="Times New Roman" w:cs="Times New Roman"/>
            <w:color w:val="000000"/>
          </w:rPr>
          <w:delText>第十条</w:delText>
        </w:r>
      </w:del>
      <w:del w:id="635" w:author="user" w:date="2019-10-22T14:49:00Z">
        <w:r>
          <w:rPr>
            <w:rFonts w:ascii="Times New Roman" w:hAnsi="Times New Roman" w:cs="Times New Roman"/>
            <w:color w:val="000000"/>
          </w:rPr>
          <w:delText>修改为</w:delText>
        </w:r>
      </w:del>
      <w:del w:id="636" w:author="user" w:date="2019-10-22T14:49:00Z">
        <w:r>
          <w:rPr>
            <w:rFonts w:ascii="Times New Roman" w:hAnsi="Times New Roman" w:cs="Times New Roman"/>
            <w:color w:val="000000"/>
          </w:rPr>
          <w:delTex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delText>
        </w:r>
      </w:del>
    </w:p>
    <w:p>
      <w:pPr>
        <w:pStyle w:val="Normal"/>
        <w:widowControl w:val="false"/>
        <w:overflowPunct w:val="false"/>
        <w:bidi w:val="0"/>
        <w:snapToGrid w:val="false"/>
        <w:spacing w:lineRule="exact" w:line="590" w:before="0" w:after="0"/>
        <w:ind w:firstLineChars="200" w:startChars="0" w:start="0" w:endChars="0" w:end="0"/>
        <w:jc w:val="both"/>
        <w:rPr>
          <w:del w:id="645" w:author="user" w:date="2019-10-22T14:49:00Z"/>
          <w:rFonts w:ascii="Times New Roman" w:hAnsi="Times New Roman" w:cs="Times New Roman"/>
          <w:color w:val="000000"/>
        </w:rPr>
      </w:pPr>
      <w:del w:id="638" w:author="user" w:date="2019-10-22T14:49:00Z">
        <w:r>
          <w:rPr>
            <w:rFonts w:ascii="Times New Roman" w:hAnsi="Times New Roman" w:cs="Times New Roman"/>
            <w:color w:val="000000"/>
          </w:rPr>
          <w:delText>（</w:delText>
        </w:r>
      </w:del>
      <w:del w:id="639" w:author="user" w:date="2019-10-22T14:49:00Z">
        <w:r>
          <w:rPr>
            <w:rFonts w:ascii="Times New Roman" w:hAnsi="Times New Roman" w:cs="Times New Roman"/>
            <w:color w:val="000000"/>
          </w:rPr>
          <w:delText>九</w:delText>
        </w:r>
      </w:del>
      <w:del w:id="640" w:author="user" w:date="2019-10-22T14:49:00Z">
        <w:r>
          <w:rPr>
            <w:rFonts w:ascii="Times New Roman" w:hAnsi="Times New Roman" w:cs="Times New Roman"/>
            <w:color w:val="000000"/>
          </w:rPr>
          <w:delText>）</w:delText>
        </w:r>
      </w:del>
      <w:del w:id="641" w:author="user" w:date="2019-10-22T14:49:00Z">
        <w:r>
          <w:rPr>
            <w:rFonts w:ascii="Times New Roman" w:hAnsi="Times New Roman" w:cs="Times New Roman"/>
            <w:color w:val="000000"/>
          </w:rPr>
          <w:delText>将</w:delText>
        </w:r>
      </w:del>
      <w:del w:id="642" w:author="user" w:date="2019-10-22T14:49:00Z">
        <w:r>
          <w:rPr>
            <w:rFonts w:ascii="Times New Roman" w:hAnsi="Times New Roman" w:cs="Times New Roman"/>
            <w:color w:val="000000"/>
          </w:rPr>
          <w:delText>第十一条</w:delText>
        </w:r>
      </w:del>
      <w:del w:id="643" w:author="user" w:date="2019-10-22T14:49:00Z">
        <w:r>
          <w:rPr>
            <w:rFonts w:ascii="Times New Roman" w:hAnsi="Times New Roman" w:cs="Times New Roman"/>
            <w:color w:val="000000"/>
          </w:rPr>
          <w:delText>修改为</w:delText>
        </w:r>
      </w:del>
      <w:del w:id="644" w:author="user" w:date="2019-10-22T14:49:00Z">
        <w:r>
          <w:rPr>
            <w:rFonts w:ascii="Times New Roman" w:hAnsi="Times New Roman" w:cs="Times New Roman"/>
            <w:color w:val="000000"/>
          </w:rPr>
          <w:delText>：“违反本条例规定，法律、法规已有处罚规定的，从其规定。”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651" w:author="user" w:date="2019-10-22T14:49:00Z"/>
          <w:rFonts w:ascii="Times New Roman" w:hAnsi="Times New Roman" w:cs="Times New Roman"/>
          <w:color w:val="000000"/>
        </w:rPr>
      </w:pPr>
      <w:del w:id="646" w:author="user" w:date="2019-10-22T14:49:00Z">
        <w:r>
          <w:rPr>
            <w:rFonts w:ascii="Times New Roman" w:hAnsi="Times New Roman" w:cs="Times New Roman"/>
            <w:color w:val="000000"/>
          </w:rPr>
          <w:delText>（十）</w:delText>
        </w:r>
      </w:del>
      <w:del w:id="647" w:author="user" w:date="2019-10-22T14:49:00Z">
        <w:r>
          <w:rPr>
            <w:rFonts w:ascii="Times New Roman" w:hAnsi="Times New Roman" w:cs="Times New Roman"/>
            <w:color w:val="000000"/>
          </w:rPr>
          <w:delText>将</w:delText>
        </w:r>
      </w:del>
      <w:del w:id="648" w:author="user" w:date="2019-10-22T14:49:00Z">
        <w:r>
          <w:rPr>
            <w:rFonts w:ascii="Times New Roman" w:hAnsi="Times New Roman" w:cs="Times New Roman"/>
            <w:color w:val="000000"/>
          </w:rPr>
          <w:delText>第十二条</w:delText>
        </w:r>
      </w:del>
      <w:del w:id="649" w:author="user" w:date="2019-10-22T14:49:00Z">
        <w:r>
          <w:rPr>
            <w:rFonts w:ascii="Times New Roman" w:hAnsi="Times New Roman" w:cs="Times New Roman"/>
            <w:color w:val="000000"/>
          </w:rPr>
          <w:delText>修改为</w:delText>
        </w:r>
      </w:del>
      <w:del w:id="650" w:author="user" w:date="2019-10-22T14:49:00Z">
        <w:r>
          <w:rPr>
            <w:rFonts w:ascii="Times New Roman" w:hAnsi="Times New Roman" w:cs="Times New Roman"/>
            <w:color w:val="000000"/>
          </w:rPr>
          <w:delText>：“违反本条例第九条规定，从事婚丧喜庆服务的单位或者个人在禁止燃放烟花爆竹的区域内提供代为购买、燃放烟花爆竹相关服务的，由公安机关责令改正，处以一千元以上五千元以下罚款。”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659" w:author="user" w:date="2019-10-22T14:49:00Z"/>
          <w:rFonts w:ascii="Times New Roman" w:hAnsi="Times New Roman" w:cs="Times New Roman"/>
          <w:color w:val="000000"/>
        </w:rPr>
      </w:pPr>
      <w:del w:id="652" w:author="user" w:date="2019-10-22T14:49:00Z">
        <w:r>
          <w:rPr>
            <w:rFonts w:ascii="Times New Roman" w:hAnsi="Times New Roman" w:cs="Times New Roman"/>
            <w:color w:val="000000"/>
          </w:rPr>
          <w:delText>（十</w:delText>
        </w:r>
      </w:del>
      <w:del w:id="653" w:author="user" w:date="2019-10-22T14:49:00Z">
        <w:r>
          <w:rPr>
            <w:rFonts w:ascii="Times New Roman" w:hAnsi="Times New Roman" w:cs="Times New Roman"/>
            <w:color w:val="000000"/>
          </w:rPr>
          <w:delText>一</w:delText>
        </w:r>
      </w:del>
      <w:del w:id="654" w:author="user" w:date="2019-10-22T14:49:00Z">
        <w:r>
          <w:rPr>
            <w:rFonts w:ascii="Times New Roman" w:hAnsi="Times New Roman" w:cs="Times New Roman"/>
            <w:color w:val="000000"/>
          </w:rPr>
          <w:delText>）</w:delText>
        </w:r>
      </w:del>
      <w:del w:id="655" w:author="user" w:date="2019-10-22T14:49:00Z">
        <w:r>
          <w:rPr>
            <w:rFonts w:ascii="Times New Roman" w:hAnsi="Times New Roman" w:cs="Times New Roman"/>
            <w:color w:val="000000"/>
          </w:rPr>
          <w:delText>将</w:delText>
        </w:r>
      </w:del>
      <w:del w:id="656" w:author="user" w:date="2019-10-22T14:49:00Z">
        <w:r>
          <w:rPr>
            <w:rFonts w:ascii="Times New Roman" w:hAnsi="Times New Roman" w:cs="Times New Roman"/>
            <w:color w:val="000000"/>
          </w:rPr>
          <w:delText>第十三条</w:delText>
        </w:r>
      </w:del>
      <w:del w:id="657" w:author="user" w:date="2019-10-22T14:49:00Z">
        <w:r>
          <w:rPr>
            <w:rFonts w:ascii="Times New Roman" w:hAnsi="Times New Roman" w:cs="Times New Roman"/>
            <w:color w:val="000000"/>
          </w:rPr>
          <w:delText>修改为</w:delText>
        </w:r>
      </w:del>
      <w:del w:id="658" w:author="user" w:date="2019-10-22T14:49:00Z">
        <w:r>
          <w:rPr>
            <w:rFonts w:ascii="Times New Roman" w:hAnsi="Times New Roman" w:cs="Times New Roman"/>
            <w:color w:val="000000"/>
          </w:rPr>
          <w:delTex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665" w:author="user" w:date="2019-10-22T14:49:00Z"/>
          <w:rFonts w:ascii="Times New Roman" w:hAnsi="Times New Roman" w:cs="Times New Roman"/>
          <w:color w:val="000000"/>
        </w:rPr>
      </w:pPr>
      <w:del w:id="660" w:author="user" w:date="2019-10-22T14:49:00Z">
        <w:r>
          <w:rPr>
            <w:rFonts w:ascii="Times New Roman" w:hAnsi="Times New Roman" w:cs="Times New Roman"/>
            <w:color w:val="000000"/>
          </w:rPr>
          <w:delText>（十</w:delText>
        </w:r>
      </w:del>
      <w:del w:id="661" w:author="user" w:date="2019-10-22T14:49:00Z">
        <w:r>
          <w:rPr>
            <w:rFonts w:ascii="Times New Roman" w:hAnsi="Times New Roman" w:cs="Times New Roman"/>
            <w:color w:val="000000"/>
          </w:rPr>
          <w:delText>二</w:delText>
        </w:r>
      </w:del>
      <w:del w:id="662" w:author="user" w:date="2019-10-22T14:49:00Z">
        <w:r>
          <w:rPr>
            <w:rFonts w:ascii="Times New Roman" w:hAnsi="Times New Roman" w:cs="Times New Roman"/>
            <w:color w:val="000000"/>
          </w:rPr>
          <w:delText>）删去第十</w:delText>
        </w:r>
      </w:del>
      <w:del w:id="663" w:author="user" w:date="2019-10-22T14:49:00Z">
        <w:r>
          <w:rPr>
            <w:rFonts w:ascii="Times New Roman" w:hAnsi="Times New Roman" w:cs="Times New Roman"/>
            <w:color w:val="000000"/>
          </w:rPr>
          <w:delText>四</w:delText>
        </w:r>
      </w:del>
      <w:del w:id="664" w:author="user" w:date="2019-10-22T14:49:00Z">
        <w:r>
          <w:rPr>
            <w:rFonts w:ascii="Times New Roman" w:hAnsi="Times New Roman" w:cs="Times New Roman"/>
            <w:color w:val="000000"/>
          </w:rPr>
          <w:delText>条。</w:delText>
        </w:r>
      </w:del>
    </w:p>
    <w:p>
      <w:pPr>
        <w:pStyle w:val="Normal"/>
        <w:widowControl w:val="false"/>
        <w:overflowPunct w:val="false"/>
        <w:bidi w:val="0"/>
        <w:snapToGrid w:val="false"/>
        <w:spacing w:lineRule="exact" w:line="590" w:before="0" w:after="0"/>
        <w:ind w:firstLineChars="200" w:startChars="0" w:start="0" w:endChars="0" w:end="0"/>
        <w:jc w:val="both"/>
        <w:rPr>
          <w:del w:id="669" w:author="user" w:date="2019-10-22T14:49:00Z"/>
          <w:rFonts w:ascii="Times New Roman" w:hAnsi="Times New Roman" w:cs="Times New Roman"/>
          <w:color w:val="000000"/>
        </w:rPr>
      </w:pPr>
      <w:del w:id="666" w:author="user" w:date="2019-10-22T14:49:00Z">
        <w:r>
          <w:rPr>
            <w:rFonts w:ascii="Times New Roman" w:hAnsi="Times New Roman" w:cs="Times New Roman"/>
            <w:color w:val="000000"/>
          </w:rPr>
          <w:delText>（十</w:delText>
        </w:r>
      </w:del>
      <w:del w:id="667" w:author="user" w:date="2019-10-22T14:49:00Z">
        <w:r>
          <w:rPr>
            <w:rFonts w:ascii="Times New Roman" w:hAnsi="Times New Roman" w:cs="Times New Roman"/>
            <w:color w:val="000000"/>
          </w:rPr>
          <w:delText>三</w:delText>
        </w:r>
      </w:del>
      <w:del w:id="668" w:author="user" w:date="2019-10-22T14:49:00Z">
        <w:r>
          <w:rPr>
            <w:rFonts w:ascii="Times New Roman" w:hAnsi="Times New Roman" w:cs="Times New Roman"/>
            <w:color w:val="000000"/>
          </w:rPr>
          <w:delText>）将第十五条改为第十四条，其中的“依法从重处罚”修改为“依法予以处罚”。</w:delText>
        </w:r>
      </w:del>
    </w:p>
    <w:p>
      <w:pPr>
        <w:pStyle w:val="Normal"/>
        <w:widowControl w:val="false"/>
        <w:overflowPunct w:val="false"/>
        <w:bidi w:val="0"/>
        <w:snapToGrid w:val="false"/>
        <w:spacing w:lineRule="exact" w:line="590" w:before="0" w:after="0"/>
        <w:ind w:firstLineChars="200" w:startChars="0" w:start="0" w:endChars="0" w:end="0"/>
        <w:jc w:val="both"/>
        <w:rPr>
          <w:del w:id="671" w:author="user" w:date="2019-10-22T14:49:00Z"/>
          <w:rFonts w:ascii="Times New Roman" w:hAnsi="Times New Roman" w:cs="Times New Roman"/>
          <w:color w:val="000000"/>
        </w:rPr>
      </w:pPr>
      <w:del w:id="670" w:author="user" w:date="2019-10-22T14:49:00Z">
        <w:r>
          <w:rPr>
            <w:rFonts w:ascii="Times New Roman" w:hAnsi="Times New Roman" w:cs="Times New Roman"/>
            <w:color w:val="000000"/>
          </w:rPr>
          <w:delText>（十四）删去第十七条。</w:delText>
        </w:r>
      </w:del>
    </w:p>
    <w:p>
      <w:pPr>
        <w:pStyle w:val="Normal"/>
        <w:widowControl w:val="false"/>
        <w:overflowPunct w:val="false"/>
        <w:bidi w:val="0"/>
        <w:snapToGrid w:val="false"/>
        <w:spacing w:lineRule="exact" w:line="590" w:before="0" w:after="0"/>
        <w:ind w:firstLineChars="200" w:startChars="0" w:start="0" w:endChars="0" w:end="0"/>
        <w:jc w:val="both"/>
        <w:rPr>
          <w:del w:id="673" w:author="user" w:date="2019-10-22T14:49:00Z"/>
          <w:rFonts w:ascii="Times New Roman" w:hAnsi="Times New Roman" w:eastAsia="黑体" w:cs="Times New Roman"/>
          <w:color w:val="000000"/>
        </w:rPr>
      </w:pPr>
      <w:del w:id="672" w:author="user" w:date="2019-10-22T14:49:00Z">
        <w:r>
          <w:rPr>
            <w:rFonts w:ascii="Times New Roman" w:hAnsi="Times New Roman" w:cs="Times New Roman" w:eastAsia="黑体"/>
            <w:color w:val="000000"/>
          </w:rPr>
          <w:delText>二、对《无锡市水资源节约利用条例》作出修改</w:delText>
        </w:r>
      </w:del>
    </w:p>
    <w:p>
      <w:pPr>
        <w:pStyle w:val="Normal"/>
        <w:widowControl w:val="false"/>
        <w:overflowPunct w:val="false"/>
        <w:bidi w:val="0"/>
        <w:snapToGrid w:val="false"/>
        <w:spacing w:lineRule="exact" w:line="590" w:before="0" w:after="0"/>
        <w:ind w:firstLineChars="200" w:startChars="0" w:start="0" w:endChars="0" w:end="0"/>
        <w:jc w:val="both"/>
        <w:rPr>
          <w:del w:id="675" w:author="user" w:date="2019-10-22T14:49:00Z"/>
          <w:rFonts w:ascii="Times New Roman" w:hAnsi="Times New Roman" w:cs="Times New Roman"/>
          <w:color w:val="000000"/>
        </w:rPr>
      </w:pPr>
      <w:del w:id="674" w:author="user" w:date="2019-10-22T14:49:00Z">
        <w:r>
          <w:rPr>
            <w:rFonts w:ascii="Times New Roman" w:hAnsi="Times New Roman" w:cs="Times New Roman"/>
            <w:color w:val="000000"/>
          </w:rPr>
          <w:delText>（一）将第一条修改为：“为了加强水资源的节约利用，提高用水效率，保护和改善生态环境，促进经济社会可持续发展，根据《中华人民共和国水法》《江苏省水资源管理条例》《江苏省节约用水条例》等法律、法规，结合本市实际，制定本条例。”</w:delText>
        </w:r>
      </w:del>
    </w:p>
    <w:p>
      <w:pPr>
        <w:pStyle w:val="Normal"/>
        <w:widowControl w:val="false"/>
        <w:overflowPunct w:val="false"/>
        <w:bidi w:val="0"/>
        <w:snapToGrid w:val="false"/>
        <w:spacing w:lineRule="exact" w:line="590" w:before="0" w:after="0"/>
        <w:ind w:firstLineChars="200" w:startChars="0" w:start="0" w:endChars="0" w:end="0"/>
        <w:jc w:val="both"/>
        <w:rPr>
          <w:del w:id="677" w:author="user" w:date="2019-10-22T14:49:00Z"/>
          <w:rFonts w:ascii="Times New Roman" w:hAnsi="Times New Roman" w:cs="Times New Roman"/>
          <w:color w:val="000000"/>
        </w:rPr>
      </w:pPr>
      <w:del w:id="676" w:author="user" w:date="2019-10-22T14:49:00Z">
        <w:r>
          <w:rPr>
            <w:rFonts w:ascii="Times New Roman" w:hAnsi="Times New Roman" w:cs="Times New Roman"/>
            <w:color w:val="000000"/>
          </w:rPr>
          <w:delText>（二）将第十三条第一款修改为：“新建、改建、扩建建设项目需要申请或者重新申请取水许可的，建设单位应当依法进行水资源论证。”</w:delText>
        </w:r>
      </w:del>
    </w:p>
    <w:p>
      <w:pPr>
        <w:pStyle w:val="Normal"/>
        <w:widowControl w:val="false"/>
        <w:overflowPunct w:val="false"/>
        <w:bidi w:val="0"/>
        <w:snapToGrid w:val="false"/>
        <w:spacing w:lineRule="exact" w:line="590" w:before="0" w:after="0"/>
        <w:ind w:firstLineChars="200" w:startChars="0" w:start="0" w:endChars="0" w:end="0"/>
        <w:jc w:val="both"/>
        <w:rPr>
          <w:del w:id="679" w:author="user" w:date="2019-10-22T14:49:00Z"/>
          <w:rFonts w:ascii="Times New Roman" w:hAnsi="Times New Roman" w:cs="Times New Roman"/>
          <w:color w:val="000000"/>
        </w:rPr>
      </w:pPr>
      <w:del w:id="678" w:author="user" w:date="2019-10-22T14:49:00Z">
        <w:r>
          <w:rPr>
            <w:rFonts w:ascii="Times New Roman" w:hAnsi="Times New Roman" w:cs="Times New Roman"/>
            <w:color w:val="000000"/>
          </w:rPr>
          <w:delText>删去第二款。</w:delText>
        </w:r>
      </w:del>
    </w:p>
    <w:p>
      <w:pPr>
        <w:pStyle w:val="Normal"/>
        <w:widowControl w:val="false"/>
        <w:overflowPunct w:val="false"/>
        <w:bidi w:val="0"/>
        <w:snapToGrid w:val="false"/>
        <w:spacing w:lineRule="exact" w:line="590" w:before="0" w:after="0"/>
        <w:ind w:firstLineChars="200" w:startChars="0" w:start="0" w:endChars="0" w:end="0"/>
        <w:jc w:val="both"/>
        <w:rPr>
          <w:del w:id="681" w:author="user" w:date="2019-10-22T14:49:00Z"/>
          <w:rFonts w:ascii="Times New Roman" w:hAnsi="Times New Roman" w:cs="Times New Roman"/>
          <w:color w:val="000000"/>
        </w:rPr>
      </w:pPr>
      <w:del w:id="680" w:author="user" w:date="2019-10-22T14:49:00Z">
        <w:r>
          <w:rPr>
            <w:rFonts w:ascii="Times New Roman" w:hAnsi="Times New Roman" w:cs="Times New Roman"/>
            <w:color w:val="000000"/>
          </w:rPr>
          <w:delText>（三）删去第三十八条。</w:delText>
        </w:r>
      </w:del>
    </w:p>
    <w:p>
      <w:pPr>
        <w:pStyle w:val="Normal"/>
        <w:widowControl w:val="false"/>
        <w:overflowPunct w:val="false"/>
        <w:bidi w:val="0"/>
        <w:snapToGrid w:val="false"/>
        <w:spacing w:lineRule="exact" w:line="590" w:before="0" w:after="0"/>
        <w:ind w:firstLineChars="200" w:startChars="0" w:start="0" w:endChars="0" w:end="0"/>
        <w:jc w:val="both"/>
        <w:rPr>
          <w:del w:id="683" w:author="user" w:date="2019-10-22T14:49:00Z"/>
          <w:rFonts w:ascii="Times New Roman" w:hAnsi="Times New Roman" w:cs="Times New Roman"/>
          <w:color w:val="000000"/>
        </w:rPr>
      </w:pPr>
      <w:del w:id="682" w:author="user" w:date="2019-10-22T14:49:00Z">
        <w:r>
          <w:rPr>
            <w:rFonts w:ascii="Times New Roman" w:hAnsi="Times New Roman" w:cs="Times New Roman"/>
            <w:color w:val="000000"/>
          </w:rPr>
          <w:delText>（四）增加一条，作为第四十条：“违反本条例规定，法律、法规已有处罚规定的，从其规定。”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685" w:author="user" w:date="2019-10-22T14:49:00Z"/>
          <w:rFonts w:ascii="Times New Roman" w:hAnsi="Times New Roman" w:cs="Times New Roman"/>
          <w:color w:val="000000"/>
        </w:rPr>
      </w:pPr>
      <w:del w:id="684" w:author="user" w:date="2019-10-22T14:49:00Z">
        <w:r>
          <w:rPr>
            <w:rFonts w:ascii="Times New Roman" w:hAnsi="Times New Roman" w:cs="Times New Roman"/>
            <w:color w:val="000000"/>
          </w:rPr>
          <w:delText>（五）删去第四十四条、第四十五条。</w:delText>
        </w:r>
      </w:del>
    </w:p>
    <w:p>
      <w:pPr>
        <w:pStyle w:val="Normal"/>
        <w:widowControl w:val="false"/>
        <w:overflowPunct w:val="false"/>
        <w:bidi w:val="0"/>
        <w:snapToGrid w:val="false"/>
        <w:spacing w:lineRule="exact" w:line="590" w:before="0" w:after="0"/>
        <w:ind w:firstLineChars="200" w:startChars="0" w:start="0" w:endChars="0" w:end="0"/>
        <w:jc w:val="both"/>
        <w:rPr>
          <w:del w:id="687" w:author="user" w:date="2019-10-22T14:49:00Z"/>
          <w:rFonts w:ascii="Times New Roman" w:hAnsi="Times New Roman" w:eastAsia="黑体" w:cs="Times New Roman"/>
          <w:color w:val="000000"/>
        </w:rPr>
      </w:pPr>
      <w:del w:id="686" w:author="user" w:date="2019-10-22T14:49:00Z">
        <w:r>
          <w:rPr>
            <w:rFonts w:ascii="Times New Roman" w:hAnsi="Times New Roman" w:cs="Times New Roman" w:eastAsia="黑体"/>
            <w:color w:val="000000"/>
          </w:rPr>
          <w:delText>三、对《无锡市河道管理条例》作出修改</w:delText>
        </w:r>
      </w:del>
    </w:p>
    <w:p>
      <w:pPr>
        <w:pStyle w:val="Normal"/>
        <w:widowControl w:val="false"/>
        <w:overflowPunct w:val="false"/>
        <w:bidi w:val="0"/>
        <w:snapToGrid w:val="false"/>
        <w:spacing w:lineRule="exact" w:line="590" w:before="0" w:after="0"/>
        <w:ind w:firstLineChars="200" w:startChars="0" w:start="0" w:endChars="0" w:end="0"/>
        <w:jc w:val="both"/>
        <w:rPr>
          <w:del w:id="689" w:author="user" w:date="2019-10-22T14:49:00Z"/>
          <w:rFonts w:ascii="Times New Roman" w:hAnsi="Times New Roman" w:cs="Times New Roman"/>
          <w:color w:val="000000"/>
        </w:rPr>
      </w:pPr>
      <w:del w:id="688" w:author="user" w:date="2019-10-22T14:49:00Z">
        <w:r>
          <w:rPr>
            <w:rFonts w:ascii="Times New Roman" w:hAnsi="Times New Roman" w:cs="Times New Roman"/>
            <w:color w:val="000000"/>
          </w:rPr>
          <w:delText xml:space="preserve">（一）将第一条修改为：“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 </w:delText>
        </w:r>
      </w:del>
    </w:p>
    <w:p>
      <w:pPr>
        <w:pStyle w:val="Normal"/>
        <w:widowControl w:val="false"/>
        <w:overflowPunct w:val="false"/>
        <w:bidi w:val="0"/>
        <w:snapToGrid w:val="false"/>
        <w:spacing w:lineRule="exact" w:line="590" w:before="0" w:after="0"/>
        <w:ind w:firstLineChars="200" w:startChars="0" w:start="0" w:endChars="0" w:end="0"/>
        <w:jc w:val="both"/>
        <w:rPr>
          <w:del w:id="691" w:author="user" w:date="2019-10-22T14:49:00Z"/>
          <w:rFonts w:ascii="Times New Roman" w:hAnsi="Times New Roman" w:cs="Times New Roman"/>
          <w:color w:val="000000"/>
        </w:rPr>
      </w:pPr>
      <w:del w:id="690" w:author="user" w:date="2019-10-22T14:49:00Z">
        <w:r>
          <w:rPr>
            <w:rFonts w:ascii="Times New Roman" w:hAnsi="Times New Roman" w:cs="Times New Roman"/>
            <w:color w:val="000000"/>
          </w:rPr>
          <w:delText>（二）将第四条修改为：“市、县级市、区人民政府应当加强对河道管理工作的领导，建立健全河道管理单位，按照规定将河道建设、维修养护、管理运行所需经费纳入年度财政预算。</w:delText>
        </w:r>
      </w:del>
    </w:p>
    <w:p>
      <w:pPr>
        <w:pStyle w:val="Normal"/>
        <w:widowControl w:val="false"/>
        <w:overflowPunct w:val="false"/>
        <w:bidi w:val="0"/>
        <w:snapToGrid w:val="false"/>
        <w:spacing w:lineRule="exact" w:line="590" w:before="0" w:after="0"/>
        <w:ind w:firstLineChars="200" w:startChars="0" w:start="0" w:endChars="0" w:end="0"/>
        <w:jc w:val="both"/>
        <w:rPr>
          <w:del w:id="694" w:author="user" w:date="2019-10-22T14:49:00Z"/>
          <w:rFonts w:ascii="Times New Roman" w:hAnsi="Times New Roman" w:cs="Times New Roman"/>
          <w:color w:val="000000"/>
        </w:rPr>
      </w:pPr>
      <w:del w:id="692" w:author="user" w:date="2019-10-22T14:49:00Z">
        <w:r>
          <w:rPr>
            <w:rFonts w:cs="Times New Roman" w:ascii="Times New Roman" w:hAnsi="Times New Roman"/>
            <w:color w:val="000000"/>
          </w:rPr>
          <w:delText>“</w:delText>
        </w:r>
      </w:del>
      <w:del w:id="693" w:author="user" w:date="2019-10-22T14:49:00Z">
        <w:r>
          <w:rPr>
            <w:rFonts w:ascii="Times New Roman" w:hAnsi="Times New Roman" w:cs="Times New Roman"/>
            <w:color w:val="000000"/>
          </w:rPr>
          <w:delText>镇人民政府、街道办事处应当按照规定的职责，加强日常巡查，制止违法行为，做好河道的维修养护和清淤疏浚、保洁等工作。</w:delText>
        </w:r>
      </w:del>
    </w:p>
    <w:p>
      <w:pPr>
        <w:pStyle w:val="Normal"/>
        <w:widowControl w:val="false"/>
        <w:overflowPunct w:val="false"/>
        <w:bidi w:val="0"/>
        <w:snapToGrid w:val="false"/>
        <w:spacing w:lineRule="exact" w:line="590" w:before="0" w:after="0"/>
        <w:ind w:firstLineChars="200" w:startChars="0" w:start="0" w:endChars="0" w:end="0"/>
        <w:jc w:val="both"/>
        <w:rPr>
          <w:del w:id="697" w:author="user" w:date="2019-10-22T14:49:00Z"/>
          <w:rFonts w:ascii="Times New Roman" w:hAnsi="Times New Roman" w:cs="Times New Roman"/>
          <w:color w:val="000000"/>
        </w:rPr>
      </w:pPr>
      <w:del w:id="695" w:author="user" w:date="2019-10-22T14:49:00Z">
        <w:r>
          <w:rPr>
            <w:rFonts w:cs="Times New Roman" w:ascii="Times New Roman" w:hAnsi="Times New Roman"/>
            <w:color w:val="000000"/>
          </w:rPr>
          <w:delText>“</w:delText>
        </w:r>
      </w:del>
      <w:del w:id="696" w:author="user" w:date="2019-10-22T14:49:00Z">
        <w:r>
          <w:rPr>
            <w:rFonts w:ascii="Times New Roman" w:hAnsi="Times New Roman" w:cs="Times New Roman"/>
            <w:color w:val="000000"/>
          </w:rPr>
          <w:delText xml:space="preserve">村民委员会、居民委员会组织村（居）民制定村规民约或者居民公约，引导村民、居民自觉维护河道整洁，协助做好河道的清淤疏浚和保洁等工作。”  </w:delText>
        </w:r>
      </w:del>
    </w:p>
    <w:p>
      <w:pPr>
        <w:pStyle w:val="Normal"/>
        <w:widowControl w:val="false"/>
        <w:overflowPunct w:val="false"/>
        <w:bidi w:val="0"/>
        <w:snapToGrid w:val="false"/>
        <w:spacing w:lineRule="exact" w:line="590" w:before="0" w:after="0"/>
        <w:ind w:firstLineChars="200" w:startChars="0" w:start="0" w:endChars="0" w:end="0"/>
        <w:jc w:val="both"/>
        <w:rPr>
          <w:del w:id="699" w:author="user" w:date="2019-10-22T14:49:00Z"/>
          <w:rFonts w:ascii="Times New Roman" w:hAnsi="Times New Roman" w:cs="Times New Roman"/>
          <w:color w:val="000000"/>
        </w:rPr>
      </w:pPr>
      <w:del w:id="698" w:author="user" w:date="2019-10-22T14:49:00Z">
        <w:r>
          <w:rPr>
            <w:rFonts w:ascii="Times New Roman" w:hAnsi="Times New Roman" w:cs="Times New Roman"/>
            <w:color w:val="000000"/>
          </w:rPr>
          <w:delText>（三）将第六条修改为：“河道管理实行统一管理与分级管理相结合，下级管理服从上级管理的管理体制。对上级水行政主管部门管理的河道，下级水行政主管部门可以按照职责权限的规定，根据河道的统一规划和管理技术要求实施管理。</w:delText>
        </w:r>
      </w:del>
    </w:p>
    <w:p>
      <w:pPr>
        <w:pStyle w:val="Normal"/>
        <w:widowControl w:val="false"/>
        <w:overflowPunct w:val="false"/>
        <w:bidi w:val="0"/>
        <w:snapToGrid w:val="false"/>
        <w:spacing w:lineRule="exact" w:line="590" w:before="0" w:after="0"/>
        <w:ind w:firstLineChars="200" w:startChars="0" w:start="0" w:endChars="0" w:end="0"/>
        <w:jc w:val="both"/>
        <w:rPr>
          <w:del w:id="702" w:author="user" w:date="2019-10-22T14:49:00Z"/>
          <w:rFonts w:ascii="Times New Roman" w:hAnsi="Times New Roman" w:cs="Times New Roman"/>
          <w:color w:val="000000"/>
        </w:rPr>
      </w:pPr>
      <w:del w:id="700" w:author="user" w:date="2019-10-22T14:49:00Z">
        <w:r>
          <w:rPr>
            <w:rFonts w:cs="Times New Roman" w:ascii="Times New Roman" w:hAnsi="Times New Roman"/>
            <w:color w:val="000000"/>
          </w:rPr>
          <w:delText>“</w:delText>
        </w:r>
      </w:del>
      <w:del w:id="701" w:author="user" w:date="2019-10-22T14:49:00Z">
        <w:r>
          <w:rPr>
            <w:rFonts w:ascii="Times New Roman" w:hAnsi="Times New Roman" w:cs="Times New Roman"/>
            <w:color w:val="000000"/>
          </w:rPr>
          <w:delText>市、县级市、区人民政府水行政主管部门应当按照河道分级管理权限制定河道管理名录，经本级人民政府批准后向社会公布。”</w:delText>
        </w:r>
      </w:del>
    </w:p>
    <w:p>
      <w:pPr>
        <w:pStyle w:val="Normal"/>
        <w:widowControl w:val="false"/>
        <w:overflowPunct w:val="false"/>
        <w:bidi w:val="0"/>
        <w:snapToGrid w:val="false"/>
        <w:spacing w:lineRule="exact" w:line="590" w:before="0" w:after="0"/>
        <w:ind w:firstLineChars="200" w:startChars="0" w:start="0" w:endChars="0" w:end="0"/>
        <w:jc w:val="both"/>
        <w:rPr>
          <w:del w:id="704" w:author="user" w:date="2019-10-22T14:49:00Z"/>
          <w:rFonts w:ascii="Times New Roman" w:hAnsi="Times New Roman" w:cs="Times New Roman"/>
          <w:color w:val="000000"/>
        </w:rPr>
      </w:pPr>
      <w:del w:id="703" w:author="user" w:date="2019-10-22T14:49:00Z">
        <w:r>
          <w:rPr>
            <w:rFonts w:ascii="Times New Roman" w:hAnsi="Times New Roman" w:cs="Times New Roman"/>
            <w:color w:val="000000"/>
          </w:rPr>
          <w:delText>（四）增加一条，作为第七条：“全面实行河长制，落实河道管理保护地方主体责任，建立健全部门联动综合治理长效机制，统筹推进水资源保护、水污染防治、水环境治理、水生态修复，维护河道健康生命和公共安全，提升河道综合功能。”</w:delText>
        </w:r>
      </w:del>
    </w:p>
    <w:p>
      <w:pPr>
        <w:pStyle w:val="Normal"/>
        <w:widowControl w:val="false"/>
        <w:overflowPunct w:val="false"/>
        <w:bidi w:val="0"/>
        <w:snapToGrid w:val="false"/>
        <w:spacing w:lineRule="exact" w:line="590" w:before="0" w:after="0"/>
        <w:ind w:firstLineChars="200" w:startChars="0" w:start="0" w:endChars="0" w:end="0"/>
        <w:jc w:val="both"/>
        <w:rPr>
          <w:del w:id="706" w:author="user" w:date="2019-10-22T14:49:00Z"/>
          <w:rFonts w:ascii="Times New Roman" w:hAnsi="Times New Roman" w:cs="Times New Roman"/>
          <w:color w:val="000000"/>
        </w:rPr>
      </w:pPr>
      <w:del w:id="705" w:author="user" w:date="2019-10-22T14:49:00Z">
        <w:r>
          <w:rPr>
            <w:rFonts w:ascii="Times New Roman" w:hAnsi="Times New Roman" w:cs="Times New Roman"/>
            <w:color w:val="000000"/>
          </w:rPr>
          <w:delText>（五）将第八条改为第九条，第一款修改为：“市、县级市、区人民政府水行政主管部门应当按照职责权限，会同发展改革、自然资源规划、交通运输等有关部门编制水系规划、河道保护规划等河道规划，报本级人民政府批准后实施，并报上一级水行政主管部门备案。”</w:delText>
        </w:r>
      </w:del>
    </w:p>
    <w:p>
      <w:pPr>
        <w:pStyle w:val="Normal"/>
        <w:widowControl w:val="false"/>
        <w:overflowPunct w:val="false"/>
        <w:bidi w:val="0"/>
        <w:snapToGrid w:val="false"/>
        <w:spacing w:lineRule="exact" w:line="590" w:before="0" w:after="0"/>
        <w:ind w:firstLineChars="200" w:startChars="0" w:start="0" w:endChars="0" w:end="0"/>
        <w:jc w:val="both"/>
        <w:rPr>
          <w:del w:id="708" w:author="user" w:date="2019-10-22T14:49:00Z"/>
          <w:rFonts w:ascii="Times New Roman" w:hAnsi="Times New Roman" w:cs="Times New Roman"/>
          <w:color w:val="000000"/>
        </w:rPr>
      </w:pPr>
      <w:del w:id="707" w:author="user" w:date="2019-10-22T14:49:00Z">
        <w:r>
          <w:rPr>
            <w:rFonts w:ascii="Times New Roman" w:hAnsi="Times New Roman" w:cs="Times New Roman"/>
            <w:color w:val="000000"/>
          </w:rPr>
          <w:delText>（六）将第三章章名“河道保护”修改为“河道保护与管理”。</w:delText>
        </w:r>
      </w:del>
    </w:p>
    <w:p>
      <w:pPr>
        <w:pStyle w:val="Normal"/>
        <w:widowControl w:val="false"/>
        <w:overflowPunct w:val="false"/>
        <w:bidi w:val="0"/>
        <w:snapToGrid w:val="false"/>
        <w:spacing w:lineRule="exact" w:line="590" w:before="0" w:after="0"/>
        <w:ind w:firstLineChars="200" w:startChars="0" w:start="0" w:endChars="0" w:end="0"/>
        <w:jc w:val="both"/>
        <w:rPr>
          <w:del w:id="710" w:author="user" w:date="2019-10-22T14:49:00Z"/>
          <w:rFonts w:ascii="Times New Roman" w:hAnsi="Times New Roman" w:cs="Times New Roman"/>
          <w:color w:val="000000"/>
        </w:rPr>
      </w:pPr>
      <w:del w:id="709" w:author="user" w:date="2019-10-22T14:49:00Z">
        <w:r>
          <w:rPr>
            <w:rFonts w:ascii="Times New Roman" w:hAnsi="Times New Roman" w:cs="Times New Roman"/>
            <w:color w:val="000000"/>
          </w:rPr>
          <w:delText>（七）增加一条，作为第十八条：“市、县级市（区）、镇（街道）设立总河长、副总河长，河道分级分段设立市、县级市（区）、镇（街道）、村（社区）四级河长。</w:delText>
        </w:r>
      </w:del>
    </w:p>
    <w:p>
      <w:pPr>
        <w:pStyle w:val="Normal"/>
        <w:widowControl w:val="false"/>
        <w:overflowPunct w:val="false"/>
        <w:bidi w:val="0"/>
        <w:snapToGrid w:val="false"/>
        <w:spacing w:lineRule="exact" w:line="590" w:before="0" w:after="0"/>
        <w:ind w:firstLineChars="200" w:startChars="0" w:start="0" w:endChars="0" w:end="0"/>
        <w:jc w:val="both"/>
        <w:rPr>
          <w:del w:id="713" w:author="user" w:date="2019-10-22T14:49:00Z"/>
          <w:rFonts w:ascii="Times New Roman" w:hAnsi="Times New Roman" w:cs="Times New Roman"/>
          <w:color w:val="000000"/>
        </w:rPr>
      </w:pPr>
      <w:del w:id="711" w:author="user" w:date="2019-10-22T14:49:00Z">
        <w:r>
          <w:rPr>
            <w:rFonts w:cs="Times New Roman" w:ascii="Times New Roman" w:hAnsi="Times New Roman"/>
            <w:color w:val="000000"/>
          </w:rPr>
          <w:delText>“</w:delText>
        </w:r>
      </w:del>
      <w:del w:id="712" w:author="user" w:date="2019-10-22T14:49:00Z">
        <w:r>
          <w:rPr>
            <w:rFonts w:ascii="Times New Roman" w:hAnsi="Times New Roman" w:cs="Times New Roman"/>
            <w:color w:val="000000"/>
          </w:rPr>
          <w:delText>总河长、副总河长、河长名单向社会公布。”</w:delText>
        </w:r>
      </w:del>
    </w:p>
    <w:p>
      <w:pPr>
        <w:pStyle w:val="Normal"/>
        <w:widowControl w:val="false"/>
        <w:overflowPunct w:val="false"/>
        <w:bidi w:val="0"/>
        <w:snapToGrid w:val="false"/>
        <w:spacing w:lineRule="exact" w:line="590" w:before="0" w:after="0"/>
        <w:ind w:firstLineChars="200" w:startChars="0" w:start="0" w:endChars="0" w:end="0"/>
        <w:jc w:val="both"/>
        <w:rPr>
          <w:del w:id="715" w:author="user" w:date="2019-10-22T14:49:00Z"/>
          <w:rFonts w:ascii="Times New Roman" w:hAnsi="Times New Roman" w:cs="Times New Roman"/>
          <w:color w:val="000000"/>
        </w:rPr>
      </w:pPr>
      <w:del w:id="714" w:author="user" w:date="2019-10-22T14:49:00Z">
        <w:r>
          <w:rPr>
            <w:rFonts w:ascii="Times New Roman" w:hAnsi="Times New Roman" w:cs="Times New Roman"/>
            <w:color w:val="000000"/>
          </w:rPr>
          <w:delText>（八）增加一条，作为第十九条：“各级总河长是本行政区域内河长制的第一责任人，组织领导、协调解决河长制落实过程中的重大问题，组织督促检查、绩效考核和问责追究。副总河长协助总河长开展工作。</w:delText>
        </w:r>
      </w:del>
    </w:p>
    <w:p>
      <w:pPr>
        <w:pStyle w:val="Normal"/>
        <w:widowControl w:val="false"/>
        <w:overflowPunct w:val="false"/>
        <w:bidi w:val="0"/>
        <w:snapToGrid w:val="false"/>
        <w:spacing w:lineRule="exact" w:line="590" w:before="0" w:after="0"/>
        <w:ind w:firstLineChars="200" w:startChars="0" w:start="0" w:endChars="0" w:end="0"/>
        <w:jc w:val="both"/>
        <w:rPr>
          <w:del w:id="718" w:author="user" w:date="2019-10-22T14:49:00Z"/>
          <w:rFonts w:ascii="Times New Roman" w:hAnsi="Times New Roman" w:cs="Times New Roman"/>
          <w:color w:val="000000"/>
        </w:rPr>
      </w:pPr>
      <w:del w:id="716" w:author="user" w:date="2019-10-22T14:49:00Z">
        <w:r>
          <w:rPr>
            <w:rFonts w:cs="Times New Roman" w:ascii="Times New Roman" w:hAnsi="Times New Roman"/>
            <w:color w:val="000000"/>
          </w:rPr>
          <w:delText>“</w:delText>
        </w:r>
      </w:del>
      <w:del w:id="717" w:author="user" w:date="2019-10-22T14:49:00Z">
        <w:r>
          <w:rPr>
            <w:rFonts w:ascii="Times New Roman" w:hAnsi="Times New Roman" w:cs="Times New Roman"/>
            <w:color w:val="000000"/>
          </w:rPr>
          <w:delText>各级河长负责组织相应河道的管理、保护、治理等工作，开展河道巡查，协调、督促解决河道管理保护中的问题。</w:delText>
        </w:r>
      </w:del>
    </w:p>
    <w:p>
      <w:pPr>
        <w:pStyle w:val="Normal"/>
        <w:widowControl w:val="false"/>
        <w:overflowPunct w:val="false"/>
        <w:bidi w:val="0"/>
        <w:snapToGrid w:val="false"/>
        <w:spacing w:lineRule="exact" w:line="590" w:before="0" w:after="0"/>
        <w:ind w:firstLineChars="200" w:startChars="0" w:start="0" w:endChars="0" w:end="0"/>
        <w:jc w:val="both"/>
        <w:rPr>
          <w:del w:id="721" w:author="user" w:date="2019-10-22T14:49:00Z"/>
          <w:rFonts w:ascii="Times New Roman" w:hAnsi="Times New Roman" w:cs="Times New Roman"/>
          <w:color w:val="000000"/>
        </w:rPr>
      </w:pPr>
      <w:del w:id="719" w:author="user" w:date="2019-10-22T14:49:00Z">
        <w:r>
          <w:rPr>
            <w:rFonts w:cs="Times New Roman" w:ascii="Times New Roman" w:hAnsi="Times New Roman"/>
            <w:color w:val="000000"/>
          </w:rPr>
          <w:delText>“</w:delText>
        </w:r>
      </w:del>
      <w:del w:id="720" w:author="user" w:date="2019-10-22T14:49:00Z">
        <w:r>
          <w:rPr>
            <w:rFonts w:ascii="Times New Roman" w:hAnsi="Times New Roman" w:cs="Times New Roman"/>
            <w:color w:val="000000"/>
          </w:rPr>
          <w:delText>相关部门按照分工履行职责，落实河长制有关工作。”</w:delText>
        </w:r>
      </w:del>
    </w:p>
    <w:p>
      <w:pPr>
        <w:pStyle w:val="Normal"/>
        <w:widowControl w:val="false"/>
        <w:overflowPunct w:val="false"/>
        <w:bidi w:val="0"/>
        <w:snapToGrid w:val="false"/>
        <w:spacing w:lineRule="exact" w:line="590" w:before="0" w:after="0"/>
        <w:ind w:firstLineChars="200" w:startChars="0" w:start="0" w:endChars="0" w:end="0"/>
        <w:jc w:val="both"/>
        <w:rPr>
          <w:del w:id="723" w:author="user" w:date="2019-10-22T14:49:00Z"/>
          <w:rFonts w:ascii="Times New Roman" w:hAnsi="Times New Roman" w:cs="Times New Roman"/>
          <w:color w:val="000000"/>
        </w:rPr>
      </w:pPr>
      <w:del w:id="722" w:author="user" w:date="2019-10-22T14:49:00Z">
        <w:r>
          <w:rPr>
            <w:rFonts w:ascii="Times New Roman" w:hAnsi="Times New Roman" w:cs="Times New Roman"/>
            <w:color w:val="000000"/>
          </w:rPr>
          <w:delText>（九）增加一条，作为第二十条：“市、县级市、区人民政府应当建立河长制工作考核评价制度，对下一级全面实行河长制工作情况进行考核评价。</w:delText>
        </w:r>
      </w:del>
    </w:p>
    <w:p>
      <w:pPr>
        <w:pStyle w:val="Normal"/>
        <w:widowControl w:val="false"/>
        <w:overflowPunct w:val="false"/>
        <w:bidi w:val="0"/>
        <w:snapToGrid w:val="false"/>
        <w:spacing w:lineRule="exact" w:line="590" w:before="0" w:after="0"/>
        <w:ind w:firstLineChars="200" w:startChars="0" w:start="0" w:endChars="0" w:end="0"/>
        <w:jc w:val="both"/>
        <w:rPr>
          <w:del w:id="726" w:author="user" w:date="2019-10-22T14:49:00Z"/>
          <w:rFonts w:ascii="Times New Roman" w:hAnsi="Times New Roman" w:cs="Times New Roman"/>
          <w:color w:val="000000"/>
        </w:rPr>
      </w:pPr>
      <w:del w:id="724" w:author="user" w:date="2019-10-22T14:49:00Z">
        <w:r>
          <w:rPr>
            <w:rFonts w:cs="Times New Roman" w:ascii="Times New Roman" w:hAnsi="Times New Roman"/>
            <w:color w:val="000000"/>
          </w:rPr>
          <w:delText>“</w:delText>
        </w:r>
      </w:del>
      <w:del w:id="725" w:author="user" w:date="2019-10-22T14:49:00Z">
        <w:r>
          <w:rPr>
            <w:rFonts w:ascii="Times New Roman" w:hAnsi="Times New Roman" w:cs="Times New Roman"/>
            <w:color w:val="000000"/>
          </w:rPr>
          <w:delText>各级人民政府及相关部门履行河长制工作职责情况应当纳入高质量发展考核评价体系。”</w:delText>
        </w:r>
      </w:del>
    </w:p>
    <w:p>
      <w:pPr>
        <w:pStyle w:val="Normal"/>
        <w:widowControl w:val="false"/>
        <w:overflowPunct w:val="false"/>
        <w:bidi w:val="0"/>
        <w:snapToGrid w:val="false"/>
        <w:spacing w:lineRule="exact" w:line="590" w:before="0" w:after="0"/>
        <w:ind w:firstLineChars="200" w:startChars="0" w:start="0" w:endChars="0" w:end="0"/>
        <w:jc w:val="both"/>
        <w:rPr>
          <w:del w:id="728" w:author="user" w:date="2019-10-22T14:49:00Z"/>
          <w:rFonts w:ascii="Times New Roman" w:hAnsi="Times New Roman" w:cs="Times New Roman"/>
          <w:color w:val="000000"/>
        </w:rPr>
      </w:pPr>
      <w:del w:id="727" w:author="user" w:date="2019-10-22T14:49:00Z">
        <w:r>
          <w:rPr>
            <w:rFonts w:ascii="Times New Roman" w:hAnsi="Times New Roman" w:cs="Times New Roman"/>
            <w:color w:val="000000"/>
          </w:rPr>
          <w:delText>（十）增加一条，作为第二十一条：“市、县级市、区人民政府应当建立公众参与信息平台，并聘请有关专业组织、社会公众对河长的履职情况进行监督和评价。”</w:delText>
        </w:r>
      </w:del>
    </w:p>
    <w:p>
      <w:pPr>
        <w:pStyle w:val="Normal"/>
        <w:widowControl w:val="false"/>
        <w:overflowPunct w:val="false"/>
        <w:bidi w:val="0"/>
        <w:snapToGrid w:val="false"/>
        <w:spacing w:lineRule="exact" w:line="590" w:before="0" w:after="0"/>
        <w:ind w:firstLineChars="200" w:startChars="0" w:start="0" w:endChars="0" w:end="0"/>
        <w:jc w:val="both"/>
        <w:rPr>
          <w:del w:id="730" w:author="user" w:date="2019-10-22T14:49:00Z"/>
          <w:rFonts w:ascii="Times New Roman" w:hAnsi="Times New Roman" w:cs="Times New Roman"/>
          <w:color w:val="000000"/>
        </w:rPr>
      </w:pPr>
      <w:del w:id="729" w:author="user" w:date="2019-10-22T14:49:00Z">
        <w:r>
          <w:rPr>
            <w:rFonts w:ascii="Times New Roman" w:hAnsi="Times New Roman" w:cs="Times New Roman"/>
            <w:color w:val="000000"/>
          </w:rPr>
          <w:delText>（十一）将第十七条改为第二十二条，第一款修改为：“河道管理范围按照《江苏省水利工程管理条例》的规定划定。”</w:delText>
        </w:r>
      </w:del>
    </w:p>
    <w:p>
      <w:pPr>
        <w:pStyle w:val="Normal"/>
        <w:widowControl w:val="false"/>
        <w:overflowPunct w:val="false"/>
        <w:bidi w:val="0"/>
        <w:snapToGrid w:val="false"/>
        <w:spacing w:lineRule="exact" w:line="590" w:before="0" w:after="0"/>
        <w:ind w:firstLineChars="200" w:startChars="0" w:start="0" w:endChars="0" w:end="0"/>
        <w:jc w:val="both"/>
        <w:rPr>
          <w:del w:id="732" w:author="user" w:date="2019-10-22T14:49:00Z"/>
          <w:rFonts w:ascii="Times New Roman" w:hAnsi="Times New Roman" w:cs="Times New Roman"/>
          <w:color w:val="000000"/>
        </w:rPr>
      </w:pPr>
      <w:del w:id="731" w:author="user" w:date="2019-10-22T14:49:00Z">
        <w:r>
          <w:rPr>
            <w:rFonts w:ascii="Times New Roman" w:hAnsi="Times New Roman" w:cs="Times New Roman"/>
            <w:color w:val="000000"/>
          </w:rPr>
          <w:delText>（十二）将第十九条改为第二十四条，修改为：“在河道管理范围内禁止下列活动：</w:delText>
        </w:r>
      </w:del>
    </w:p>
    <w:p>
      <w:pPr>
        <w:pStyle w:val="Normal"/>
        <w:widowControl w:val="false"/>
        <w:overflowPunct w:val="false"/>
        <w:bidi w:val="0"/>
        <w:snapToGrid w:val="false"/>
        <w:spacing w:lineRule="exact" w:line="590" w:before="0" w:after="0"/>
        <w:ind w:firstLineChars="200" w:startChars="0" w:start="0" w:endChars="0" w:end="0"/>
        <w:jc w:val="both"/>
        <w:rPr>
          <w:del w:id="735" w:author="user" w:date="2019-10-22T14:49:00Z"/>
          <w:rFonts w:ascii="Times New Roman" w:hAnsi="Times New Roman" w:cs="Times New Roman"/>
          <w:color w:val="000000"/>
        </w:rPr>
      </w:pPr>
      <w:del w:id="733" w:author="user" w:date="2019-10-22T14:49:00Z">
        <w:r>
          <w:rPr>
            <w:rFonts w:cs="Times New Roman" w:ascii="Times New Roman" w:hAnsi="Times New Roman"/>
            <w:color w:val="000000"/>
          </w:rPr>
          <w:delText>“</w:delText>
        </w:r>
      </w:del>
      <w:del w:id="734" w:author="user" w:date="2019-10-22T14:49:00Z">
        <w:r>
          <w:rPr>
            <w:rFonts w:ascii="Times New Roman" w:hAnsi="Times New Roman" w:cs="Times New Roman"/>
            <w:color w:val="000000"/>
          </w:rPr>
          <w:delText>（一）倾倒、排放、堆放、填埋矿渣、石渣、煤灰、泥土、泥浆、垃圾等废弃物；</w:delText>
        </w:r>
      </w:del>
    </w:p>
    <w:p>
      <w:pPr>
        <w:pStyle w:val="Normal"/>
        <w:widowControl w:val="false"/>
        <w:overflowPunct w:val="false"/>
        <w:bidi w:val="0"/>
        <w:snapToGrid w:val="false"/>
        <w:spacing w:lineRule="exact" w:line="590" w:before="0" w:after="0"/>
        <w:ind w:firstLineChars="200" w:startChars="0" w:start="0" w:endChars="0" w:end="0"/>
        <w:jc w:val="both"/>
        <w:rPr>
          <w:del w:id="738" w:author="user" w:date="2019-10-22T14:49:00Z"/>
          <w:rFonts w:ascii="Times New Roman" w:hAnsi="Times New Roman" w:cs="Times New Roman"/>
          <w:color w:val="000000"/>
        </w:rPr>
      </w:pPr>
      <w:del w:id="736" w:author="user" w:date="2019-10-22T14:49:00Z">
        <w:r>
          <w:rPr>
            <w:rFonts w:cs="Times New Roman" w:ascii="Times New Roman" w:hAnsi="Times New Roman"/>
            <w:color w:val="000000"/>
          </w:rPr>
          <w:delText>“</w:delText>
        </w:r>
      </w:del>
      <w:del w:id="737" w:author="user" w:date="2019-10-22T14:49:00Z">
        <w:r>
          <w:rPr>
            <w:rFonts w:ascii="Times New Roman" w:hAnsi="Times New Roman" w:cs="Times New Roman"/>
            <w:color w:val="000000"/>
          </w:rPr>
          <w:delText>（二）倾倒、排放油类、酸液、碱液等有毒有害物质，清洗装贮过油类或者有毒污染物的车辆、容器；</w:delText>
        </w:r>
      </w:del>
    </w:p>
    <w:p>
      <w:pPr>
        <w:pStyle w:val="Normal"/>
        <w:widowControl w:val="false"/>
        <w:overflowPunct w:val="false"/>
        <w:bidi w:val="0"/>
        <w:snapToGrid w:val="false"/>
        <w:spacing w:lineRule="exact" w:line="590" w:before="0" w:after="0"/>
        <w:ind w:firstLineChars="200" w:startChars="0" w:start="0" w:endChars="0" w:end="0"/>
        <w:jc w:val="both"/>
        <w:rPr>
          <w:del w:id="741" w:author="user" w:date="2019-10-22T14:49:00Z"/>
          <w:rFonts w:ascii="Times New Roman" w:hAnsi="Times New Roman" w:cs="Times New Roman"/>
          <w:color w:val="000000"/>
        </w:rPr>
      </w:pPr>
      <w:del w:id="739" w:author="user" w:date="2019-10-22T14:49:00Z">
        <w:r>
          <w:rPr>
            <w:rFonts w:cs="Times New Roman" w:ascii="Times New Roman" w:hAnsi="Times New Roman"/>
            <w:color w:val="000000"/>
          </w:rPr>
          <w:delText>“</w:delText>
        </w:r>
      </w:del>
      <w:del w:id="740" w:author="user" w:date="2019-10-22T14:49:00Z">
        <w:r>
          <w:rPr>
            <w:rFonts w:ascii="Times New Roman" w:hAnsi="Times New Roman" w:cs="Times New Roman"/>
            <w:color w:val="000000"/>
          </w:rPr>
          <w:delText>（三）损坏堤防、护岸、闸坝等各类水工程建筑物及防汛、水文、通讯、供电、观测、自动控制等设施；</w:delText>
        </w:r>
      </w:del>
    </w:p>
    <w:p>
      <w:pPr>
        <w:pStyle w:val="Normal"/>
        <w:widowControl w:val="false"/>
        <w:overflowPunct w:val="false"/>
        <w:bidi w:val="0"/>
        <w:snapToGrid w:val="false"/>
        <w:spacing w:lineRule="exact" w:line="590" w:before="0" w:after="0"/>
        <w:ind w:firstLineChars="200" w:startChars="0" w:start="0" w:endChars="0" w:end="0"/>
        <w:jc w:val="both"/>
        <w:rPr>
          <w:del w:id="744" w:author="user" w:date="2019-10-22T14:49:00Z"/>
          <w:rFonts w:ascii="Times New Roman" w:hAnsi="Times New Roman" w:cs="Times New Roman"/>
          <w:color w:val="000000"/>
        </w:rPr>
      </w:pPr>
      <w:del w:id="742" w:author="user" w:date="2019-10-22T14:49:00Z">
        <w:r>
          <w:rPr>
            <w:rFonts w:cs="Times New Roman" w:ascii="Times New Roman" w:hAnsi="Times New Roman"/>
            <w:color w:val="000000"/>
          </w:rPr>
          <w:delText>“</w:delText>
        </w:r>
      </w:del>
      <w:del w:id="743" w:author="user" w:date="2019-10-22T14:49:00Z">
        <w:r>
          <w:rPr>
            <w:rFonts w:ascii="Times New Roman" w:hAnsi="Times New Roman" w:cs="Times New Roman"/>
            <w:color w:val="000000"/>
          </w:rPr>
          <w:delText xml:space="preserve">（四）在行洪、排涝、输水河道内设置影响行水的建筑物、构筑物、障碍物或者种植阻碍行洪的林木或者高秆作物；    </w:delText>
        </w:r>
      </w:del>
    </w:p>
    <w:p>
      <w:pPr>
        <w:pStyle w:val="Normal"/>
        <w:widowControl w:val="false"/>
        <w:overflowPunct w:val="false"/>
        <w:bidi w:val="0"/>
        <w:snapToGrid w:val="false"/>
        <w:spacing w:lineRule="exact" w:line="590" w:before="0" w:after="0"/>
        <w:ind w:firstLineChars="200" w:startChars="0" w:start="0" w:endChars="0" w:end="0"/>
        <w:jc w:val="both"/>
        <w:rPr>
          <w:del w:id="747" w:author="user" w:date="2019-10-22T14:49:00Z"/>
          <w:rFonts w:ascii="Times New Roman" w:hAnsi="Times New Roman" w:cs="Times New Roman"/>
          <w:color w:val="000000"/>
        </w:rPr>
      </w:pPr>
      <w:del w:id="745" w:author="user" w:date="2019-10-22T14:49:00Z">
        <w:r>
          <w:rPr>
            <w:rFonts w:cs="Times New Roman" w:ascii="Times New Roman" w:hAnsi="Times New Roman"/>
            <w:color w:val="000000"/>
          </w:rPr>
          <w:delText>“</w:delText>
        </w:r>
      </w:del>
      <w:del w:id="746" w:author="user" w:date="2019-10-22T14:49:00Z">
        <w:r>
          <w:rPr>
            <w:rFonts w:ascii="Times New Roman" w:hAnsi="Times New Roman" w:cs="Times New Roman"/>
            <w:color w:val="000000"/>
          </w:rPr>
          <w:delText>（五）在堤防和护堤地建房、垦种、放牧、开渠、打井、挖窖、葬坟、晒粮、存放物料、开采地下资源、进行考古发掘以及开展集市贸易活动；</w:delText>
        </w:r>
      </w:del>
    </w:p>
    <w:p>
      <w:pPr>
        <w:pStyle w:val="Normal"/>
        <w:widowControl w:val="false"/>
        <w:overflowPunct w:val="false"/>
        <w:bidi w:val="0"/>
        <w:snapToGrid w:val="false"/>
        <w:spacing w:lineRule="exact" w:line="590" w:before="0" w:after="0"/>
        <w:ind w:firstLineChars="200" w:startChars="0" w:start="0" w:endChars="0" w:end="0"/>
        <w:jc w:val="both"/>
        <w:rPr>
          <w:del w:id="750" w:author="user" w:date="2019-10-22T14:49:00Z"/>
          <w:rFonts w:ascii="Times New Roman" w:hAnsi="Times New Roman" w:cs="Times New Roman"/>
          <w:color w:val="000000"/>
        </w:rPr>
      </w:pPr>
      <w:del w:id="748" w:author="user" w:date="2019-10-22T14:49:00Z">
        <w:r>
          <w:rPr>
            <w:rFonts w:cs="Times New Roman" w:ascii="Times New Roman" w:hAnsi="Times New Roman"/>
            <w:color w:val="000000"/>
          </w:rPr>
          <w:delText>“</w:delText>
        </w:r>
      </w:del>
      <w:del w:id="749" w:author="user" w:date="2019-10-22T14:49:00Z">
        <w:r>
          <w:rPr>
            <w:rFonts w:ascii="Times New Roman" w:hAnsi="Times New Roman" w:cs="Times New Roman"/>
            <w:color w:val="000000"/>
          </w:rPr>
          <w:delText>（六）将污水管道直接接入河道；</w:delText>
        </w:r>
      </w:del>
    </w:p>
    <w:p>
      <w:pPr>
        <w:pStyle w:val="Normal"/>
        <w:widowControl w:val="false"/>
        <w:overflowPunct w:val="false"/>
        <w:bidi w:val="0"/>
        <w:snapToGrid w:val="false"/>
        <w:spacing w:lineRule="exact" w:line="590" w:before="0" w:after="0"/>
        <w:ind w:firstLineChars="200" w:startChars="0" w:start="0" w:endChars="0" w:end="0"/>
        <w:jc w:val="both"/>
        <w:rPr>
          <w:del w:id="753" w:author="user" w:date="2019-10-22T14:49:00Z"/>
          <w:rFonts w:ascii="Times New Roman" w:hAnsi="Times New Roman" w:cs="Times New Roman"/>
          <w:color w:val="000000"/>
        </w:rPr>
      </w:pPr>
      <w:del w:id="751" w:author="user" w:date="2019-10-22T14:49:00Z">
        <w:r>
          <w:rPr>
            <w:rFonts w:cs="Times New Roman" w:ascii="Times New Roman" w:hAnsi="Times New Roman"/>
            <w:color w:val="000000"/>
          </w:rPr>
          <w:delText>“</w:delText>
        </w:r>
      </w:del>
      <w:del w:id="752" w:author="user" w:date="2019-10-22T14:49:00Z">
        <w:r>
          <w:rPr>
            <w:rFonts w:ascii="Times New Roman" w:hAnsi="Times New Roman" w:cs="Times New Roman"/>
            <w:color w:val="000000"/>
          </w:rPr>
          <w:delText>（七）其他侵占河道、危害防洪安全、影响河势稳定和破坏河道水环境的活动。”</w:delText>
        </w:r>
      </w:del>
    </w:p>
    <w:p>
      <w:pPr>
        <w:pStyle w:val="Normal"/>
        <w:widowControl w:val="false"/>
        <w:overflowPunct w:val="false"/>
        <w:bidi w:val="0"/>
        <w:snapToGrid w:val="false"/>
        <w:spacing w:lineRule="exact" w:line="590" w:before="0" w:after="0"/>
        <w:ind w:firstLineChars="200" w:startChars="0" w:start="0" w:endChars="0" w:end="0"/>
        <w:jc w:val="both"/>
        <w:rPr>
          <w:del w:id="755" w:author="user" w:date="2019-10-22T14:49:00Z"/>
          <w:rFonts w:ascii="Times New Roman" w:hAnsi="Times New Roman" w:cs="Times New Roman"/>
          <w:color w:val="000000"/>
        </w:rPr>
      </w:pPr>
      <w:del w:id="754" w:author="user" w:date="2019-10-22T14:49:00Z">
        <w:r>
          <w:rPr>
            <w:rFonts w:ascii="Times New Roman" w:hAnsi="Times New Roman" w:cs="Times New Roman"/>
            <w:color w:val="000000"/>
          </w:rPr>
          <w:delText>（十三）将第二十二条改为第二十七条，第一款修改为：“禁止填堵河道、覆盖河道。”</w:delText>
        </w:r>
      </w:del>
    </w:p>
    <w:p>
      <w:pPr>
        <w:pStyle w:val="Normal"/>
        <w:widowControl w:val="false"/>
        <w:overflowPunct w:val="false"/>
        <w:bidi w:val="0"/>
        <w:snapToGrid w:val="false"/>
        <w:spacing w:lineRule="exact" w:line="590" w:before="0" w:after="0"/>
        <w:ind w:firstLineChars="200" w:startChars="0" w:start="0" w:endChars="0" w:end="0"/>
        <w:jc w:val="both"/>
        <w:rPr>
          <w:del w:id="757" w:author="user" w:date="2019-10-22T14:49:00Z"/>
          <w:rFonts w:ascii="Times New Roman" w:hAnsi="Times New Roman" w:cs="Times New Roman"/>
          <w:color w:val="000000"/>
        </w:rPr>
      </w:pPr>
      <w:del w:id="756" w:author="user" w:date="2019-10-22T14:49:00Z">
        <w:r>
          <w:rPr>
            <w:rFonts w:ascii="Times New Roman" w:hAnsi="Times New Roman" w:cs="Times New Roman"/>
            <w:color w:val="000000"/>
          </w:rPr>
          <w:delText>第二款修改为：“确因城市建设需要填堵原有河道沟叉、贮水湖塘洼淀和废除原有防洪围堤的，应当经城市人民政府批准。建设单位应当按照等效等量原则进行补偿，先行兴建替代补偿工程或功能补救措施，所需费用由建设单位承担。”</w:delText>
        </w:r>
      </w:del>
    </w:p>
    <w:p>
      <w:pPr>
        <w:pStyle w:val="Normal"/>
        <w:widowControl w:val="false"/>
        <w:overflowPunct w:val="false"/>
        <w:bidi w:val="0"/>
        <w:snapToGrid w:val="false"/>
        <w:spacing w:lineRule="exact" w:line="590" w:before="0" w:after="0"/>
        <w:ind w:firstLineChars="200" w:startChars="0" w:start="0" w:endChars="0" w:end="0"/>
        <w:jc w:val="both"/>
        <w:rPr>
          <w:del w:id="759" w:author="user" w:date="2019-10-22T14:49:00Z"/>
          <w:rFonts w:ascii="Times New Roman" w:hAnsi="Times New Roman" w:cs="Times New Roman"/>
          <w:color w:val="000000"/>
        </w:rPr>
      </w:pPr>
      <w:del w:id="758" w:author="user" w:date="2019-10-22T14:49:00Z">
        <w:r>
          <w:rPr>
            <w:rFonts w:ascii="Times New Roman" w:hAnsi="Times New Roman" w:cs="Times New Roman"/>
            <w:color w:val="000000"/>
          </w:rPr>
          <w:delText>删去第三款。</w:delText>
        </w:r>
      </w:del>
    </w:p>
    <w:p>
      <w:pPr>
        <w:pStyle w:val="Normal"/>
        <w:widowControl w:val="false"/>
        <w:overflowPunct w:val="false"/>
        <w:bidi w:val="0"/>
        <w:snapToGrid w:val="false"/>
        <w:spacing w:lineRule="exact" w:line="590" w:before="0" w:after="0"/>
        <w:ind w:firstLineChars="200" w:startChars="0" w:start="0" w:endChars="0" w:end="0"/>
        <w:jc w:val="both"/>
        <w:rPr>
          <w:del w:id="761" w:author="user" w:date="2019-10-22T14:49:00Z"/>
          <w:rFonts w:ascii="Times New Roman" w:hAnsi="Times New Roman" w:cs="Times New Roman"/>
          <w:color w:val="000000"/>
        </w:rPr>
      </w:pPr>
      <w:del w:id="760" w:author="user" w:date="2019-10-22T14:49:00Z">
        <w:r>
          <w:rPr>
            <w:rFonts w:ascii="Times New Roman" w:hAnsi="Times New Roman" w:cs="Times New Roman"/>
            <w:color w:val="000000"/>
          </w:rPr>
          <w:delText>（十四）将第二十三条改为第二十八条，修改为：“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delText>
        </w:r>
      </w:del>
    </w:p>
    <w:p>
      <w:pPr>
        <w:pStyle w:val="Normal"/>
        <w:widowControl w:val="false"/>
        <w:overflowPunct w:val="false"/>
        <w:bidi w:val="0"/>
        <w:snapToGrid w:val="false"/>
        <w:spacing w:lineRule="exact" w:line="590" w:before="0" w:after="0"/>
        <w:ind w:firstLineChars="200" w:startChars="0" w:start="0" w:endChars="0" w:end="0"/>
        <w:jc w:val="both"/>
        <w:rPr>
          <w:del w:id="763" w:author="user" w:date="2019-10-22T14:49:00Z"/>
          <w:rFonts w:ascii="Times New Roman" w:hAnsi="Times New Roman" w:cs="Times New Roman"/>
          <w:color w:val="000000"/>
          <w:bdr w:val="single" w:sz="4" w:space="0" w:color="000000"/>
        </w:rPr>
      </w:pPr>
      <w:del w:id="762" w:author="user" w:date="2019-10-22T14:49:00Z">
        <w:r>
          <w:rPr>
            <w:rFonts w:ascii="Times New Roman" w:hAnsi="Times New Roman" w:cs="Times New Roman"/>
            <w:color w:val="000000"/>
          </w:rPr>
          <w:delText>（十五）删去第二十四条、第二十五条。</w:delText>
        </w:r>
      </w:del>
    </w:p>
    <w:p>
      <w:pPr>
        <w:pStyle w:val="Normal"/>
        <w:widowControl w:val="false"/>
        <w:overflowPunct w:val="false"/>
        <w:bidi w:val="0"/>
        <w:snapToGrid w:val="false"/>
        <w:spacing w:lineRule="exact" w:line="590" w:before="0" w:after="0"/>
        <w:ind w:firstLineChars="200" w:startChars="0" w:start="0" w:endChars="0" w:end="0"/>
        <w:jc w:val="both"/>
        <w:rPr>
          <w:del w:id="765" w:author="user" w:date="2019-10-22T14:49:00Z"/>
          <w:rFonts w:ascii="Times New Roman" w:hAnsi="Times New Roman" w:cs="Times New Roman"/>
          <w:color w:val="000000"/>
        </w:rPr>
      </w:pPr>
      <w:del w:id="764" w:author="user" w:date="2019-10-22T14:49:00Z">
        <w:r>
          <w:rPr>
            <w:rFonts w:ascii="Times New Roman" w:hAnsi="Times New Roman" w:cs="Times New Roman"/>
            <w:color w:val="000000"/>
          </w:rPr>
          <w:delText>（十六）将第二十六条改为第二十九条，第一款修改为：“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delText>
        </w:r>
      </w:del>
    </w:p>
    <w:p>
      <w:pPr>
        <w:pStyle w:val="Normal"/>
        <w:widowControl w:val="false"/>
        <w:overflowPunct w:val="false"/>
        <w:bidi w:val="0"/>
        <w:snapToGrid w:val="false"/>
        <w:spacing w:lineRule="exact" w:line="590" w:before="0" w:after="0"/>
        <w:ind w:firstLineChars="200" w:startChars="0" w:start="0" w:endChars="0" w:end="0"/>
        <w:jc w:val="both"/>
        <w:rPr>
          <w:del w:id="769" w:author="user" w:date="2019-10-22T14:49:00Z"/>
          <w:rFonts w:ascii="Times New Roman" w:hAnsi="Times New Roman" w:cs="Times New Roman"/>
          <w:color w:val="000000"/>
        </w:rPr>
      </w:pPr>
      <w:del w:id="766" w:author="user" w:date="2019-10-22T14:49:00Z">
        <w:r>
          <w:rPr>
            <w:rFonts w:ascii="Times New Roman" w:hAnsi="Times New Roman" w:cs="Times New Roman"/>
            <w:color w:val="000000"/>
          </w:rPr>
          <w:delText>（十七）将第二十九条改为第三十二条，修改为：“</w:delText>
        </w:r>
      </w:del>
      <w:del w:id="767" w:author="user" w:date="2019-10-22T14:49:00Z">
        <w:r>
          <w:rPr>
            <w:rFonts w:ascii="Times New Roman" w:hAnsi="Times New Roman" w:cs="Times New Roman"/>
            <w:color w:val="000000"/>
            <w:kern w:val="0"/>
          </w:rPr>
          <w:delText>河道管理范围内的工程设施施工时，建设单位或者个人应当在开工前将施工方案报水行政主管部门备案，并严格按照施工方案进行施工。</w:delText>
        </w:r>
      </w:del>
      <w:del w:id="768" w:author="user" w:date="2019-10-22T14:49:00Z">
        <w:r>
          <w:rPr>
            <w:rFonts w:ascii="Times New Roman" w:hAnsi="Times New Roman" w:cs="Times New Roman"/>
            <w:color w:val="000000"/>
          </w:rPr>
          <w:delText xml:space="preserve">竣工后，应当通知水行政主管部门参加验收。” </w:delText>
        </w:r>
      </w:del>
    </w:p>
    <w:p>
      <w:pPr>
        <w:pStyle w:val="Normal"/>
        <w:widowControl w:val="false"/>
        <w:overflowPunct w:val="false"/>
        <w:bidi w:val="0"/>
        <w:snapToGrid w:val="false"/>
        <w:spacing w:lineRule="exact" w:line="590" w:before="0" w:after="0"/>
        <w:ind w:firstLineChars="200" w:startChars="0" w:start="0" w:endChars="0" w:end="0"/>
        <w:jc w:val="both"/>
        <w:rPr>
          <w:del w:id="771" w:author="user" w:date="2019-10-22T14:49:00Z"/>
          <w:rFonts w:ascii="Times New Roman" w:hAnsi="Times New Roman" w:cs="Times New Roman"/>
          <w:color w:val="000000"/>
        </w:rPr>
      </w:pPr>
      <w:del w:id="770" w:author="user" w:date="2019-10-22T14:49:00Z">
        <w:r>
          <w:rPr>
            <w:rFonts w:ascii="Times New Roman" w:hAnsi="Times New Roman" w:cs="Times New Roman"/>
            <w:color w:val="000000"/>
          </w:rPr>
          <w:delText>（十八）将第三十一条改为第三十四条，删去其中的“水上经营”。</w:delText>
        </w:r>
      </w:del>
    </w:p>
    <w:p>
      <w:pPr>
        <w:pStyle w:val="Normal"/>
        <w:widowControl w:val="false"/>
        <w:overflowPunct w:val="false"/>
        <w:bidi w:val="0"/>
        <w:snapToGrid w:val="false"/>
        <w:spacing w:lineRule="exact" w:line="590" w:before="0" w:after="0"/>
        <w:ind w:firstLineChars="200" w:startChars="0" w:start="0" w:endChars="0" w:end="0"/>
        <w:jc w:val="both"/>
        <w:rPr>
          <w:del w:id="773" w:author="user" w:date="2019-10-22T14:49:00Z"/>
          <w:rFonts w:ascii="Times New Roman" w:hAnsi="Times New Roman" w:cs="Times New Roman"/>
          <w:color w:val="000000"/>
        </w:rPr>
      </w:pPr>
      <w:del w:id="772" w:author="user" w:date="2019-10-22T14:49:00Z">
        <w:r>
          <w:rPr>
            <w:rFonts w:ascii="Times New Roman" w:hAnsi="Times New Roman" w:cs="Times New Roman"/>
            <w:color w:val="000000"/>
          </w:rPr>
          <w:delText>（十九）删去第三十五条、第三十六条。</w:delText>
        </w:r>
      </w:del>
    </w:p>
    <w:p>
      <w:pPr>
        <w:pStyle w:val="Normal"/>
        <w:widowControl w:val="false"/>
        <w:overflowPunct w:val="false"/>
        <w:bidi w:val="0"/>
        <w:snapToGrid w:val="false"/>
        <w:spacing w:lineRule="exact" w:line="590" w:before="0" w:after="0"/>
        <w:ind w:firstLineChars="200" w:startChars="0" w:start="0" w:endChars="0" w:end="0"/>
        <w:jc w:val="both"/>
        <w:rPr>
          <w:del w:id="775" w:author="user" w:date="2019-10-22T14:49:00Z"/>
          <w:rFonts w:ascii="Times New Roman" w:hAnsi="Times New Roman" w:cs="Times New Roman"/>
          <w:color w:val="000000"/>
        </w:rPr>
      </w:pPr>
      <w:del w:id="774" w:author="user" w:date="2019-10-22T14:49:00Z">
        <w:r>
          <w:rPr>
            <w:rFonts w:ascii="Times New Roman" w:hAnsi="Times New Roman" w:cs="Times New Roman"/>
            <w:color w:val="000000"/>
          </w:rPr>
          <w:delText>（二十）将第三十七条改为第三十八条，删去其中的“擅自”。</w:delText>
        </w:r>
      </w:del>
    </w:p>
    <w:p>
      <w:pPr>
        <w:pStyle w:val="Normal"/>
        <w:widowControl w:val="false"/>
        <w:overflowPunct w:val="false"/>
        <w:bidi w:val="0"/>
        <w:snapToGrid w:val="false"/>
        <w:spacing w:lineRule="exact" w:line="590" w:before="0" w:after="0"/>
        <w:ind w:firstLineChars="200" w:startChars="0" w:start="0" w:endChars="0" w:end="0"/>
        <w:jc w:val="both"/>
        <w:rPr>
          <w:del w:id="777" w:author="user" w:date="2019-10-22T14:49:00Z"/>
          <w:rFonts w:ascii="Times New Roman" w:hAnsi="Times New Roman" w:cs="Times New Roman"/>
          <w:color w:val="000000"/>
        </w:rPr>
      </w:pPr>
      <w:del w:id="776" w:author="user" w:date="2019-10-22T14:49:00Z">
        <w:r>
          <w:rPr>
            <w:rFonts w:ascii="Times New Roman" w:hAnsi="Times New Roman" w:cs="Times New Roman"/>
            <w:color w:val="000000"/>
          </w:rPr>
          <w:delText>（二十一）将第三十八条改为第三十九条，修改为：“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delText>
        </w:r>
      </w:del>
    </w:p>
    <w:p>
      <w:pPr>
        <w:pStyle w:val="Normal"/>
        <w:widowControl w:val="false"/>
        <w:overflowPunct w:val="false"/>
        <w:bidi w:val="0"/>
        <w:snapToGrid w:val="false"/>
        <w:spacing w:lineRule="exact" w:line="590" w:before="0" w:after="0"/>
        <w:ind w:firstLineChars="200" w:startChars="0" w:start="0" w:endChars="0" w:end="0"/>
        <w:jc w:val="both"/>
        <w:rPr>
          <w:del w:id="780" w:author="user" w:date="2019-10-22T14:49:00Z"/>
          <w:rFonts w:ascii="Times New Roman" w:hAnsi="Times New Roman" w:cs="Times New Roman"/>
          <w:color w:val="000000"/>
        </w:rPr>
      </w:pPr>
      <w:del w:id="778" w:author="user" w:date="2019-10-22T14:49:00Z">
        <w:r>
          <w:rPr>
            <w:rFonts w:cs="Times New Roman" w:ascii="Times New Roman" w:hAnsi="Times New Roman"/>
            <w:color w:val="000000"/>
          </w:rPr>
          <w:delText>“</w:delText>
        </w:r>
      </w:del>
      <w:del w:id="779" w:author="user" w:date="2019-10-22T14:49:00Z">
        <w:r>
          <w:rPr>
            <w:rFonts w:ascii="Times New Roman" w:hAnsi="Times New Roman" w:cs="Times New Roman"/>
            <w:color w:val="000000"/>
          </w:rPr>
          <w:delTex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的，代为恢复原状或者采取其他补救措施，所需费用由违法者承担。”</w:delText>
        </w:r>
      </w:del>
    </w:p>
    <w:p>
      <w:pPr>
        <w:pStyle w:val="Normal"/>
        <w:widowControl w:val="false"/>
        <w:overflowPunct w:val="false"/>
        <w:bidi w:val="0"/>
        <w:snapToGrid w:val="false"/>
        <w:spacing w:lineRule="exact" w:line="590" w:before="0" w:after="0"/>
        <w:ind w:firstLineChars="200" w:startChars="0" w:start="0" w:endChars="0" w:end="0"/>
        <w:jc w:val="both"/>
        <w:rPr>
          <w:del w:id="782" w:author="user" w:date="2019-10-22T14:49:00Z"/>
          <w:rFonts w:ascii="Times New Roman" w:hAnsi="Times New Roman" w:cs="Times New Roman"/>
          <w:color w:val="000000"/>
        </w:rPr>
      </w:pPr>
      <w:del w:id="781" w:author="user" w:date="2019-10-22T14:49:00Z">
        <w:r>
          <w:rPr>
            <w:rFonts w:ascii="Times New Roman" w:hAnsi="Times New Roman" w:cs="Times New Roman"/>
            <w:color w:val="000000"/>
          </w:rPr>
          <w:delText>（二十二）将第四十条改为第四十一条，修改为：“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delText>
        </w:r>
      </w:del>
    </w:p>
    <w:p>
      <w:pPr>
        <w:pStyle w:val="Normal"/>
        <w:widowControl w:val="false"/>
        <w:overflowPunct w:val="false"/>
        <w:bidi w:val="0"/>
        <w:snapToGrid w:val="false"/>
        <w:spacing w:lineRule="exact" w:line="590" w:before="0" w:after="0"/>
        <w:ind w:firstLineChars="200" w:startChars="0" w:start="0" w:endChars="0" w:end="0"/>
        <w:jc w:val="both"/>
        <w:rPr>
          <w:del w:id="784" w:author="user" w:date="2019-10-22T14:49:00Z"/>
          <w:rFonts w:ascii="Times New Roman" w:hAnsi="Times New Roman" w:cs="Times New Roman"/>
          <w:color w:val="000000"/>
        </w:rPr>
      </w:pPr>
      <w:del w:id="783" w:author="user" w:date="2019-10-22T14:49:00Z">
        <w:r>
          <w:rPr>
            <w:rFonts w:ascii="Times New Roman" w:hAnsi="Times New Roman" w:cs="Times New Roman"/>
            <w:color w:val="000000"/>
          </w:rPr>
          <w:delText>（二十三）删去第四十一条、第四十二条。</w:delText>
        </w:r>
      </w:del>
    </w:p>
    <w:p>
      <w:pPr>
        <w:pStyle w:val="Normal"/>
        <w:widowControl w:val="false"/>
        <w:overflowPunct w:val="false"/>
        <w:bidi w:val="0"/>
        <w:snapToGrid w:val="false"/>
        <w:spacing w:lineRule="exact" w:line="590" w:before="0" w:after="0"/>
        <w:ind w:firstLineChars="200" w:startChars="0" w:start="0" w:endChars="0" w:end="0"/>
        <w:jc w:val="both"/>
        <w:rPr>
          <w:del w:id="786" w:author="user" w:date="2019-10-22T14:49:00Z"/>
          <w:rFonts w:ascii="Times New Roman" w:hAnsi="Times New Roman" w:eastAsia="黑体" w:cs="Times New Roman"/>
          <w:color w:val="000000"/>
        </w:rPr>
      </w:pPr>
      <w:del w:id="785" w:author="user" w:date="2019-10-22T14:49:00Z">
        <w:r>
          <w:rPr>
            <w:rFonts w:ascii="Times New Roman" w:hAnsi="Times New Roman" w:cs="Times New Roman" w:eastAsia="黑体"/>
            <w:color w:val="000000"/>
          </w:rPr>
          <w:delText>四、对《无锡市城市绿化管理条例》作出修改</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790" w:author="user" w:date="2019-10-22T14:49:00Z"/>
          <w:rFonts w:ascii="Times New Roman" w:hAnsi="Times New Roman" w:cs="Times New Roman"/>
          <w:color w:val="000000"/>
          <w:szCs w:val="32"/>
        </w:rPr>
      </w:pPr>
      <w:del w:id="787" w:author="user" w:date="2019-10-22T14:49:00Z">
        <w:r>
          <w:rPr>
            <w:rFonts w:ascii="Times New Roman" w:hAnsi="Times New Roman" w:cs="Times New Roman"/>
            <w:color w:val="000000"/>
          </w:rPr>
          <w:delText>（一）</w:delText>
        </w:r>
      </w:del>
      <w:del w:id="788" w:author="user" w:date="2019-10-22T14:49:00Z">
        <w:r>
          <w:rPr>
            <w:rFonts w:ascii="Times New Roman" w:hAnsi="Times New Roman" w:cs="Times New Roman"/>
            <w:color w:val="000000"/>
            <w:kern w:val="0"/>
            <w:szCs w:val="32"/>
          </w:rPr>
          <w:delText>增加一条，作为第十一条：“建设工程项目实施立体</w:delText>
        </w:r>
      </w:del>
      <w:del w:id="789" w:author="user" w:date="2019-10-22T14:49:00Z">
        <w:r>
          <w:rPr>
            <w:rFonts w:ascii="Times New Roman" w:hAnsi="Times New Roman" w:cs="Times New Roman"/>
            <w:color w:val="000000"/>
            <w:spacing w:val="-6"/>
            <w:kern w:val="0"/>
            <w:szCs w:val="32"/>
          </w:rPr>
          <w:delText>绿化的，可以按照国家、省有关立体绿化技术规范折算绿地面积。”</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793" w:author="user" w:date="2019-10-22T14:49:00Z"/>
          <w:rFonts w:ascii="Times New Roman" w:hAnsi="Times New Roman" w:cs="Times New Roman"/>
          <w:color w:val="000000"/>
          <w:szCs w:val="32"/>
        </w:rPr>
      </w:pPr>
      <w:del w:id="791" w:author="user" w:date="2019-10-22T14:49:00Z">
        <w:r>
          <w:rPr>
            <w:rFonts w:ascii="Times New Roman" w:hAnsi="Times New Roman" w:cs="Times New Roman"/>
            <w:color w:val="000000"/>
          </w:rPr>
          <w:delText>（二）</w:delText>
        </w:r>
      </w:del>
      <w:del w:id="792" w:author="user" w:date="2019-10-22T14:49:00Z">
        <w:r>
          <w:rPr>
            <w:rFonts w:ascii="Times New Roman" w:hAnsi="Times New Roman" w:cs="Times New Roman"/>
            <w:color w:val="000000"/>
            <w:kern w:val="0"/>
            <w:szCs w:val="32"/>
          </w:rPr>
          <w:delText>将第十一条改为第十二条，删去第三款。</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796" w:author="user" w:date="2019-10-22T14:49:00Z"/>
          <w:rFonts w:ascii="Times New Roman" w:hAnsi="Times New Roman" w:cs="Times New Roman"/>
          <w:color w:val="000000"/>
          <w:kern w:val="0"/>
        </w:rPr>
      </w:pPr>
      <w:del w:id="794" w:author="user" w:date="2019-10-22T14:49:00Z">
        <w:r>
          <w:rPr>
            <w:rFonts w:ascii="Times New Roman" w:hAnsi="Times New Roman" w:cs="Times New Roman"/>
            <w:color w:val="000000"/>
          </w:rPr>
          <w:delText>（三）</w:delText>
        </w:r>
      </w:del>
      <w:del w:id="795" w:author="user" w:date="2019-10-22T14:49:00Z">
        <w:r>
          <w:rPr>
            <w:rFonts w:ascii="Times New Roman" w:hAnsi="Times New Roman" w:cs="Times New Roman"/>
            <w:color w:val="000000"/>
            <w:kern w:val="0"/>
          </w:rPr>
          <w:delText>将第十四条改为第十五条，修改为：“城市绿化建设工程的设计和监理，应当委托持有相应资格证书的设计、监理单位承担。</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799" w:author="user" w:date="2019-10-22T14:49:00Z"/>
          <w:rFonts w:ascii="Times New Roman" w:hAnsi="Times New Roman" w:cs="Times New Roman"/>
          <w:color w:val="000000"/>
          <w:kern w:val="0"/>
        </w:rPr>
      </w:pPr>
      <w:del w:id="797" w:author="user" w:date="2019-10-22T14:49:00Z">
        <w:r>
          <w:rPr>
            <w:rFonts w:cs="Times New Roman" w:ascii="Times New Roman" w:hAnsi="Times New Roman"/>
            <w:color w:val="000000"/>
            <w:kern w:val="0"/>
          </w:rPr>
          <w:delText>“</w:delText>
        </w:r>
      </w:del>
      <w:del w:id="798" w:author="user" w:date="2019-10-22T14:49:00Z">
        <w:r>
          <w:rPr>
            <w:rFonts w:ascii="Times New Roman" w:hAnsi="Times New Roman" w:cs="Times New Roman"/>
            <w:color w:val="000000"/>
            <w:kern w:val="0"/>
          </w:rPr>
          <w:delText>建设单位应当于绿化工程竣工验收后，报市人民政府城市绿化行政主管部门备案。</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02" w:author="user" w:date="2019-10-22T14:49:00Z"/>
          <w:rFonts w:ascii="Times New Roman" w:hAnsi="Times New Roman" w:cs="Times New Roman"/>
          <w:color w:val="000000"/>
          <w:kern w:val="0"/>
        </w:rPr>
      </w:pPr>
      <w:del w:id="800" w:author="user" w:date="2019-10-22T14:49:00Z">
        <w:r>
          <w:rPr>
            <w:rFonts w:cs="Times New Roman" w:ascii="Times New Roman" w:hAnsi="Times New Roman"/>
            <w:color w:val="000000"/>
            <w:kern w:val="0"/>
          </w:rPr>
          <w:delText>“</w:delText>
        </w:r>
      </w:del>
      <w:del w:id="801" w:author="user" w:date="2019-10-22T14:49: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05" w:author="user" w:date="2019-10-22T14:49:00Z"/>
          <w:rFonts w:ascii="Times New Roman" w:hAnsi="Times New Roman" w:cs="Times New Roman"/>
          <w:color w:val="000000"/>
          <w:kern w:val="0"/>
        </w:rPr>
      </w:pPr>
      <w:del w:id="803" w:author="user" w:date="2019-10-22T14:49:00Z">
        <w:r>
          <w:rPr>
            <w:rFonts w:ascii="Times New Roman" w:hAnsi="Times New Roman" w:cs="Times New Roman"/>
            <w:color w:val="000000"/>
          </w:rPr>
          <w:delText>（四）</w:delText>
        </w:r>
      </w:del>
      <w:del w:id="804" w:author="user" w:date="2019-10-22T14:49:00Z">
        <w:r>
          <w:rPr>
            <w:rFonts w:ascii="Times New Roman" w:hAnsi="Times New Roman" w:cs="Times New Roman"/>
            <w:color w:val="000000"/>
            <w:kern w:val="0"/>
          </w:rPr>
          <w:delText>将第十七条改为第十八条，增加一款，作为第二款：“因城市规划调整需要变更城市绿地的，应当征求市人民政府城市绿化行政主管部门的意见，按照有关规定办理变更城市绿地审批手续，并补偿重建绿地的土地和费用。”</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07" w:author="user" w:date="2019-10-22T14:49:00Z"/>
          <w:rFonts w:ascii="Times New Roman" w:hAnsi="Times New Roman" w:cs="Times New Roman"/>
          <w:color w:val="000000"/>
          <w:kern w:val="0"/>
        </w:rPr>
      </w:pPr>
      <w:del w:id="806" w:author="user" w:date="2019-10-22T14:49:00Z">
        <w:r>
          <w:rPr>
            <w:rFonts w:ascii="Times New Roman" w:hAnsi="Times New Roman" w:cs="Times New Roman"/>
            <w:color w:val="000000"/>
            <w:kern w:val="0"/>
          </w:rPr>
          <w:delText>第二款改为第三款，修改为：“因建设或者其他特殊原因需要临时占用城市绿化用地的，应当经市人民政府城市绿化行政主管部门同意，按照有关规定办理临时用地审批手续，并在规定期限内恢复原状。”</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11" w:author="user" w:date="2019-10-22T14:49:00Z"/>
          <w:rFonts w:ascii="Times New Roman" w:hAnsi="Times New Roman" w:cs="Times New Roman"/>
          <w:color w:val="000000"/>
          <w:kern w:val="0"/>
        </w:rPr>
      </w:pPr>
      <w:del w:id="808" w:author="user" w:date="2019-10-22T14:49:00Z">
        <w:r>
          <w:rPr>
            <w:rFonts w:ascii="Times New Roman" w:hAnsi="Times New Roman" w:cs="Times New Roman"/>
            <w:color w:val="000000"/>
          </w:rPr>
          <w:delText>（五）</w:delText>
        </w:r>
      </w:del>
      <w:del w:id="809" w:author="user" w:date="2019-10-22T14:49:00Z">
        <w:r>
          <w:rPr>
            <w:rFonts w:ascii="Times New Roman" w:hAnsi="Times New Roman" w:cs="Times New Roman"/>
            <w:color w:val="000000"/>
            <w:kern w:val="0"/>
          </w:rPr>
          <w:delText>将第二十一条改为第二十二条，修改为：“城市各类新建管线应当避让现有树木。确实无法避让的，在设计或者施工</w:delText>
        </w:r>
      </w:del>
      <w:del w:id="810" w:author="user" w:date="2019-10-22T14:49:00Z">
        <w:r>
          <w:rPr>
            <w:rFonts w:ascii="Times New Roman" w:hAnsi="Times New Roman" w:cs="Times New Roman"/>
            <w:color w:val="000000"/>
            <w:spacing w:val="6"/>
            <w:kern w:val="0"/>
            <w:szCs w:val="32"/>
          </w:rPr>
          <w:delText>前，有关部门应当会同城市绿化行政主管部门确定并采取保护措施。</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14" w:author="user" w:date="2019-10-22T14:49:00Z"/>
          <w:rFonts w:ascii="Times New Roman" w:hAnsi="Times New Roman" w:cs="Times New Roman"/>
          <w:color w:val="000000"/>
          <w:kern w:val="0"/>
        </w:rPr>
      </w:pPr>
      <w:del w:id="812" w:author="user" w:date="2019-10-22T14:49:00Z">
        <w:r>
          <w:rPr>
            <w:rFonts w:cs="Times New Roman" w:ascii="Times New Roman" w:hAnsi="Times New Roman"/>
            <w:color w:val="000000"/>
            <w:kern w:val="0"/>
          </w:rPr>
          <w:delText>“</w:delText>
        </w:r>
      </w:del>
      <w:del w:id="813" w:author="user" w:date="2019-10-22T14:49: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17" w:author="user" w:date="2019-10-22T14:49:00Z"/>
          <w:rFonts w:ascii="Times New Roman" w:hAnsi="Times New Roman" w:cs="Times New Roman"/>
          <w:color w:val="000000"/>
          <w:kern w:val="0"/>
        </w:rPr>
      </w:pPr>
      <w:del w:id="815" w:author="user" w:date="2019-10-22T14:49:00Z">
        <w:r>
          <w:rPr>
            <w:rFonts w:cs="Times New Roman" w:ascii="Times New Roman" w:hAnsi="Times New Roman"/>
            <w:color w:val="000000"/>
            <w:kern w:val="0"/>
          </w:rPr>
          <w:delText>“</w:delText>
        </w:r>
      </w:del>
      <w:del w:id="816" w:author="user" w:date="2019-10-22T14:49: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21" w:author="user" w:date="2019-10-22T14:49:00Z"/>
          <w:rFonts w:ascii="Times New Roman" w:hAnsi="Times New Roman" w:cs="Times New Roman"/>
          <w:color w:val="000000"/>
          <w:kern w:val="0"/>
        </w:rPr>
      </w:pPr>
      <w:del w:id="818" w:author="user" w:date="2019-10-22T14:49:00Z">
        <w:r>
          <w:rPr>
            <w:rFonts w:ascii="Times New Roman" w:hAnsi="Times New Roman" w:cs="Times New Roman"/>
            <w:color w:val="000000"/>
          </w:rPr>
          <w:delText>（六）</w:delText>
        </w:r>
      </w:del>
      <w:del w:id="819" w:author="user" w:date="2019-10-22T14:49:00Z">
        <w:r>
          <w:rPr>
            <w:rFonts w:ascii="Times New Roman" w:hAnsi="Times New Roman" w:cs="Times New Roman"/>
            <w:color w:val="000000"/>
            <w:kern w:val="0"/>
          </w:rPr>
          <w:delText>将第二十五条改为第二十六条，第一款第三项修改为：“擅自占用城市绿化用地，责令限期退还，恢复原状，可以并处</w:delText>
        </w:r>
      </w:del>
      <w:del w:id="820" w:author="user" w:date="2019-10-22T14:49:00Z">
        <w:r>
          <w:rPr>
            <w:rFonts w:ascii="Times New Roman" w:hAnsi="Times New Roman" w:cs="Times New Roman"/>
            <w:color w:val="000000"/>
            <w:spacing w:val="-6"/>
            <w:kern w:val="0"/>
            <w:szCs w:val="32"/>
          </w:rPr>
          <w:delText>占用城市绿化用地面积每平方米五百元以上一千元以下的罚款”。</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23" w:author="user" w:date="2019-10-22T14:49:00Z"/>
          <w:rFonts w:ascii="Times New Roman" w:hAnsi="Times New Roman" w:cs="Times New Roman"/>
          <w:color w:val="000000"/>
          <w:kern w:val="0"/>
        </w:rPr>
      </w:pPr>
      <w:del w:id="822" w:author="user" w:date="2019-10-22T14:49:00Z">
        <w:r>
          <w:rPr>
            <w:rFonts w:ascii="Times New Roman" w:hAnsi="Times New Roman" w:cs="Times New Roman"/>
            <w:color w:val="000000"/>
            <w:kern w:val="0"/>
          </w:rPr>
          <w:delText>删去第一款第四项、第三款。</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25" w:author="user" w:date="2019-10-22T14:49:00Z"/>
          <w:rFonts w:ascii="Times New Roman" w:hAnsi="Times New Roman" w:cs="Times New Roman"/>
          <w:color w:val="000000"/>
        </w:rPr>
      </w:pPr>
      <w:del w:id="824" w:author="user" w:date="2019-10-22T14:49:00Z">
        <w:r>
          <w:rPr>
            <w:rFonts w:ascii="Times New Roman" w:hAnsi="Times New Roman" w:cs="Times New Roman"/>
            <w:color w:val="000000"/>
          </w:rPr>
          <w:delText xml:space="preserve">（七）增加一条，作为第二十七条：“违反本条例规定，有关法律、法规已有处罚规定的，从其规定。” </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27" w:author="user" w:date="2019-10-22T14:49:00Z"/>
          <w:rFonts w:ascii="Times New Roman" w:hAnsi="Times New Roman" w:cs="Times New Roman"/>
          <w:color w:val="000000"/>
        </w:rPr>
      </w:pPr>
      <w:del w:id="826" w:author="user" w:date="2019-10-22T14:49:00Z">
        <w:r>
          <w:rPr>
            <w:rFonts w:ascii="Times New Roman" w:hAnsi="Times New Roman" w:cs="Times New Roman"/>
            <w:color w:val="000000"/>
          </w:rPr>
          <w:delText>（八）将第二十六条改为第二十八条，其中的“《中华人民共和国治安管理处罚条例》”修改为“《中华人民共和国治安管理处罚法》”。</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29" w:author="user" w:date="2019-10-22T14:49:00Z"/>
          <w:rFonts w:ascii="Times New Roman" w:hAnsi="Times New Roman" w:cs="Times New Roman"/>
          <w:color w:val="000000"/>
        </w:rPr>
      </w:pPr>
      <w:del w:id="828" w:author="user" w:date="2019-10-22T14:49:00Z">
        <w:r>
          <w:rPr>
            <w:rFonts w:ascii="Times New Roman" w:hAnsi="Times New Roman" w:cs="Times New Roman"/>
            <w:color w:val="000000"/>
          </w:rPr>
          <w:delText>（九）删去第二十七条。</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831" w:author="user" w:date="2019-10-22T14:49:00Z"/>
          <w:rFonts w:ascii="Times New Roman" w:hAnsi="Times New Roman" w:cs="Times New Roman"/>
          <w:color w:val="000000"/>
        </w:rPr>
      </w:pPr>
      <w:del w:id="830" w:author="user" w:date="2019-10-22T14:49:00Z">
        <w:r>
          <w:rPr>
            <w:rFonts w:ascii="Times New Roman" w:hAnsi="Times New Roman" w:cs="Times New Roman"/>
            <w:color w:val="000000"/>
          </w:rPr>
          <w:delText>（十）将第二十九条改为第三十条，修改为：“城市规划区内的古树名木保护和管理，按照有关规定执行。”</w:delText>
        </w:r>
      </w:del>
    </w:p>
    <w:p>
      <w:pPr>
        <w:pStyle w:val="Normal"/>
        <w:widowControl w:val="false"/>
        <w:overflowPunct w:val="false"/>
        <w:bidi w:val="0"/>
        <w:snapToGrid w:val="false"/>
        <w:spacing w:lineRule="exact" w:line="590" w:before="0" w:after="0"/>
        <w:ind w:firstLineChars="200" w:startChars="0" w:start="0" w:endChars="0" w:end="0"/>
        <w:jc w:val="both"/>
        <w:rPr>
          <w:del w:id="833" w:author="user" w:date="2019-10-22T14:49:00Z"/>
          <w:rFonts w:ascii="Times New Roman" w:hAnsi="Times New Roman" w:eastAsia="黑体" w:cs="Times New Roman"/>
          <w:color w:val="000000"/>
        </w:rPr>
      </w:pPr>
      <w:del w:id="832" w:author="user" w:date="2019-10-22T14:49:00Z">
        <w:r>
          <w:rPr>
            <w:rFonts w:ascii="Times New Roman" w:hAnsi="Times New Roman" w:cs="Times New Roman" w:eastAsia="黑体"/>
            <w:color w:val="000000"/>
          </w:rPr>
          <w:delText>五、对《无锡市市容和环境卫生管理条例》作出修改</w:delText>
        </w:r>
      </w:del>
    </w:p>
    <w:p>
      <w:pPr>
        <w:pStyle w:val="Normal"/>
        <w:widowControl w:val="false"/>
        <w:overflowPunct w:val="false"/>
        <w:bidi w:val="0"/>
        <w:snapToGrid w:val="false"/>
        <w:spacing w:lineRule="exact" w:line="590" w:before="0" w:after="0"/>
        <w:ind w:firstLineChars="200" w:startChars="0" w:start="0" w:endChars="0" w:end="0"/>
        <w:jc w:val="both"/>
        <w:rPr>
          <w:del w:id="837" w:author="user" w:date="2019-10-22T14:49:00Z"/>
          <w:rFonts w:ascii="Times New Roman" w:hAnsi="Times New Roman" w:cs="Times New Roman"/>
          <w:color w:val="000000"/>
        </w:rPr>
      </w:pPr>
      <w:del w:id="834" w:author="user" w:date="2019-10-22T14:49:00Z">
        <w:r>
          <w:rPr>
            <w:rFonts w:ascii="Times New Roman" w:hAnsi="Times New Roman" w:cs="Times New Roman"/>
            <w:color w:val="000000"/>
          </w:rPr>
          <w:delText>（一）将第十四条第二款修改为：“</w:delText>
        </w:r>
      </w:del>
      <w:del w:id="835" w:author="user" w:date="2019-10-22T14:49:00Z">
        <w:r>
          <w:rPr>
            <w:rFonts w:ascii="Times New Roman" w:hAnsi="Times New Roman" w:cs="Times New Roman"/>
            <w:color w:val="000000"/>
            <w:kern w:val="0"/>
          </w:rPr>
          <w:delText>在建筑物、</w:delText>
        </w:r>
      </w:del>
      <w:del w:id="836" w:author="user" w:date="2019-10-22T14:49: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widowControl w:val="false"/>
        <w:overflowPunct w:val="false"/>
        <w:bidi w:val="0"/>
        <w:snapToGrid w:val="false"/>
        <w:spacing w:lineRule="exact" w:line="590" w:before="0" w:after="0"/>
        <w:ind w:firstLineChars="200" w:startChars="0" w:start="0" w:endChars="0" w:end="0"/>
        <w:jc w:val="both"/>
        <w:rPr>
          <w:del w:id="840" w:author="user" w:date="2019-10-22T14:49:00Z"/>
          <w:rFonts w:ascii="Times New Roman" w:hAnsi="Times New Roman" w:cs="Times New Roman"/>
          <w:color w:val="000000"/>
          <w:spacing w:val="-6"/>
          <w:kern w:val="0"/>
          <w:szCs w:val="32"/>
        </w:rPr>
      </w:pPr>
      <w:del w:id="838" w:author="user" w:date="2019-10-22T14:49:00Z">
        <w:r>
          <w:rPr>
            <w:rFonts w:ascii="Times New Roman" w:hAnsi="Times New Roman" w:cs="Times New Roman"/>
            <w:color w:val="000000"/>
            <w:kern w:val="0"/>
          </w:rPr>
          <w:delText>增加一款，作为第三款：“在道路及其他公共场所设置的供电、供热、供水、供气、照明、通信、邮政、环境卫生、交通、</w:delText>
        </w:r>
      </w:del>
      <w:del w:id="839" w:author="user" w:date="2019-10-22T14:49:00Z">
        <w:r>
          <w:rPr>
            <w:rFonts w:ascii="Times New Roman" w:hAnsi="Times New Roman" w:cs="Times New Roman"/>
            <w:color w:val="000000"/>
            <w:spacing w:val="-6"/>
            <w:kern w:val="0"/>
            <w:szCs w:val="32"/>
          </w:rPr>
          <w:delText>广告等各类设施，应当符合城市容貌标准，并保持设施整洁、完好。”</w:delText>
        </w:r>
      </w:del>
    </w:p>
    <w:p>
      <w:pPr>
        <w:pStyle w:val="Normal"/>
        <w:widowControl w:val="false"/>
        <w:overflowPunct w:val="false"/>
        <w:bidi w:val="0"/>
        <w:snapToGrid w:val="false"/>
        <w:spacing w:lineRule="exact" w:line="590" w:before="0" w:after="0"/>
        <w:ind w:firstLineChars="200" w:startChars="0" w:start="0" w:endChars="0" w:end="0"/>
        <w:jc w:val="both"/>
        <w:rPr>
          <w:del w:id="842" w:author="user" w:date="2019-10-22T14:49:00Z"/>
          <w:rFonts w:ascii="Times New Roman" w:hAnsi="Times New Roman" w:cs="Times New Roman"/>
          <w:color w:val="000000"/>
        </w:rPr>
      </w:pPr>
      <w:del w:id="841" w:author="user" w:date="2019-10-22T14:49:00Z">
        <w:r>
          <w:rPr>
            <w:rFonts w:ascii="Times New Roman" w:hAnsi="Times New Roman" w:cs="Times New Roman"/>
            <w:color w:val="000000"/>
          </w:rPr>
          <w:delText>（二）将第十九条第二款修改为：“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widowControl w:val="false"/>
        <w:overflowPunct w:val="false"/>
        <w:bidi w:val="0"/>
        <w:snapToGrid w:val="false"/>
        <w:spacing w:lineRule="exact" w:line="590" w:before="0" w:after="0"/>
        <w:ind w:firstLineChars="200" w:startChars="0" w:start="0" w:endChars="0" w:end="0"/>
        <w:jc w:val="both"/>
        <w:rPr>
          <w:del w:id="844" w:author="user" w:date="2019-10-22T14:49:00Z"/>
          <w:rFonts w:ascii="Times New Roman" w:hAnsi="Times New Roman" w:cs="Times New Roman"/>
          <w:color w:val="000000"/>
        </w:rPr>
      </w:pPr>
      <w:del w:id="843" w:author="user" w:date="2019-10-22T14:49:00Z">
        <w:r>
          <w:rPr>
            <w:rFonts w:ascii="Times New Roman" w:hAnsi="Times New Roman" w:cs="Times New Roman"/>
            <w:color w:val="000000"/>
          </w:rPr>
          <w:delText>将第三款修改为：“编制户外广告设施设置规划和详细规划时，应当听取利害关系人的意见，报本级人民政府批准后，向社会公布。”</w:delText>
        </w:r>
      </w:del>
    </w:p>
    <w:p>
      <w:pPr>
        <w:pStyle w:val="Normal"/>
        <w:widowControl w:val="false"/>
        <w:overflowPunct w:val="false"/>
        <w:bidi w:val="0"/>
        <w:snapToGrid w:val="false"/>
        <w:spacing w:lineRule="exact" w:line="590" w:before="0" w:after="0"/>
        <w:ind w:firstLineChars="200" w:startChars="0" w:start="0" w:endChars="0" w:end="0"/>
        <w:jc w:val="both"/>
        <w:rPr>
          <w:del w:id="846" w:author="user" w:date="2019-10-22T14:49:00Z"/>
          <w:rFonts w:ascii="Times New Roman" w:hAnsi="Times New Roman" w:cs="Times New Roman"/>
          <w:color w:val="000000"/>
        </w:rPr>
      </w:pPr>
      <w:del w:id="845" w:author="user" w:date="2019-10-22T14:49:00Z">
        <w:r>
          <w:rPr>
            <w:rFonts w:ascii="Times New Roman" w:hAnsi="Times New Roman" w:cs="Times New Roman"/>
            <w:color w:val="000000"/>
          </w:rPr>
          <w:delText>（三）将第二十条第一款中的“经营性户外广告设置空间”修改为“经营性户外广告设施设置空间”，第二款、第三款中的“设置户外广告”修改为“设置户外广告设施”。</w:delText>
        </w:r>
      </w:del>
    </w:p>
    <w:p>
      <w:pPr>
        <w:pStyle w:val="Normal"/>
        <w:widowControl w:val="false"/>
        <w:overflowPunct w:val="false"/>
        <w:bidi w:val="0"/>
        <w:snapToGrid w:val="false"/>
        <w:spacing w:lineRule="exact" w:line="590" w:before="0" w:after="0"/>
        <w:ind w:firstLineChars="200" w:startChars="0" w:start="0" w:endChars="0" w:end="0"/>
        <w:jc w:val="both"/>
        <w:rPr>
          <w:del w:id="848" w:author="user" w:date="2019-10-22T14:49:00Z"/>
          <w:rFonts w:ascii="Times New Roman" w:hAnsi="Times New Roman" w:cs="Times New Roman"/>
          <w:color w:val="000000"/>
        </w:rPr>
      </w:pPr>
      <w:del w:id="847" w:author="user" w:date="2019-10-22T14:49:00Z">
        <w:r>
          <w:rPr>
            <w:rFonts w:ascii="Times New Roman" w:hAnsi="Times New Roman" w:cs="Times New Roman"/>
            <w:color w:val="000000"/>
          </w:rPr>
          <w:delText>删去第三款中的“市、县级市”。</w:delText>
        </w:r>
      </w:del>
    </w:p>
    <w:p>
      <w:pPr>
        <w:pStyle w:val="Normal"/>
        <w:widowControl w:val="false"/>
        <w:overflowPunct w:val="false"/>
        <w:bidi w:val="0"/>
        <w:snapToGrid w:val="false"/>
        <w:spacing w:lineRule="exact" w:line="590" w:before="0" w:after="0"/>
        <w:ind w:firstLineChars="200" w:startChars="0" w:start="0" w:endChars="0" w:end="0"/>
        <w:jc w:val="both"/>
        <w:rPr>
          <w:del w:id="850" w:author="user" w:date="2019-10-22T14:49:00Z"/>
          <w:rFonts w:ascii="Times New Roman" w:hAnsi="Times New Roman" w:cs="Times New Roman"/>
          <w:color w:val="000000"/>
        </w:rPr>
      </w:pPr>
      <w:del w:id="849" w:author="user" w:date="2019-10-22T14:49:00Z">
        <w:r>
          <w:rPr>
            <w:rFonts w:ascii="Times New Roman" w:hAnsi="Times New Roman" w:cs="Times New Roman"/>
            <w:color w:val="000000"/>
          </w:rPr>
          <w:delText>（四）删去第二十四条。</w:delText>
        </w:r>
      </w:del>
    </w:p>
    <w:p>
      <w:pPr>
        <w:pStyle w:val="Normal"/>
        <w:widowControl w:val="false"/>
        <w:overflowPunct w:val="false"/>
        <w:bidi w:val="0"/>
        <w:snapToGrid w:val="false"/>
        <w:spacing w:lineRule="exact" w:line="590" w:before="0" w:after="0"/>
        <w:ind w:firstLineChars="200" w:startChars="0" w:start="0" w:endChars="0" w:end="0"/>
        <w:jc w:val="both"/>
        <w:rPr>
          <w:del w:id="852" w:author="user" w:date="2019-10-22T14:49:00Z"/>
          <w:rFonts w:ascii="Times New Roman" w:hAnsi="Times New Roman" w:cs="Times New Roman"/>
          <w:color w:val="000000"/>
        </w:rPr>
      </w:pPr>
      <w:del w:id="851" w:author="user" w:date="2019-10-22T14:49:00Z">
        <w:r>
          <w:rPr>
            <w:rFonts w:ascii="Times New Roman" w:hAnsi="Times New Roman" w:cs="Times New Roman"/>
            <w:color w:val="000000"/>
          </w:rPr>
          <w:delText>（五）将第二十九条改为第二十八条，增加一项，作为第一款第三项：“清洗机动车辆” 。</w:delText>
        </w:r>
      </w:del>
    </w:p>
    <w:p>
      <w:pPr>
        <w:pStyle w:val="Normal"/>
        <w:widowControl w:val="false"/>
        <w:overflowPunct w:val="false"/>
        <w:bidi w:val="0"/>
        <w:snapToGrid w:val="false"/>
        <w:spacing w:lineRule="exact" w:line="590" w:before="0" w:after="0"/>
        <w:ind w:firstLineChars="200" w:startChars="0" w:start="0" w:endChars="0" w:end="0"/>
        <w:jc w:val="both"/>
        <w:rPr>
          <w:del w:id="856" w:author="user" w:date="2019-10-22T14:49:00Z"/>
          <w:rFonts w:ascii="Times New Roman" w:hAnsi="Times New Roman" w:cs="Times New Roman"/>
          <w:color w:val="000000"/>
          <w:kern w:val="0"/>
        </w:rPr>
      </w:pPr>
      <w:del w:id="853" w:author="user" w:date="2019-10-22T14:49:00Z">
        <w:r>
          <w:rPr>
            <w:rFonts w:ascii="Times New Roman" w:hAnsi="Times New Roman" w:cs="Times New Roman"/>
            <w:color w:val="000000"/>
          </w:rPr>
          <w:delText>将第三款修改为：“</w:delText>
        </w:r>
      </w:del>
      <w:del w:id="854" w:author="user" w:date="2019-10-22T14:49: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del w:id="855" w:author="user" w:date="2019-10-22T14:49:00Z">
        <w:r>
          <w:rPr>
            <w:rFonts w:ascii="Times New Roman" w:hAnsi="Times New Roman" w:cs="Times New Roman"/>
            <w:color w:val="000000"/>
          </w:rPr>
          <w:delText>”</w:delText>
        </w:r>
      </w:del>
    </w:p>
    <w:p>
      <w:pPr>
        <w:pStyle w:val="Normal"/>
        <w:widowControl w:val="false"/>
        <w:overflowPunct w:val="false"/>
        <w:bidi w:val="0"/>
        <w:snapToGrid w:val="false"/>
        <w:spacing w:lineRule="exact" w:line="590" w:before="0" w:after="0"/>
        <w:ind w:firstLineChars="200" w:startChars="0" w:start="0" w:endChars="0" w:end="0"/>
        <w:jc w:val="both"/>
        <w:rPr>
          <w:del w:id="858" w:author="user" w:date="2019-10-22T14:49:00Z"/>
          <w:rFonts w:ascii="Times New Roman" w:hAnsi="Times New Roman" w:cs="Times New Roman"/>
          <w:color w:val="000000"/>
        </w:rPr>
      </w:pPr>
      <w:del w:id="857" w:author="user" w:date="2019-10-22T14:49:00Z">
        <w:r>
          <w:rPr>
            <w:rFonts w:ascii="Times New Roman" w:hAnsi="Times New Roman" w:cs="Times New Roman"/>
            <w:color w:val="000000"/>
          </w:rPr>
          <w:delText>（六）增加一条，作为第二十九条：“互联网租赁自行车的经营管理遵循总量控制原则。</w:delText>
        </w:r>
      </w:del>
    </w:p>
    <w:p>
      <w:pPr>
        <w:pStyle w:val="Normal"/>
        <w:widowControl w:val="false"/>
        <w:overflowPunct w:val="false"/>
        <w:bidi w:val="0"/>
        <w:snapToGrid w:val="false"/>
        <w:spacing w:lineRule="exact" w:line="590" w:before="0" w:after="0"/>
        <w:ind w:firstLineChars="200" w:startChars="0" w:start="0" w:endChars="0" w:end="0"/>
        <w:jc w:val="both"/>
        <w:rPr>
          <w:del w:id="861" w:author="user" w:date="2019-10-22T14:49:00Z"/>
          <w:rFonts w:ascii="Times New Roman" w:hAnsi="Times New Roman" w:cs="Times New Roman"/>
          <w:color w:val="000000"/>
        </w:rPr>
      </w:pPr>
      <w:del w:id="859" w:author="user" w:date="2019-10-22T14:49:00Z">
        <w:r>
          <w:rPr>
            <w:rFonts w:cs="Times New Roman" w:ascii="Times New Roman" w:hAnsi="Times New Roman"/>
            <w:color w:val="000000"/>
          </w:rPr>
          <w:delText>“</w:delText>
        </w:r>
      </w:del>
      <w:del w:id="860" w:author="user" w:date="2019-10-22T14:49:00Z">
        <w:r>
          <w:rPr>
            <w:rFonts w:ascii="Times New Roman" w:hAnsi="Times New Roman" w:cs="Times New Roman"/>
            <w:color w:val="000000"/>
          </w:rPr>
          <w:delText>互联网租赁自行车经营单位应当履行主体责任，维护互联网租赁自行车的停放秩序。”</w:delText>
        </w:r>
      </w:del>
    </w:p>
    <w:p>
      <w:pPr>
        <w:pStyle w:val="Normal"/>
        <w:widowControl w:val="false"/>
        <w:overflowPunct w:val="false"/>
        <w:bidi w:val="0"/>
        <w:snapToGrid w:val="false"/>
        <w:spacing w:lineRule="exact" w:line="590" w:before="0" w:after="0"/>
        <w:ind w:firstLineChars="200" w:startChars="0" w:start="0" w:endChars="0" w:end="0"/>
        <w:jc w:val="both"/>
        <w:rPr>
          <w:del w:id="863" w:author="user" w:date="2019-10-22T14:49:00Z"/>
          <w:rFonts w:ascii="Times New Roman" w:hAnsi="Times New Roman" w:cs="Times New Roman"/>
          <w:color w:val="000000"/>
        </w:rPr>
      </w:pPr>
      <w:del w:id="862" w:author="user" w:date="2019-10-22T14:49:00Z">
        <w:r>
          <w:rPr>
            <w:rFonts w:ascii="Times New Roman" w:hAnsi="Times New Roman" w:cs="Times New Roman"/>
            <w:color w:val="000000"/>
          </w:rPr>
          <w:delText>（七）删去第四十九条第一项，将第五项改为第四项，修改为：“按照规定取得相应的道路运输经营许可证”。</w:delText>
        </w:r>
      </w:del>
    </w:p>
    <w:p>
      <w:pPr>
        <w:pStyle w:val="Normal"/>
        <w:widowControl w:val="false"/>
        <w:overflowPunct w:val="false"/>
        <w:bidi w:val="0"/>
        <w:snapToGrid w:val="false"/>
        <w:spacing w:lineRule="exact" w:line="590" w:before="0" w:after="0"/>
        <w:ind w:firstLineChars="200" w:startChars="0" w:start="0" w:endChars="0" w:end="0"/>
        <w:jc w:val="both"/>
        <w:rPr>
          <w:del w:id="865" w:author="user" w:date="2019-10-22T14:49:00Z"/>
          <w:rFonts w:ascii="Times New Roman" w:hAnsi="Times New Roman" w:cs="Times New Roman"/>
          <w:color w:val="000000"/>
        </w:rPr>
      </w:pPr>
      <w:del w:id="864" w:author="user" w:date="2019-10-22T14:49:00Z">
        <w:r>
          <w:rPr>
            <w:rFonts w:ascii="Times New Roman" w:hAnsi="Times New Roman" w:cs="Times New Roman"/>
            <w:color w:val="000000"/>
          </w:rPr>
          <w:delText>（八）删去第五十条第一项。</w:delText>
        </w:r>
      </w:del>
    </w:p>
    <w:p>
      <w:pPr>
        <w:pStyle w:val="Normal"/>
        <w:widowControl w:val="false"/>
        <w:overflowPunct w:val="false"/>
        <w:bidi w:val="0"/>
        <w:snapToGrid w:val="false"/>
        <w:spacing w:lineRule="exact" w:line="590" w:before="0" w:after="0"/>
        <w:ind w:firstLineChars="200" w:startChars="0" w:start="0" w:endChars="0" w:end="0"/>
        <w:jc w:val="both"/>
        <w:rPr>
          <w:del w:id="867" w:author="user" w:date="2019-10-22T14:49:00Z"/>
          <w:rFonts w:ascii="Times New Roman" w:hAnsi="Times New Roman" w:cs="Times New Roman"/>
          <w:color w:val="000000"/>
        </w:rPr>
      </w:pPr>
      <w:del w:id="866" w:author="user" w:date="2019-10-22T14:49:00Z">
        <w:r>
          <w:rPr>
            <w:rFonts w:ascii="Times New Roman" w:hAnsi="Times New Roman" w:cs="Times New Roman"/>
            <w:color w:val="000000"/>
          </w:rPr>
          <w:delText>（九）增加一条，作为第六十二条：“违反本条例规定，法律、法规已有处罚规定的，从其规定。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870" w:author="user" w:date="2019-10-22T14:49:00Z"/>
          <w:rFonts w:ascii="Times New Roman" w:hAnsi="Times New Roman" w:cs="Times New Roman"/>
          <w:color w:val="000000"/>
        </w:rPr>
      </w:pPr>
      <w:del w:id="868" w:author="user" w:date="2019-10-22T14:49:00Z">
        <w:r>
          <w:rPr>
            <w:rFonts w:cs="Times New Roman" w:ascii="Times New Roman" w:hAnsi="Times New Roman"/>
            <w:color w:val="000000"/>
          </w:rPr>
          <w:delText>“</w:delText>
        </w:r>
      </w:del>
      <w:del w:id="869" w:author="user" w:date="2019-10-22T14:49:00Z">
        <w:r>
          <w:rPr>
            <w:rFonts w:ascii="Times New Roman" w:hAnsi="Times New Roman" w:cs="Times New Roman"/>
            <w:color w:val="000000"/>
          </w:rPr>
          <w:delText>本条例规定的行政处罚，按照城市管理相对集中行政处罚权的相关规定，应当由城市管理综合行政执法部门行使的，从其规定。”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873" w:author="user" w:date="2019-10-22T14:49:00Z"/>
          <w:rFonts w:ascii="Times New Roman" w:hAnsi="Times New Roman" w:cs="Times New Roman"/>
          <w:color w:val="000000"/>
          <w:kern w:val="0"/>
        </w:rPr>
      </w:pPr>
      <w:del w:id="871" w:author="user" w:date="2019-10-22T14:49:00Z">
        <w:r>
          <w:rPr>
            <w:rFonts w:ascii="Times New Roman" w:hAnsi="Times New Roman" w:cs="Times New Roman"/>
            <w:color w:val="000000"/>
          </w:rPr>
          <w:delText>（十）增加一条，作为第六十四条：“</w:delText>
        </w:r>
      </w:del>
      <w:del w:id="872" w:author="user" w:date="2019-10-22T14:49: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877" w:author="user" w:date="2019-10-22T14:49:00Z"/>
          <w:rFonts w:ascii="Times New Roman" w:hAnsi="Times New Roman" w:cs="Times New Roman"/>
          <w:color w:val="000000"/>
        </w:rPr>
      </w:pPr>
      <w:del w:id="874" w:author="user" w:date="2019-10-22T14:49:00Z">
        <w:r>
          <w:rPr>
            <w:rFonts w:cs="Times New Roman" w:ascii="Times New Roman" w:hAnsi="Times New Roman"/>
            <w:color w:val="000000"/>
          </w:rPr>
          <w:delText>“</w:delText>
        </w:r>
      </w:del>
      <w:del w:id="875" w:author="user" w:date="2019-10-22T14:49: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del w:id="876" w:author="user" w:date="2019-10-22T14:49:00Z">
        <w:r>
          <w:rPr>
            <w:rFonts w:ascii="Times New Roman" w:hAnsi="Times New Roman" w:cs="Times New Roman"/>
            <w:color w:val="000000"/>
          </w:rPr>
          <w:delText xml:space="preserve">” </w:delText>
        </w:r>
      </w:del>
    </w:p>
    <w:p>
      <w:pPr>
        <w:pStyle w:val="Normal"/>
        <w:widowControl w:val="false"/>
        <w:overflowPunct w:val="false"/>
        <w:bidi w:val="0"/>
        <w:snapToGrid w:val="false"/>
        <w:spacing w:lineRule="exact" w:line="590" w:before="0" w:after="0"/>
        <w:ind w:firstLineChars="200" w:startChars="0" w:start="0" w:endChars="0" w:end="0"/>
        <w:jc w:val="both"/>
        <w:rPr>
          <w:del w:id="879" w:author="user" w:date="2019-10-22T14:49:00Z"/>
          <w:rFonts w:ascii="Times New Roman" w:hAnsi="Times New Roman" w:cs="Times New Roman"/>
          <w:color w:val="000000"/>
        </w:rPr>
      </w:pPr>
      <w:del w:id="878" w:author="user" w:date="2019-10-22T14:49:00Z">
        <w:r>
          <w:rPr>
            <w:rFonts w:ascii="Times New Roman" w:hAnsi="Times New Roman" w:cs="Times New Roman"/>
            <w:color w:val="000000"/>
          </w:rPr>
          <w:delText>（十一）将第六十四条改为第六十六条，修改为：“违反本条例关于户外广告设施设置规定的，按照下列规定予以处罚：</w:delText>
        </w:r>
      </w:del>
    </w:p>
    <w:p>
      <w:pPr>
        <w:pStyle w:val="Normal"/>
        <w:widowControl w:val="false"/>
        <w:overflowPunct w:val="false"/>
        <w:bidi w:val="0"/>
        <w:snapToGrid w:val="false"/>
        <w:spacing w:lineRule="exact" w:line="590" w:before="0" w:after="0"/>
        <w:ind w:firstLineChars="200" w:startChars="0" w:start="0" w:endChars="0" w:end="0"/>
        <w:jc w:val="both"/>
        <w:rPr>
          <w:del w:id="882" w:author="user" w:date="2019-10-22T14:49:00Z"/>
          <w:rFonts w:ascii="Times New Roman" w:hAnsi="Times New Roman" w:cs="Times New Roman"/>
          <w:color w:val="000000"/>
        </w:rPr>
      </w:pPr>
      <w:del w:id="880" w:author="user" w:date="2019-10-22T14:49:00Z">
        <w:r>
          <w:rPr>
            <w:rFonts w:cs="Times New Roman" w:ascii="Times New Roman" w:hAnsi="Times New Roman"/>
            <w:color w:val="000000"/>
          </w:rPr>
          <w:delText>“</w:delText>
        </w:r>
      </w:del>
      <w:del w:id="881" w:author="user" w:date="2019-10-22T14:49: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widowControl w:val="false"/>
        <w:overflowPunct w:val="false"/>
        <w:bidi w:val="0"/>
        <w:snapToGrid w:val="false"/>
        <w:spacing w:lineRule="exact" w:line="590" w:before="0" w:after="0"/>
        <w:ind w:firstLineChars="200" w:startChars="0" w:start="0" w:endChars="0" w:end="0"/>
        <w:jc w:val="both"/>
        <w:rPr>
          <w:del w:id="885" w:author="user" w:date="2019-10-22T14:49:00Z"/>
          <w:rFonts w:ascii="Times New Roman" w:hAnsi="Times New Roman" w:cs="Times New Roman"/>
          <w:color w:val="000000"/>
        </w:rPr>
      </w:pPr>
      <w:del w:id="883" w:author="user" w:date="2019-10-22T14:49:00Z">
        <w:r>
          <w:rPr>
            <w:rFonts w:cs="Times New Roman" w:ascii="Times New Roman" w:hAnsi="Times New Roman"/>
            <w:color w:val="000000"/>
          </w:rPr>
          <w:delText>“</w:delText>
        </w:r>
      </w:del>
      <w:del w:id="884" w:author="user" w:date="2019-10-22T14:49: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widowControl w:val="false"/>
        <w:overflowPunct w:val="false"/>
        <w:bidi w:val="0"/>
        <w:snapToGrid w:val="false"/>
        <w:spacing w:lineRule="exact" w:line="590" w:before="0" w:after="0"/>
        <w:ind w:firstLineChars="200" w:startChars="0" w:start="0" w:endChars="0" w:end="0"/>
        <w:jc w:val="both"/>
        <w:rPr>
          <w:del w:id="887" w:author="user" w:date="2019-10-22T14:49:00Z"/>
          <w:rFonts w:ascii="Times New Roman" w:hAnsi="Times New Roman" w:cs="Times New Roman"/>
          <w:color w:val="000000"/>
        </w:rPr>
      </w:pPr>
      <w:del w:id="886" w:author="user" w:date="2019-10-22T14:49:00Z">
        <w:r>
          <w:rPr>
            <w:rFonts w:ascii="Times New Roman" w:hAnsi="Times New Roman" w:cs="Times New Roman"/>
            <w:color w:val="000000"/>
          </w:rPr>
          <w:delText>（十二）将第六十六条改为第六十八条，第二项中的“机动车、非机动车未按照指定地点停放”修改为“机动车未按照指定地点停放”。</w:delText>
        </w:r>
      </w:del>
    </w:p>
    <w:p>
      <w:pPr>
        <w:pStyle w:val="Normal"/>
        <w:widowControl w:val="false"/>
        <w:overflowPunct w:val="false"/>
        <w:bidi w:val="0"/>
        <w:snapToGrid w:val="false"/>
        <w:spacing w:lineRule="exact" w:line="590" w:before="0" w:after="0"/>
        <w:ind w:firstLineChars="200" w:startChars="0" w:start="0" w:endChars="0" w:end="0"/>
        <w:jc w:val="both"/>
        <w:rPr>
          <w:del w:id="889" w:author="user" w:date="2019-10-22T14:49:00Z"/>
          <w:rFonts w:ascii="Times New Roman" w:hAnsi="Times New Roman" w:cs="Times New Roman"/>
          <w:color w:val="000000"/>
        </w:rPr>
      </w:pPr>
      <w:del w:id="888" w:author="user" w:date="2019-10-22T14:49:00Z">
        <w:r>
          <w:rPr>
            <w:rFonts w:ascii="Times New Roman" w:hAnsi="Times New Roman" w:cs="Times New Roman"/>
            <w:color w:val="000000"/>
          </w:rPr>
          <w:delText>将第四项修改为：“违反本条例第二十八条第一款第三项、第三款规定，占用公共场地清洗机动车辆、设置临时停车泊位的，责令改正，可以处以二百元以上二千元以下罚款。”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891" w:author="user" w:date="2019-10-22T14:49:00Z"/>
          <w:rFonts w:ascii="Times New Roman" w:hAnsi="Times New Roman" w:cs="Times New Roman"/>
          <w:color w:val="000000"/>
        </w:rPr>
      </w:pPr>
      <w:del w:id="890" w:author="user" w:date="2019-10-22T14:49:00Z">
        <w:r>
          <w:rPr>
            <w:rFonts w:ascii="Times New Roman" w:hAnsi="Times New Roman" w:cs="Times New Roman"/>
            <w:color w:val="000000"/>
          </w:rPr>
          <w:delText>（十三）增加一条，作为第六十九条：“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895" w:author="user" w:date="2019-10-22T14:49:00Z"/>
          <w:rFonts w:ascii="Times New Roman" w:hAnsi="Times New Roman" w:cs="Times New Roman"/>
          <w:color w:val="000000"/>
        </w:rPr>
      </w:pPr>
      <w:del w:id="892" w:author="user" w:date="2019-10-22T14:49:00Z">
        <w:r>
          <w:rPr>
            <w:rFonts w:ascii="Times New Roman" w:hAnsi="Times New Roman" w:cs="Times New Roman"/>
            <w:color w:val="000000"/>
          </w:rPr>
          <w:delText>（十四）将第六十七条第一项改为第七十条</w:delText>
        </w:r>
      </w:del>
      <w:del w:id="893" w:author="user" w:date="2019-10-22T14:49:00Z">
        <w:r>
          <w:rPr>
            <w:rFonts w:ascii="Times New Roman" w:hAnsi="Times New Roman" w:cs="Times New Roman"/>
            <w:color w:val="000000"/>
          </w:rPr>
          <w:delText>，修改为</w:delText>
        </w:r>
      </w:del>
      <w:del w:id="894" w:author="user" w:date="2019-10-22T14:49:00Z">
        <w:r>
          <w:rPr>
            <w:rFonts w:ascii="Times New Roman" w:hAnsi="Times New Roman" w:cs="Times New Roman"/>
            <w:color w:val="000000"/>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899" w:author="user" w:date="2019-10-22T14:49:00Z"/>
          <w:rFonts w:ascii="Times New Roman" w:hAnsi="Times New Roman" w:cs="Times New Roman"/>
          <w:color w:val="000000"/>
        </w:rPr>
      </w:pPr>
      <w:del w:id="896" w:author="user" w:date="2019-10-22T14:49:00Z">
        <w:r>
          <w:rPr>
            <w:rFonts w:ascii="Times New Roman" w:hAnsi="Times New Roman" w:cs="Times New Roman"/>
            <w:color w:val="000000"/>
          </w:rPr>
          <w:delText>（十五）将第六十七条第二项、第三项、第四项改为第七十一条</w:delText>
        </w:r>
      </w:del>
      <w:del w:id="897" w:author="user" w:date="2019-10-22T14:49:00Z">
        <w:r>
          <w:rPr>
            <w:rFonts w:ascii="Times New Roman" w:hAnsi="Times New Roman" w:cs="Times New Roman"/>
            <w:color w:val="000000"/>
          </w:rPr>
          <w:delText>，修改为</w:delText>
        </w:r>
      </w:del>
      <w:del w:id="898" w:author="user" w:date="2019-10-22T14:49:00Z">
        <w:r>
          <w:rPr>
            <w:rFonts w:ascii="Times New Roman" w:hAnsi="Times New Roman" w:cs="Times New Roman"/>
            <w:color w:val="000000"/>
          </w:rPr>
          <w:delText>：“违反本条例关于建设工地管理规定的，由城市管理综合行政执法部门按照下列规定予以处罚：</w:delText>
        </w:r>
      </w:del>
    </w:p>
    <w:p>
      <w:pPr>
        <w:pStyle w:val="Normal"/>
        <w:widowControl w:val="false"/>
        <w:overflowPunct w:val="false"/>
        <w:bidi w:val="0"/>
        <w:snapToGrid w:val="false"/>
        <w:spacing w:lineRule="exact" w:line="590" w:before="0" w:after="0"/>
        <w:ind w:firstLineChars="200" w:startChars="0" w:start="0" w:endChars="0" w:end="0"/>
        <w:jc w:val="both"/>
        <w:rPr>
          <w:del w:id="902" w:author="user" w:date="2019-10-22T14:49:00Z"/>
          <w:rFonts w:ascii="Times New Roman" w:hAnsi="Times New Roman" w:cs="Times New Roman"/>
          <w:color w:val="000000"/>
        </w:rPr>
      </w:pPr>
      <w:del w:id="900" w:author="user" w:date="2019-10-22T14:49:00Z">
        <w:r>
          <w:rPr>
            <w:rFonts w:cs="Times New Roman" w:ascii="Times New Roman" w:hAnsi="Times New Roman"/>
            <w:color w:val="000000"/>
          </w:rPr>
          <w:delText>“</w:delText>
        </w:r>
      </w:del>
      <w:del w:id="901" w:author="user" w:date="2019-10-22T14:49: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906" w:author="user" w:date="2019-10-22T14:49:00Z"/>
          <w:rFonts w:ascii="Times New Roman" w:hAnsi="Times New Roman" w:cs="Times New Roman"/>
          <w:color w:val="000000"/>
        </w:rPr>
      </w:pPr>
      <w:del w:id="903" w:author="user" w:date="2019-10-22T14:49:00Z">
        <w:r>
          <w:rPr>
            <w:rFonts w:cs="Times New Roman" w:ascii="Times New Roman" w:hAnsi="Times New Roman"/>
            <w:color w:val="000000"/>
          </w:rPr>
          <w:delText>“</w:delText>
        </w:r>
      </w:del>
      <w:del w:id="904" w:author="user" w:date="2019-10-22T14:49:00Z">
        <w:r>
          <w:rPr>
            <w:rFonts w:ascii="Times New Roman" w:hAnsi="Times New Roman" w:cs="Times New Roman"/>
            <w:color w:val="000000"/>
          </w:rPr>
          <w:delText>（二）违反本条例第三十七条第二款第一项规定，未密闭</w:delText>
        </w:r>
      </w:del>
      <w:del w:id="905" w:author="user" w:date="2019-10-22T14:49:00Z">
        <w:r>
          <w:rPr>
            <w:rFonts w:ascii="Times New Roman" w:hAnsi="Times New Roman" w:cs="Times New Roman"/>
            <w:color w:val="000000"/>
            <w:spacing w:val="-6"/>
            <w:kern w:val="0"/>
            <w:szCs w:val="32"/>
          </w:rPr>
          <w:delText>运输的，责令运输单位限期改正，处以五千元以上两万元以下罚款。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909" w:author="user" w:date="2019-10-22T14:49:00Z"/>
          <w:rFonts w:ascii="Times New Roman" w:hAnsi="Times New Roman" w:cs="Times New Roman"/>
          <w:color w:val="000000"/>
        </w:rPr>
      </w:pPr>
      <w:del w:id="907" w:author="user" w:date="2019-10-22T14:49:00Z">
        <w:r>
          <w:rPr>
            <w:rFonts w:cs="Times New Roman" w:ascii="Times New Roman" w:hAnsi="Times New Roman"/>
            <w:color w:val="000000"/>
          </w:rPr>
          <w:delText>“</w:delText>
        </w:r>
      </w:del>
      <w:del w:id="908" w:author="user" w:date="2019-10-22T14:49: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widowControl w:val="false"/>
        <w:overflowPunct w:val="false"/>
        <w:bidi w:val="0"/>
        <w:snapToGrid w:val="false"/>
        <w:spacing w:lineRule="exact" w:line="590" w:before="0" w:after="0"/>
        <w:ind w:firstLineChars="200" w:startChars="0" w:start="0" w:endChars="0" w:end="0"/>
        <w:jc w:val="both"/>
        <w:rPr>
          <w:del w:id="912" w:author="user" w:date="2019-10-22T14:49:00Z"/>
          <w:rFonts w:ascii="Times New Roman" w:hAnsi="Times New Roman" w:cs="Times New Roman"/>
          <w:color w:val="000000"/>
        </w:rPr>
      </w:pPr>
      <w:del w:id="910" w:author="user" w:date="2019-10-22T14:49:00Z">
        <w:r>
          <w:rPr>
            <w:rFonts w:cs="Times New Roman" w:ascii="Times New Roman" w:hAnsi="Times New Roman"/>
            <w:color w:val="000000"/>
          </w:rPr>
          <w:delText>“</w:delText>
        </w:r>
      </w:del>
      <w:del w:id="911" w:author="user" w:date="2019-10-22T14:49:00Z">
        <w:r>
          <w:rPr>
            <w:rFonts w:ascii="Times New Roman" w:hAnsi="Times New Roman" w:cs="Times New Roman"/>
            <w:color w:val="000000"/>
          </w:rPr>
          <w:delText>（四）违反本条例第三十七条第二款第六项规定，车辆未按照规定时间和线路行驶的，处以五百元以上五千元以下罚款。”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914" w:author="user" w:date="2019-10-22T14:49:00Z"/>
          <w:rFonts w:ascii="Times New Roman" w:hAnsi="Times New Roman" w:cs="Times New Roman"/>
          <w:color w:val="000000"/>
        </w:rPr>
      </w:pPr>
      <w:del w:id="913" w:author="user" w:date="2019-10-22T14:49:00Z">
        <w:r>
          <w:rPr>
            <w:rFonts w:ascii="Times New Roman" w:hAnsi="Times New Roman" w:cs="Times New Roman"/>
            <w:color w:val="000000"/>
          </w:rPr>
          <w:delText>（十六）将第六十八条改为第七十二条，删去第二项。</w:delText>
        </w:r>
      </w:del>
    </w:p>
    <w:p>
      <w:pPr>
        <w:pStyle w:val="Normal"/>
        <w:widowControl w:val="false"/>
        <w:overflowPunct w:val="false"/>
        <w:bidi w:val="0"/>
        <w:snapToGrid w:val="false"/>
        <w:spacing w:lineRule="exact" w:line="590" w:before="0" w:after="0"/>
        <w:ind w:firstLineChars="200" w:startChars="0" w:start="0" w:endChars="0" w:end="0"/>
        <w:jc w:val="both"/>
        <w:rPr>
          <w:del w:id="917" w:author="user" w:date="2019-10-22T14:49:00Z"/>
          <w:rFonts w:ascii="Times New Roman" w:hAnsi="Times New Roman" w:cs="Times New Roman"/>
          <w:color w:val="000000"/>
          <w:kern w:val="0"/>
        </w:rPr>
      </w:pPr>
      <w:del w:id="915" w:author="user" w:date="2019-10-22T14:49:00Z">
        <w:r>
          <w:rPr>
            <w:rFonts w:ascii="Times New Roman" w:hAnsi="Times New Roman" w:cs="Times New Roman"/>
            <w:color w:val="000000"/>
          </w:rPr>
          <w:delText>增加一项，作为第五项：“</w:delText>
        </w:r>
      </w:del>
      <w:del w:id="916" w:author="user" w:date="2019-10-22T14:49:00Z">
        <w:r>
          <w:rPr>
            <w:rFonts w:ascii="Times New Roman" w:hAnsi="Times New Roman" w:cs="Times New Roman"/>
            <w:color w:val="000000"/>
            <w:kern w:val="0"/>
          </w:rPr>
          <w:delText>违反本条例第五十四条规定，单位和个人因装饰、装修产生的垃圾未在指定的地点堆放的，责令限期改正，给予警告，并对单位处以五千元以上五万元以下罚款，对个人处以二百元以下罚款。”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919" w:author="user" w:date="2019-10-22T14:49:00Z"/>
          <w:rFonts w:ascii="Times New Roman" w:hAnsi="Times New Roman" w:cs="Times New Roman"/>
          <w:color w:val="000000"/>
        </w:rPr>
      </w:pPr>
      <w:del w:id="918" w:author="user" w:date="2019-10-22T14:49:00Z">
        <w:r>
          <w:rPr>
            <w:rFonts w:ascii="Times New Roman" w:hAnsi="Times New Roman" w:cs="Times New Roman"/>
            <w:color w:val="000000"/>
          </w:rPr>
          <w:delText>（十七）将第六十九条改为第七十三条，删去第三项。</w:delText>
        </w:r>
      </w:del>
    </w:p>
    <w:p>
      <w:pPr>
        <w:pStyle w:val="Normal"/>
        <w:widowControl w:val="false"/>
        <w:overflowPunct w:val="false"/>
        <w:bidi w:val="0"/>
        <w:snapToGrid w:val="false"/>
        <w:spacing w:lineRule="exact" w:line="590" w:before="0" w:after="0"/>
        <w:ind w:firstLineChars="200" w:startChars="0" w:start="0" w:endChars="0" w:end="0"/>
        <w:jc w:val="both"/>
        <w:rPr>
          <w:del w:id="921" w:author="user" w:date="2019-10-22T14:49:00Z"/>
          <w:rFonts w:ascii="Times New Roman" w:hAnsi="Times New Roman" w:cs="Times New Roman"/>
          <w:color w:val="000000"/>
        </w:rPr>
      </w:pPr>
      <w:del w:id="920" w:author="user" w:date="2019-10-22T14:49:00Z">
        <w:r>
          <w:rPr>
            <w:rFonts w:ascii="Times New Roman" w:hAnsi="Times New Roman" w:cs="Times New Roman"/>
            <w:color w:val="000000"/>
          </w:rPr>
          <w:delText xml:space="preserve">此外，对上述五件法规中有关部门的表述，根据机构改革后的变化作相应修改。对有关法规条文顺序作相应调整。 </w:delText>
        </w:r>
      </w:del>
    </w:p>
    <w:p>
      <w:pPr>
        <w:pStyle w:val="Normal"/>
        <w:widowControl w:val="false"/>
        <w:overflowPunct w:val="false"/>
        <w:bidi w:val="0"/>
        <w:snapToGrid w:val="false"/>
        <w:spacing w:lineRule="exact" w:line="590" w:before="0" w:after="0"/>
        <w:ind w:firstLineChars="200" w:startChars="0" w:start="0" w:endChars="0" w:end="0"/>
        <w:jc w:val="both"/>
        <w:rPr>
          <w:del w:id="929" w:author="user" w:date="2019-10-22T14:49:00Z"/>
          <w:rFonts w:ascii="Times New Roman" w:hAnsi="Times New Roman" w:cs="Times New Roman"/>
          <w:color w:val="000000"/>
        </w:rPr>
      </w:pPr>
      <w:del w:id="922" w:author="user" w:date="2019-10-22T14:49:00Z">
        <w:r>
          <w:rPr>
            <w:rFonts w:ascii="Times New Roman" w:hAnsi="Times New Roman" w:cs="Times New Roman"/>
            <w:color w:val="000000"/>
          </w:rPr>
          <w:delText>本决定自</w:delText>
        </w:r>
      </w:del>
      <w:del w:id="923" w:author="user" w:date="2019-10-22T14:49:00Z">
        <w:r>
          <w:rPr>
            <w:rFonts w:cs="Times New Roman" w:ascii="Times New Roman" w:hAnsi="Times New Roman"/>
            <w:color w:val="000000"/>
          </w:rPr>
          <w:delText>2020</w:delText>
        </w:r>
      </w:del>
      <w:del w:id="924" w:author="user" w:date="2019-10-22T14:49:00Z">
        <w:r>
          <w:rPr>
            <w:rFonts w:ascii="Times New Roman" w:hAnsi="Times New Roman" w:cs="Times New Roman"/>
            <w:color w:val="000000"/>
          </w:rPr>
          <w:delText>年</w:delText>
        </w:r>
      </w:del>
      <w:del w:id="925" w:author="user" w:date="2019-10-22T14:49:00Z">
        <w:r>
          <w:rPr>
            <w:rFonts w:cs="Times New Roman" w:ascii="Times New Roman" w:hAnsi="Times New Roman"/>
            <w:color w:val="000000"/>
          </w:rPr>
          <w:delText>1</w:delText>
        </w:r>
      </w:del>
      <w:del w:id="926" w:author="user" w:date="2019-10-22T14:49:00Z">
        <w:r>
          <w:rPr>
            <w:rFonts w:ascii="Times New Roman" w:hAnsi="Times New Roman" w:cs="Times New Roman"/>
            <w:color w:val="000000"/>
          </w:rPr>
          <w:delText>月</w:delText>
        </w:r>
      </w:del>
      <w:del w:id="927" w:author="user" w:date="2019-10-22T14:49:00Z">
        <w:r>
          <w:rPr>
            <w:rFonts w:cs="Times New Roman" w:ascii="Times New Roman" w:hAnsi="Times New Roman"/>
            <w:color w:val="000000"/>
          </w:rPr>
          <w:delText>1</w:delText>
        </w:r>
      </w:del>
      <w:del w:id="928" w:author="user" w:date="2019-10-22T14:49:00Z">
        <w:r>
          <w:rPr>
            <w:rFonts w:ascii="Times New Roman" w:hAnsi="Times New Roman" w:cs="Times New Roman"/>
            <w:color w:val="000000"/>
          </w:rPr>
          <w:delText>日起施行。</w:delText>
        </w:r>
      </w:del>
    </w:p>
    <w:p>
      <w:pPr>
        <w:pStyle w:val="Normal"/>
        <w:widowControl w:val="false"/>
        <w:overflowPunct w:val="false"/>
        <w:bidi w:val="0"/>
        <w:snapToGrid w:val="false"/>
        <w:spacing w:lineRule="exact" w:line="590" w:before="0" w:after="0"/>
        <w:ind w:firstLineChars="200" w:startChars="0" w:start="0" w:endChars="0" w:end="0"/>
        <w:jc w:val="both"/>
        <w:rPr>
          <w:del w:id="932" w:author="user" w:date="2019-10-22T14:49:00Z"/>
          <w:rFonts w:ascii="Times New Roman" w:hAnsi="Times New Roman" w:cs="Times New Roman"/>
          <w:color w:val="000000"/>
          <w:spacing w:val="-6"/>
          <w:szCs w:val="32"/>
        </w:rPr>
      </w:pPr>
      <w:del w:id="930" w:author="user" w:date="2019-10-22T14:49:00Z">
        <w:r>
          <w:rPr>
            <w:rFonts w:ascii="Times New Roman" w:hAnsi="Times New Roman" w:cs="Times New Roman"/>
            <w:color w:val="000000"/>
            <w:spacing w:val="-6"/>
            <w:szCs w:val="32"/>
          </w:rPr>
          <w:delText>《无锡市禁止燃放烟花爆竹条例》《无锡市水资源节约利用条例》《无锡市河道管理条例》《无锡市城市绿化管理条例》《无</w:delText>
        </w:r>
      </w:del>
      <w:del w:id="931" w:author="user" w:date="2019-10-22T14:49:00Z">
        <w:r>
          <w:rPr>
            <w:rFonts w:ascii="Times New Roman" w:hAnsi="Times New Roman" w:cs="Times New Roman"/>
            <w:color w:val="000000"/>
            <w:spacing w:val="-6"/>
            <w:kern w:val="0"/>
            <w:szCs w:val="32"/>
          </w:rPr>
          <w:delText>锡市市容和环境卫生管理条例》根据本决定作相应修改，重新公布。</w:delText>
        </w:r>
      </w:del>
      <w:r>
        <w:br w:type="page"/>
      </w:r>
    </w:p>
    <w:p>
      <w:pPr>
        <w:pStyle w:val="Normal"/>
        <w:widowControl w:val="false"/>
        <w:overflowPunct w:val="false"/>
        <w:bidi w:val="0"/>
        <w:snapToGrid w:val="false"/>
        <w:spacing w:lineRule="exact" w:line="590" w:before="0" w:after="0"/>
        <w:ind w:firstLineChars="200" w:startChars="0" w:start="0" w:endChars="0" w:end="0"/>
        <w:jc w:val="both"/>
        <w:rPr>
          <w:del w:id="934" w:author="user" w:date="2019-10-22T14:49:00Z"/>
          <w:rFonts w:ascii="Times New Roman" w:hAnsi="Times New Roman" w:cs="Times New Roman"/>
          <w:color w:val="000000"/>
          <w:spacing w:val="-6"/>
          <w:szCs w:val="32"/>
        </w:rPr>
      </w:pPr>
      <w:del w:id="933" w:author="user" w:date="2019-10-22T14:49:00Z">
        <w:r>
          <w:rPr>
            <w:rFonts w:cs="Times New Roman" w:ascii="Times New Roman" w:hAnsi="Times New Roman"/>
            <w:color w:val="000000"/>
            <w:spacing w:val="-6"/>
            <w:szCs w:val="32"/>
          </w:rPr>
        </w:r>
      </w:del>
    </w:p>
    <w:p>
      <w:pPr>
        <w:pStyle w:val="Normal"/>
        <w:widowControl w:val="false"/>
        <w:overflowPunct w:val="false"/>
        <w:bidi w:val="0"/>
        <w:snapToGrid w:val="false"/>
        <w:spacing w:lineRule="exact" w:line="590" w:before="0" w:after="0"/>
        <w:ind w:firstLineChars="200" w:startChars="0" w:start="0" w:endChars="0" w:end="0"/>
        <w:jc w:val="both"/>
        <w:rPr>
          <w:del w:id="936" w:author="user" w:date="2019-10-22T14:49:00Z"/>
          <w:rFonts w:ascii="Times New Roman" w:hAnsi="Times New Roman" w:eastAsia="方正小标宋简体" w:cs="Times New Roman"/>
          <w:bCs/>
          <w:color w:val="000000"/>
          <w:szCs w:val="32"/>
        </w:rPr>
      </w:pPr>
      <w:del w:id="935" w:author="user" w:date="2019-10-22T14:49:00Z">
        <w:r>
          <w:rPr>
            <w:rFonts w:eastAsia="方正小标宋简体" w:cs="Times New Roman" w:ascii="Times New Roman" w:hAnsi="Times New Roman"/>
            <w:bCs/>
            <w:color w:val="000000"/>
            <w:szCs w:val="32"/>
          </w:rPr>
        </w:r>
      </w:del>
    </w:p>
    <w:p>
      <w:pPr>
        <w:pStyle w:val="Normal"/>
        <w:widowControl w:val="false"/>
        <w:overflowPunct w:val="false"/>
        <w:bidi w:val="0"/>
        <w:snapToGrid w:val="false"/>
        <w:spacing w:lineRule="exact" w:line="590" w:before="0" w:after="0"/>
        <w:ind w:firstLineChars="200" w:startChars="0" w:start="0" w:endChars="0" w:end="0"/>
        <w:jc w:val="both"/>
        <w:rPr>
          <w:del w:id="938" w:author="user" w:date="2019-10-22T14:49:00Z"/>
          <w:rFonts w:ascii="Times New Roman" w:hAnsi="Times New Roman" w:eastAsia="宋体" w:cs="Times New Roman"/>
          <w:sz w:val="44"/>
          <w:szCs w:val="44"/>
        </w:rPr>
      </w:pPr>
      <w:del w:id="937" w:author="user" w:date="2019-10-22T14:49:00Z">
        <w:r>
          <w:rPr>
            <w:rFonts w:ascii="Times New Roman" w:hAnsi="Times New Roman" w:cs="Times New Roman" w:eastAsia="宋体"/>
            <w:sz w:val="44"/>
            <w:szCs w:val="44"/>
          </w:rPr>
          <w:delText>无锡市禁止燃放烟花爆竹条例</w:delText>
        </w:r>
      </w:del>
    </w:p>
    <w:p>
      <w:pPr>
        <w:pStyle w:val="Normal"/>
        <w:widowControl w:val="false"/>
        <w:overflowPunct w:val="false"/>
        <w:bidi w:val="0"/>
        <w:snapToGrid w:val="false"/>
        <w:spacing w:lineRule="exact" w:line="590" w:before="0" w:after="0"/>
        <w:ind w:firstLineChars="200" w:startChars="0" w:start="0" w:endChars="0" w:end="0"/>
        <w:jc w:val="both"/>
        <w:rPr>
          <w:del w:id="940" w:author="user" w:date="2019-10-22T14:49:00Z"/>
          <w:rFonts w:ascii="Times New Roman" w:hAnsi="Times New Roman" w:eastAsia="宋体" w:cs="Times New Roman"/>
          <w:sz w:val="44"/>
          <w:szCs w:val="44"/>
        </w:rPr>
      </w:pPr>
      <w:del w:id="939" w:author="user" w:date="2019-10-22T14:49:00Z">
        <w:r>
          <w:rPr>
            <w:rFonts w:eastAsia="宋体" w:cs="Times New Roman" w:ascii="Times New Roman" w:hAnsi="Times New Roman"/>
            <w:sz w:val="44"/>
            <w:szCs w:val="44"/>
          </w:rPr>
        </w:r>
      </w:del>
    </w:p>
    <w:p>
      <w:pPr>
        <w:pStyle w:val="Normal"/>
        <w:widowControl w:val="false"/>
        <w:overflowPunct w:val="false"/>
        <w:bidi w:val="0"/>
        <w:snapToGrid w:val="false"/>
        <w:spacing w:lineRule="exact" w:line="590" w:before="0" w:after="0"/>
        <w:ind w:firstLineChars="200" w:startChars="0" w:start="0" w:endChars="0" w:end="0"/>
        <w:jc w:val="both"/>
        <w:rPr>
          <w:del w:id="979" w:author="user" w:date="2019-10-22T14:49:00Z"/>
          <w:rFonts w:ascii="Times New Roman" w:hAnsi="Times New Roman" w:eastAsia="楷体_GB2312" w:cs="Times New Roman"/>
          <w:szCs w:val="32"/>
        </w:rPr>
      </w:pPr>
      <w:del w:id="941" w:author="user" w:date="2019-10-22T14:49:00Z">
        <w:r>
          <w:rPr>
            <w:rFonts w:ascii="Times New Roman" w:hAnsi="Times New Roman" w:cs="Times New Roman" w:eastAsia="楷体_GB2312"/>
            <w:szCs w:val="32"/>
          </w:rPr>
          <w:delText>（</w:delText>
        </w:r>
      </w:del>
      <w:del w:id="942" w:author="user" w:date="2019-10-22T14:49:00Z">
        <w:r>
          <w:rPr>
            <w:rFonts w:eastAsia="楷体_GB2312" w:cs="Times New Roman" w:ascii="Times New Roman" w:hAnsi="Times New Roman"/>
            <w:szCs w:val="32"/>
          </w:rPr>
          <w:delText>1996</w:delText>
        </w:r>
      </w:del>
      <w:del w:id="943" w:author="user" w:date="2019-10-22T14:49:00Z">
        <w:r>
          <w:rPr>
            <w:rFonts w:ascii="Times New Roman" w:hAnsi="Times New Roman" w:cs="Times New Roman" w:eastAsia="楷体_GB2312"/>
            <w:szCs w:val="32"/>
          </w:rPr>
          <w:delText>年</w:delText>
        </w:r>
      </w:del>
      <w:del w:id="944" w:author="user" w:date="2019-10-22T14:49:00Z">
        <w:r>
          <w:rPr>
            <w:rFonts w:eastAsia="楷体_GB2312" w:cs="Times New Roman" w:ascii="Times New Roman" w:hAnsi="Times New Roman"/>
            <w:szCs w:val="32"/>
          </w:rPr>
          <w:delText>7</w:delText>
        </w:r>
      </w:del>
      <w:del w:id="945" w:author="user" w:date="2019-10-22T14:49:00Z">
        <w:r>
          <w:rPr>
            <w:rFonts w:ascii="Times New Roman" w:hAnsi="Times New Roman" w:cs="Times New Roman" w:eastAsia="楷体_GB2312"/>
            <w:szCs w:val="32"/>
          </w:rPr>
          <w:delText>月</w:delText>
        </w:r>
      </w:del>
      <w:del w:id="946" w:author="user" w:date="2019-10-22T14:49:00Z">
        <w:r>
          <w:rPr>
            <w:rFonts w:eastAsia="楷体_GB2312" w:cs="Times New Roman" w:ascii="Times New Roman" w:hAnsi="Times New Roman"/>
            <w:szCs w:val="32"/>
          </w:rPr>
          <w:delText>27</w:delText>
        </w:r>
      </w:del>
      <w:del w:id="947" w:author="user" w:date="2019-10-22T14:49:00Z">
        <w:r>
          <w:rPr>
            <w:rFonts w:ascii="Times New Roman" w:hAnsi="Times New Roman" w:cs="Times New Roman" w:eastAsia="楷体_GB2312"/>
            <w:szCs w:val="32"/>
          </w:rPr>
          <w:delText xml:space="preserve">日无锡市第十一届人民代表大会常务委员会第二十六次会议通过  </w:delText>
        </w:r>
      </w:del>
      <w:del w:id="948" w:author="user" w:date="2019-10-22T14:49:00Z">
        <w:r>
          <w:rPr>
            <w:rFonts w:eastAsia="楷体_GB2312" w:cs="Times New Roman" w:ascii="Times New Roman" w:hAnsi="Times New Roman"/>
            <w:szCs w:val="32"/>
          </w:rPr>
          <w:delText>1996</w:delText>
        </w:r>
      </w:del>
      <w:del w:id="949" w:author="user" w:date="2019-10-22T14:49:00Z">
        <w:r>
          <w:rPr>
            <w:rFonts w:ascii="Times New Roman" w:hAnsi="Times New Roman" w:cs="Times New Roman" w:eastAsia="楷体_GB2312"/>
            <w:szCs w:val="32"/>
          </w:rPr>
          <w:delText>年</w:delText>
        </w:r>
      </w:del>
      <w:del w:id="950" w:author="user" w:date="2019-10-22T14:49:00Z">
        <w:r>
          <w:rPr>
            <w:rFonts w:eastAsia="楷体_GB2312" w:cs="Times New Roman" w:ascii="Times New Roman" w:hAnsi="Times New Roman"/>
            <w:szCs w:val="32"/>
          </w:rPr>
          <w:delText>8</w:delText>
        </w:r>
      </w:del>
      <w:del w:id="951" w:author="user" w:date="2019-10-22T14:49:00Z">
        <w:r>
          <w:rPr>
            <w:rFonts w:ascii="Times New Roman" w:hAnsi="Times New Roman" w:cs="Times New Roman" w:eastAsia="楷体_GB2312"/>
            <w:szCs w:val="32"/>
          </w:rPr>
          <w:delText>月</w:delText>
        </w:r>
      </w:del>
      <w:del w:id="952" w:author="user" w:date="2019-10-22T14:49:00Z">
        <w:r>
          <w:rPr>
            <w:rFonts w:eastAsia="楷体_GB2312" w:cs="Times New Roman" w:ascii="Times New Roman" w:hAnsi="Times New Roman"/>
            <w:szCs w:val="32"/>
          </w:rPr>
          <w:delText>16</w:delText>
        </w:r>
      </w:del>
      <w:del w:id="953" w:author="user" w:date="2019-10-22T14:49:00Z">
        <w:r>
          <w:rPr>
            <w:rFonts w:ascii="Times New Roman" w:hAnsi="Times New Roman" w:cs="Times New Roman" w:eastAsia="楷体_GB2312"/>
            <w:szCs w:val="32"/>
          </w:rPr>
          <w:delText>日江苏省第八届人民代表大会常务委员会第二十三次会议批准  根据</w:delText>
        </w:r>
      </w:del>
      <w:del w:id="954" w:author="user" w:date="2019-10-22T14:49:00Z">
        <w:r>
          <w:rPr>
            <w:rFonts w:eastAsia="楷体_GB2312" w:cs="Times New Roman" w:ascii="Times New Roman" w:hAnsi="Times New Roman"/>
            <w:szCs w:val="32"/>
          </w:rPr>
          <w:delText>1999</w:delText>
        </w:r>
      </w:del>
      <w:del w:id="955" w:author="user" w:date="2019-10-22T14:49:00Z">
        <w:r>
          <w:rPr>
            <w:rFonts w:ascii="Times New Roman" w:hAnsi="Times New Roman" w:cs="Times New Roman" w:eastAsia="楷体_GB2312"/>
            <w:szCs w:val="32"/>
          </w:rPr>
          <w:delText>年</w:delText>
        </w:r>
      </w:del>
      <w:del w:id="956" w:author="user" w:date="2019-10-22T14:49:00Z">
        <w:r>
          <w:rPr>
            <w:rFonts w:eastAsia="楷体_GB2312" w:cs="Times New Roman" w:ascii="Times New Roman" w:hAnsi="Times New Roman"/>
            <w:szCs w:val="32"/>
          </w:rPr>
          <w:delText>7</w:delText>
        </w:r>
      </w:del>
      <w:del w:id="957" w:author="user" w:date="2019-10-22T14:49:00Z">
        <w:r>
          <w:rPr>
            <w:rFonts w:ascii="Times New Roman" w:hAnsi="Times New Roman" w:cs="Times New Roman" w:eastAsia="楷体_GB2312"/>
            <w:szCs w:val="32"/>
          </w:rPr>
          <w:delText>月</w:delText>
        </w:r>
      </w:del>
      <w:del w:id="958" w:author="user" w:date="2019-10-22T14:49:00Z">
        <w:r>
          <w:rPr>
            <w:rFonts w:eastAsia="楷体_GB2312" w:cs="Times New Roman" w:ascii="Times New Roman" w:hAnsi="Times New Roman"/>
            <w:szCs w:val="32"/>
          </w:rPr>
          <w:delText>28</w:delText>
        </w:r>
      </w:del>
      <w:del w:id="959" w:author="user" w:date="2019-10-22T14:49:00Z">
        <w:r>
          <w:rPr>
            <w:rFonts w:ascii="Times New Roman" w:hAnsi="Times New Roman" w:cs="Times New Roman" w:eastAsia="楷体_GB2312"/>
            <w:szCs w:val="32"/>
          </w:rPr>
          <w:delText>日无锡市第十二届人民代表大会常务委员会第十一次会议通过，</w:delText>
        </w:r>
      </w:del>
      <w:del w:id="960" w:author="user" w:date="2019-10-22T14:49:00Z">
        <w:r>
          <w:rPr>
            <w:rFonts w:eastAsia="楷体_GB2312" w:cs="Times New Roman" w:ascii="Times New Roman" w:hAnsi="Times New Roman"/>
            <w:szCs w:val="32"/>
          </w:rPr>
          <w:delText>1999</w:delText>
        </w:r>
      </w:del>
      <w:del w:id="961" w:author="user" w:date="2019-10-22T14:49:00Z">
        <w:r>
          <w:rPr>
            <w:rFonts w:ascii="Times New Roman" w:hAnsi="Times New Roman" w:cs="Times New Roman" w:eastAsia="楷体_GB2312"/>
            <w:szCs w:val="32"/>
          </w:rPr>
          <w:delText>年</w:delText>
        </w:r>
      </w:del>
      <w:del w:id="962" w:author="user" w:date="2019-10-22T14:49:00Z">
        <w:r>
          <w:rPr>
            <w:rFonts w:eastAsia="楷体_GB2312" w:cs="Times New Roman" w:ascii="Times New Roman" w:hAnsi="Times New Roman"/>
            <w:szCs w:val="32"/>
          </w:rPr>
          <w:delText>8</w:delText>
        </w:r>
      </w:del>
      <w:del w:id="963" w:author="user" w:date="2019-10-22T14:49:00Z">
        <w:r>
          <w:rPr>
            <w:rFonts w:ascii="Times New Roman" w:hAnsi="Times New Roman" w:cs="Times New Roman" w:eastAsia="楷体_GB2312"/>
            <w:szCs w:val="32"/>
          </w:rPr>
          <w:delText>月</w:delText>
        </w:r>
      </w:del>
      <w:del w:id="964" w:author="user" w:date="2019-10-22T14:49:00Z">
        <w:r>
          <w:rPr>
            <w:rFonts w:eastAsia="楷体_GB2312" w:cs="Times New Roman" w:ascii="Times New Roman" w:hAnsi="Times New Roman"/>
            <w:szCs w:val="32"/>
          </w:rPr>
          <w:delText>20</w:delText>
        </w:r>
      </w:del>
      <w:del w:id="965" w:author="user" w:date="2019-10-22T14:49:00Z">
        <w:r>
          <w:rPr>
            <w:rFonts w:ascii="Times New Roman" w:hAnsi="Times New Roman" w:cs="Times New Roman" w:eastAsia="楷体_GB2312"/>
            <w:szCs w:val="32"/>
          </w:rPr>
          <w:delText>日江苏省第九届人民代表大会常务委员会第十一次会议批准的《关于修改〈无锡市禁止燃放烟花爆竹条例〉的决定第一次修正  根据</w:delText>
        </w:r>
      </w:del>
      <w:del w:id="966" w:author="user" w:date="2019-10-22T14:49:00Z">
        <w:r>
          <w:rPr>
            <w:rFonts w:eastAsia="楷体_GB2312" w:cs="Times New Roman" w:ascii="Times New Roman" w:hAnsi="Times New Roman"/>
            <w:szCs w:val="32"/>
          </w:rPr>
          <w:delText>2019</w:delText>
        </w:r>
      </w:del>
      <w:del w:id="967" w:author="user" w:date="2019-10-22T14:49:00Z">
        <w:r>
          <w:rPr>
            <w:rFonts w:ascii="Times New Roman" w:hAnsi="Times New Roman" w:cs="Times New Roman" w:eastAsia="楷体_GB2312"/>
            <w:szCs w:val="32"/>
          </w:rPr>
          <w:delText>年</w:delText>
        </w:r>
      </w:del>
      <w:del w:id="968" w:author="user" w:date="2019-10-22T14:49:00Z">
        <w:r>
          <w:rPr>
            <w:rFonts w:eastAsia="楷体_GB2312" w:cs="Times New Roman" w:ascii="Times New Roman" w:hAnsi="Times New Roman"/>
            <w:szCs w:val="32"/>
          </w:rPr>
          <w:delText>8</w:delText>
        </w:r>
      </w:del>
      <w:del w:id="969" w:author="user" w:date="2019-10-22T14:49:00Z">
        <w:r>
          <w:rPr>
            <w:rFonts w:ascii="Times New Roman" w:hAnsi="Times New Roman" w:cs="Times New Roman" w:eastAsia="楷体_GB2312"/>
            <w:szCs w:val="32"/>
          </w:rPr>
          <w:delText>月</w:delText>
        </w:r>
      </w:del>
      <w:del w:id="970" w:author="user" w:date="2019-10-22T14:49:00Z">
        <w:r>
          <w:rPr>
            <w:rFonts w:eastAsia="楷体_GB2312" w:cs="Times New Roman" w:ascii="Times New Roman" w:hAnsi="Times New Roman"/>
            <w:szCs w:val="32"/>
          </w:rPr>
          <w:delText>29</w:delText>
        </w:r>
      </w:del>
      <w:del w:id="971" w:author="user" w:date="2019-10-22T14:49:00Z">
        <w:r>
          <w:rPr>
            <w:rFonts w:ascii="Times New Roman" w:hAnsi="Times New Roman" w:cs="Times New Roman" w:eastAsia="楷体_GB2312"/>
            <w:szCs w:val="32"/>
          </w:rPr>
          <w:delText>日无锡市第十六届人民代表大会常务委员会第二十一次会议通过，</w:delText>
        </w:r>
      </w:del>
      <w:del w:id="972" w:author="user" w:date="2019-10-22T14:49:00Z">
        <w:r>
          <w:rPr>
            <w:rFonts w:eastAsia="楷体_GB2312" w:cs="Times New Roman" w:ascii="Times New Roman" w:hAnsi="Times New Roman"/>
            <w:color w:val="000000"/>
          </w:rPr>
          <w:delText>2019</w:delText>
        </w:r>
      </w:del>
      <w:del w:id="973" w:author="user" w:date="2019-10-22T14:49:00Z">
        <w:r>
          <w:rPr>
            <w:rFonts w:ascii="Times New Roman" w:hAnsi="Times New Roman" w:cs="Times New Roman" w:eastAsia="楷体_GB2312"/>
            <w:color w:val="000000"/>
          </w:rPr>
          <w:delText>年</w:delText>
        </w:r>
      </w:del>
      <w:del w:id="974" w:author="user" w:date="2019-10-22T14:49:00Z">
        <w:r>
          <w:rPr>
            <w:rFonts w:eastAsia="楷体_GB2312" w:cs="Times New Roman" w:ascii="Times New Roman" w:hAnsi="Times New Roman"/>
            <w:color w:val="000000"/>
          </w:rPr>
          <w:delText>9</w:delText>
        </w:r>
      </w:del>
      <w:del w:id="975" w:author="user" w:date="2019-10-22T14:49:00Z">
        <w:r>
          <w:rPr>
            <w:rFonts w:ascii="Times New Roman" w:hAnsi="Times New Roman" w:cs="Times New Roman" w:eastAsia="楷体_GB2312"/>
            <w:color w:val="000000"/>
          </w:rPr>
          <w:delText>月</w:delText>
        </w:r>
      </w:del>
      <w:del w:id="976" w:author="user" w:date="2019-10-22T14:49:00Z">
        <w:r>
          <w:rPr>
            <w:rFonts w:eastAsia="楷体_GB2312" w:cs="Times New Roman" w:ascii="Times New Roman" w:hAnsi="Times New Roman"/>
            <w:color w:val="000000"/>
          </w:rPr>
          <w:delText>27</w:delText>
        </w:r>
      </w:del>
      <w:del w:id="977" w:author="user" w:date="2019-10-22T14:49:00Z">
        <w:r>
          <w:rPr>
            <w:rFonts w:ascii="Times New Roman" w:hAnsi="Times New Roman" w:cs="Times New Roman" w:eastAsia="楷体_GB2312"/>
            <w:color w:val="000000"/>
          </w:rPr>
          <w:delText>日江苏省第十三届人民代表大会常务委员会第十一次会议批准</w:delText>
        </w:r>
      </w:del>
      <w:del w:id="978" w:author="user" w:date="2019-10-22T14:49:00Z">
        <w:r>
          <w:rPr>
            <w:rFonts w:ascii="Times New Roman" w:hAnsi="Times New Roman" w:cs="Times New Roman" w:eastAsia="楷体_GB2312"/>
            <w:szCs w:val="32"/>
          </w:rPr>
          <w:delText>的《关于修改〈无锡市禁止燃放烟花爆竹条例〉等五件地方性法规的决定》第二次修正）</w:delText>
        </w:r>
      </w:del>
    </w:p>
    <w:p>
      <w:pPr>
        <w:pStyle w:val="Normal"/>
        <w:widowControl w:val="false"/>
        <w:overflowPunct w:val="false"/>
        <w:bidi w:val="0"/>
        <w:snapToGrid w:val="false"/>
        <w:spacing w:lineRule="exact" w:line="590" w:before="0" w:after="0"/>
        <w:ind w:firstLineChars="200" w:startChars="0" w:start="0" w:endChars="0" w:end="0"/>
        <w:jc w:val="both"/>
        <w:rPr>
          <w:del w:id="981" w:author="user" w:date="2019-10-22T14:49:00Z"/>
          <w:rFonts w:ascii="Times New Roman" w:hAnsi="Times New Roman" w:eastAsia="楷体_GB2312" w:cs="Times New Roman"/>
          <w:szCs w:val="32"/>
        </w:rPr>
      </w:pPr>
      <w:del w:id="980" w:author="user" w:date="2019-10-22T14:49:00Z">
        <w:r>
          <w:rPr>
            <w:rFonts w:eastAsia="楷体_GB2312"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985" w:author="user" w:date="2019-10-22T14:49:00Z"/>
          <w:rFonts w:ascii="Times New Roman" w:hAnsi="Times New Roman" w:cs="Times New Roman"/>
          <w:szCs w:val="32"/>
        </w:rPr>
      </w:pPr>
      <w:del w:id="982" w:author="user" w:date="2019-10-22T14:49:00Z">
        <w:r>
          <w:rPr>
            <w:rFonts w:ascii="Times New Roman" w:hAnsi="Times New Roman" w:cs="Times New Roman" w:eastAsia="黑体"/>
            <w:szCs w:val="32"/>
          </w:rPr>
          <w:delText>第一条</w:delText>
        </w:r>
      </w:del>
      <w:del w:id="983" w:author="user" w:date="2019-10-22T14:49:00Z">
        <w:r>
          <w:rPr>
            <w:rFonts w:ascii="Times New Roman" w:hAnsi="Times New Roman" w:cs="Times New Roman"/>
            <w:szCs w:val="32"/>
          </w:rPr>
          <w:delText xml:space="preserve">  </w:delText>
        </w:r>
      </w:del>
      <w:del w:id="984" w:author="user" w:date="2019-10-22T14:49:00Z">
        <w:r>
          <w:rPr>
            <w:rFonts w:ascii="Times New Roman" w:hAnsi="Times New Roman" w:cs="Times New Roman"/>
            <w:color w:val="000000"/>
          </w:rPr>
          <w:delText>为了保障公共安全和人身、财产安全，防治环境污染，维护社会秩序，根据《中华人民共和国环境保护法》《中华人民共和国大气污染防治法》、国务院《烟花爆竹安全管理条例》等法律、法规，结合本市实际，制定本条例。</w:delText>
        </w:r>
      </w:del>
    </w:p>
    <w:p>
      <w:pPr>
        <w:pStyle w:val="Normal"/>
        <w:widowControl w:val="false"/>
        <w:overflowPunct w:val="false"/>
        <w:bidi w:val="0"/>
        <w:snapToGrid w:val="false"/>
        <w:spacing w:lineRule="exact" w:line="590" w:before="0" w:after="0"/>
        <w:ind w:firstLineChars="200" w:startChars="0" w:start="0" w:endChars="0" w:end="0"/>
        <w:jc w:val="both"/>
        <w:rPr>
          <w:del w:id="988" w:author="user" w:date="2019-10-22T14:49:00Z"/>
          <w:rFonts w:ascii="Times New Roman" w:hAnsi="Times New Roman" w:cs="Times New Roman"/>
          <w:szCs w:val="32"/>
        </w:rPr>
      </w:pPr>
      <w:del w:id="986" w:author="user" w:date="2019-10-22T14:49:00Z">
        <w:r>
          <w:rPr>
            <w:rFonts w:ascii="Times New Roman" w:hAnsi="Times New Roman" w:cs="Times New Roman" w:eastAsia="黑体"/>
            <w:szCs w:val="32"/>
          </w:rPr>
          <w:delText>第二条</w:delText>
        </w:r>
      </w:del>
      <w:del w:id="987" w:author="user" w:date="2019-10-22T14:49:00Z">
        <w:r>
          <w:rPr>
            <w:rFonts w:ascii="Times New Roman" w:hAnsi="Times New Roman" w:cs="Times New Roman"/>
            <w:szCs w:val="32"/>
          </w:rPr>
          <w:delText xml:space="preserve">  本条例所称烟花爆竹，是指能产生烟、光、声响的各种烟花、鞭炮、礼花弹等。</w:delText>
        </w:r>
      </w:del>
    </w:p>
    <w:p>
      <w:pPr>
        <w:pStyle w:val="Normal"/>
        <w:widowControl w:val="false"/>
        <w:overflowPunct w:val="false"/>
        <w:bidi w:val="0"/>
        <w:snapToGrid w:val="false"/>
        <w:spacing w:lineRule="exact" w:line="590" w:before="0" w:after="0"/>
        <w:ind w:firstLineChars="200" w:startChars="0" w:start="0" w:endChars="0" w:end="0"/>
        <w:jc w:val="both"/>
        <w:rPr>
          <w:del w:id="992" w:author="user" w:date="2019-10-22T14:49:00Z"/>
          <w:rFonts w:ascii="Times New Roman" w:hAnsi="Times New Roman" w:cs="Times New Roman"/>
          <w:color w:val="000000"/>
        </w:rPr>
      </w:pPr>
      <w:del w:id="989" w:author="user" w:date="2019-10-22T14:49:00Z">
        <w:r>
          <w:rPr>
            <w:rFonts w:ascii="Times New Roman" w:hAnsi="Times New Roman" w:cs="Times New Roman" w:eastAsia="黑体"/>
            <w:szCs w:val="32"/>
          </w:rPr>
          <w:delText>第三条</w:delText>
        </w:r>
      </w:del>
      <w:del w:id="990" w:author="user" w:date="2019-10-22T14:49:00Z">
        <w:r>
          <w:rPr>
            <w:rFonts w:ascii="Times New Roman" w:hAnsi="Times New Roman" w:cs="Times New Roman"/>
            <w:szCs w:val="32"/>
          </w:rPr>
          <w:delText xml:space="preserve">  </w:delText>
        </w:r>
      </w:del>
      <w:del w:id="991" w:author="user" w:date="2019-10-22T14:49:00Z">
        <w:r>
          <w:rPr>
            <w:rFonts w:ascii="Times New Roman" w:hAnsi="Times New Roman" w:cs="Times New Roman"/>
            <w:color w:val="000000"/>
          </w:rPr>
          <w:delText>市、县级市人民政府应当根据实际情况确定禁止燃放烟花爆竹的区域，并向社会公布。</w:delText>
        </w:r>
      </w:del>
    </w:p>
    <w:p>
      <w:pPr>
        <w:pStyle w:val="Normal"/>
        <w:widowControl w:val="false"/>
        <w:overflowPunct w:val="false"/>
        <w:bidi w:val="0"/>
        <w:snapToGrid w:val="false"/>
        <w:spacing w:lineRule="exact" w:line="590" w:before="0" w:after="0"/>
        <w:ind w:firstLineChars="200" w:startChars="0" w:start="0" w:endChars="0" w:end="0"/>
        <w:jc w:val="both"/>
        <w:rPr>
          <w:del w:id="994" w:author="user" w:date="2019-10-22T14:49:00Z"/>
          <w:rFonts w:ascii="Times New Roman" w:hAnsi="Times New Roman" w:cs="Times New Roman"/>
          <w:color w:val="000000"/>
        </w:rPr>
      </w:pPr>
      <w:del w:id="993" w:author="user" w:date="2019-10-22T14:49:00Z">
        <w:r>
          <w:rPr>
            <w:rFonts w:ascii="Times New Roman" w:hAnsi="Times New Roman" w:cs="Times New Roman"/>
            <w:color w:val="000000"/>
          </w:rPr>
          <w:delText xml:space="preserve">下列地点禁止燃放烟花爆竹： </w:delText>
        </w:r>
      </w:del>
    </w:p>
    <w:p>
      <w:pPr>
        <w:pStyle w:val="Normal"/>
        <w:widowControl w:val="false"/>
        <w:overflowPunct w:val="false"/>
        <w:bidi w:val="0"/>
        <w:snapToGrid w:val="false"/>
        <w:spacing w:lineRule="exact" w:line="590" w:before="0" w:after="0"/>
        <w:ind w:firstLineChars="200" w:startChars="0" w:start="0" w:endChars="0" w:end="0"/>
        <w:jc w:val="both"/>
        <w:rPr>
          <w:del w:id="996" w:author="user" w:date="2019-10-22T14:49:00Z"/>
          <w:rFonts w:ascii="Times New Roman" w:hAnsi="Times New Roman" w:cs="Times New Roman"/>
          <w:color w:val="000000"/>
        </w:rPr>
      </w:pPr>
      <w:del w:id="995" w:author="user" w:date="2019-10-22T14:49:00Z">
        <w:r>
          <w:rPr>
            <w:rFonts w:ascii="Times New Roman" w:hAnsi="Times New Roman" w:cs="Times New Roman"/>
            <w:color w:val="000000"/>
          </w:rPr>
          <w:delText>（一）国家机关驻地；</w:delText>
        </w:r>
      </w:del>
    </w:p>
    <w:p>
      <w:pPr>
        <w:pStyle w:val="Normal"/>
        <w:widowControl w:val="false"/>
        <w:overflowPunct w:val="false"/>
        <w:bidi w:val="0"/>
        <w:snapToGrid w:val="false"/>
        <w:spacing w:lineRule="exact" w:line="590" w:before="0" w:after="0"/>
        <w:ind w:firstLineChars="200" w:startChars="0" w:start="0" w:endChars="0" w:end="0"/>
        <w:jc w:val="both"/>
        <w:rPr>
          <w:del w:id="998" w:author="user" w:date="2019-10-22T14:49:00Z"/>
          <w:rFonts w:ascii="Times New Roman" w:hAnsi="Times New Roman" w:cs="Times New Roman"/>
          <w:color w:val="000000"/>
        </w:rPr>
      </w:pPr>
      <w:del w:id="997" w:author="user" w:date="2019-10-22T14:49:00Z">
        <w:r>
          <w:rPr>
            <w:rFonts w:ascii="Times New Roman" w:hAnsi="Times New Roman" w:cs="Times New Roman"/>
            <w:color w:val="000000"/>
          </w:rPr>
          <w:delText>（二）文物保护单位的保护范围内；</w:delText>
        </w:r>
      </w:del>
    </w:p>
    <w:p>
      <w:pPr>
        <w:pStyle w:val="Normal"/>
        <w:widowControl w:val="false"/>
        <w:overflowPunct w:val="false"/>
        <w:bidi w:val="0"/>
        <w:snapToGrid w:val="false"/>
        <w:spacing w:lineRule="exact" w:line="590" w:before="0" w:after="0"/>
        <w:ind w:firstLineChars="200" w:startChars="0" w:start="0" w:endChars="0" w:end="0"/>
        <w:jc w:val="both"/>
        <w:rPr>
          <w:del w:id="1000" w:author="user" w:date="2019-10-22T14:49:00Z"/>
          <w:rFonts w:ascii="Times New Roman" w:hAnsi="Times New Roman" w:cs="Times New Roman"/>
          <w:color w:val="000000"/>
        </w:rPr>
      </w:pPr>
      <w:del w:id="999" w:author="user" w:date="2019-10-22T14:49:00Z">
        <w:r>
          <w:rPr>
            <w:rFonts w:ascii="Times New Roman" w:hAnsi="Times New Roman" w:cs="Times New Roman"/>
            <w:color w:val="000000"/>
          </w:rPr>
          <w:delText>（三）军事设施保护区，车站、码头、机场等交通枢纽，铁路线路和轨道交通安全保护区，输变电设施安全保护区，输油气管道设施安全保护范围内；</w:delText>
        </w:r>
      </w:del>
    </w:p>
    <w:p>
      <w:pPr>
        <w:pStyle w:val="Normal"/>
        <w:widowControl w:val="false"/>
        <w:overflowPunct w:val="false"/>
        <w:bidi w:val="0"/>
        <w:snapToGrid w:val="false"/>
        <w:spacing w:lineRule="exact" w:line="590" w:before="0" w:after="0"/>
        <w:ind w:firstLineChars="200" w:startChars="0" w:start="0" w:endChars="0" w:end="0"/>
        <w:jc w:val="both"/>
        <w:rPr>
          <w:del w:id="1002" w:author="user" w:date="2019-10-22T14:49:00Z"/>
          <w:rFonts w:ascii="Times New Roman" w:hAnsi="Times New Roman" w:cs="Times New Roman"/>
          <w:color w:val="000000"/>
        </w:rPr>
      </w:pPr>
      <w:del w:id="1001" w:author="user" w:date="2019-10-22T14:49:00Z">
        <w:r>
          <w:rPr>
            <w:rFonts w:ascii="Times New Roman" w:hAnsi="Times New Roman" w:cs="Times New Roman"/>
            <w:color w:val="000000"/>
          </w:rPr>
          <w:delText>（四）商场、集贸市场和公共文化设施、宗教活动等人员密集场所；</w:delText>
        </w:r>
      </w:del>
    </w:p>
    <w:p>
      <w:pPr>
        <w:pStyle w:val="Normal"/>
        <w:widowControl w:val="false"/>
        <w:overflowPunct w:val="false"/>
        <w:bidi w:val="0"/>
        <w:snapToGrid w:val="false"/>
        <w:spacing w:lineRule="exact" w:line="590" w:before="0" w:after="0"/>
        <w:ind w:firstLineChars="200" w:startChars="0" w:start="0" w:endChars="0" w:end="0"/>
        <w:jc w:val="both"/>
        <w:rPr>
          <w:del w:id="1004" w:author="user" w:date="2019-10-22T14:49:00Z"/>
          <w:rFonts w:ascii="Times New Roman" w:hAnsi="Times New Roman" w:cs="Times New Roman"/>
          <w:color w:val="000000"/>
        </w:rPr>
      </w:pPr>
      <w:del w:id="1003" w:author="user" w:date="2019-10-22T14:49:00Z">
        <w:r>
          <w:rPr>
            <w:rFonts w:ascii="Times New Roman" w:hAnsi="Times New Roman" w:cs="Times New Roman"/>
            <w:color w:val="000000"/>
          </w:rPr>
          <w:delText>（五）易燃易爆危险物品生产、储存场所和粮、油、棉等重要物资仓库；</w:delText>
        </w:r>
      </w:del>
    </w:p>
    <w:p>
      <w:pPr>
        <w:pStyle w:val="Normal"/>
        <w:widowControl w:val="false"/>
        <w:overflowPunct w:val="false"/>
        <w:bidi w:val="0"/>
        <w:snapToGrid w:val="false"/>
        <w:spacing w:lineRule="exact" w:line="590" w:before="0" w:after="0"/>
        <w:ind w:firstLineChars="200" w:startChars="0" w:start="0" w:endChars="0" w:end="0"/>
        <w:jc w:val="both"/>
        <w:rPr>
          <w:del w:id="1006" w:author="user" w:date="2019-10-22T14:49:00Z"/>
          <w:rFonts w:ascii="Times New Roman" w:hAnsi="Times New Roman" w:cs="Times New Roman"/>
          <w:color w:val="000000"/>
          <w:spacing w:val="6"/>
          <w:szCs w:val="32"/>
        </w:rPr>
      </w:pPr>
      <w:del w:id="1005" w:author="user" w:date="2019-10-22T14:49:00Z">
        <w:r>
          <w:rPr>
            <w:rFonts w:ascii="Times New Roman" w:hAnsi="Times New Roman" w:cs="Times New Roman"/>
            <w:color w:val="000000"/>
            <w:spacing w:val="6"/>
            <w:szCs w:val="32"/>
          </w:rPr>
          <w:delText>（六）医疗机构、养老机构、幼儿园、学校、科研单位等场所；</w:delText>
        </w:r>
      </w:del>
    </w:p>
    <w:p>
      <w:pPr>
        <w:pStyle w:val="Normal"/>
        <w:widowControl w:val="false"/>
        <w:overflowPunct w:val="false"/>
        <w:bidi w:val="0"/>
        <w:snapToGrid w:val="false"/>
        <w:spacing w:lineRule="exact" w:line="590" w:before="0" w:after="0"/>
        <w:ind w:firstLineChars="200" w:startChars="0" w:start="0" w:endChars="0" w:end="0"/>
        <w:jc w:val="both"/>
        <w:rPr>
          <w:del w:id="1008" w:author="user" w:date="2019-10-22T14:49:00Z"/>
          <w:rFonts w:ascii="Times New Roman" w:hAnsi="Times New Roman" w:cs="Times New Roman"/>
          <w:color w:val="000000"/>
        </w:rPr>
      </w:pPr>
      <w:del w:id="1007" w:author="user" w:date="2019-10-22T14:49:00Z">
        <w:r>
          <w:rPr>
            <w:rFonts w:ascii="Times New Roman" w:hAnsi="Times New Roman" w:cs="Times New Roman"/>
            <w:color w:val="000000"/>
          </w:rPr>
          <w:delText>（七）山林、芦滩和自然保护区等重点防火区；</w:delText>
        </w:r>
      </w:del>
    </w:p>
    <w:p>
      <w:pPr>
        <w:pStyle w:val="Normal"/>
        <w:widowControl w:val="false"/>
        <w:overflowPunct w:val="false"/>
        <w:bidi w:val="0"/>
        <w:snapToGrid w:val="false"/>
        <w:spacing w:lineRule="exact" w:line="590" w:before="0" w:after="0"/>
        <w:ind w:firstLineChars="200" w:startChars="0" w:start="0" w:endChars="0" w:end="0"/>
        <w:jc w:val="both"/>
        <w:rPr>
          <w:del w:id="1010" w:author="user" w:date="2019-10-22T14:49:00Z"/>
          <w:rFonts w:ascii="Times New Roman" w:hAnsi="Times New Roman" w:cs="Times New Roman"/>
          <w:color w:val="000000"/>
        </w:rPr>
      </w:pPr>
      <w:del w:id="1009" w:author="user" w:date="2019-10-22T14:49:00Z">
        <w:r>
          <w:rPr>
            <w:rFonts w:ascii="Times New Roman" w:hAnsi="Times New Roman" w:cs="Times New Roman"/>
            <w:color w:val="000000"/>
          </w:rPr>
          <w:delText>（八）市、县级市人民政府确定并公布的其他禁止燃放烟花爆竹的地点。</w:delText>
        </w:r>
      </w:del>
    </w:p>
    <w:p>
      <w:pPr>
        <w:pStyle w:val="Normal"/>
        <w:widowControl w:val="false"/>
        <w:overflowPunct w:val="false"/>
        <w:bidi w:val="0"/>
        <w:snapToGrid w:val="false"/>
        <w:spacing w:lineRule="exact" w:line="590" w:before="0" w:after="0"/>
        <w:ind w:firstLineChars="200" w:startChars="0" w:start="0" w:endChars="0" w:end="0"/>
        <w:jc w:val="both"/>
        <w:rPr>
          <w:del w:id="1012" w:author="user" w:date="2019-10-22T14:49:00Z"/>
          <w:rFonts w:ascii="Times New Roman" w:hAnsi="Times New Roman" w:eastAsia="黑体" w:cs="Times New Roman"/>
        </w:rPr>
      </w:pPr>
      <w:del w:id="1011" w:author="user" w:date="2019-10-22T14:49:00Z">
        <w:r>
          <w:rPr>
            <w:rFonts w:ascii="Times New Roman" w:hAnsi="Times New Roman" w:cs="Times New Roman"/>
            <w:color w:val="000000"/>
          </w:rPr>
          <w:delText>中考、高考期间，重污染天气预警期间，市、县级市人民政府发布的重大活动保障期间，禁止燃放烟花爆竹。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1016" w:author="user" w:date="2019-10-22T14:49:00Z"/>
          <w:rFonts w:ascii="Times New Roman" w:hAnsi="Times New Roman" w:cs="Times New Roman"/>
          <w:color w:val="000000"/>
        </w:rPr>
      </w:pPr>
      <w:del w:id="1013" w:author="user" w:date="2019-10-22T14:49:00Z">
        <w:r>
          <w:rPr>
            <w:rFonts w:ascii="Times New Roman" w:hAnsi="Times New Roman" w:cs="Times New Roman" w:eastAsia="黑体"/>
            <w:szCs w:val="32"/>
          </w:rPr>
          <w:delText>第四条</w:delText>
        </w:r>
      </w:del>
      <w:del w:id="1014" w:author="user" w:date="2019-10-22T14:49:00Z">
        <w:r>
          <w:rPr>
            <w:rFonts w:ascii="Times New Roman" w:hAnsi="Times New Roman" w:cs="Times New Roman"/>
            <w:szCs w:val="32"/>
          </w:rPr>
          <w:delText xml:space="preserve">  </w:delText>
        </w:r>
      </w:del>
      <w:del w:id="1015" w:author="user" w:date="2019-10-22T14:49:00Z">
        <w:r>
          <w:rPr>
            <w:rFonts w:ascii="Times New Roman" w:hAnsi="Times New Roman" w:cs="Times New Roman"/>
            <w:color w:val="000000"/>
          </w:rPr>
          <w:delText>市、县级市、区人民政府应当加强对禁止燃放烟花爆竹工作的组织领导，建立议事协调机制，统筹协调禁止燃放烟花爆竹工作中的重大事项。</w:delText>
        </w:r>
      </w:del>
    </w:p>
    <w:p>
      <w:pPr>
        <w:pStyle w:val="Normal"/>
        <w:widowControl w:val="false"/>
        <w:overflowPunct w:val="false"/>
        <w:bidi w:val="0"/>
        <w:snapToGrid w:val="false"/>
        <w:spacing w:lineRule="exact" w:line="590" w:before="0" w:after="0"/>
        <w:ind w:firstLineChars="200" w:startChars="0" w:start="0" w:endChars="0" w:end="0"/>
        <w:jc w:val="both"/>
        <w:rPr>
          <w:del w:id="1018" w:author="user" w:date="2019-10-22T14:49:00Z"/>
          <w:rFonts w:ascii="Times New Roman" w:hAnsi="Times New Roman" w:cs="Times New Roman"/>
          <w:color w:val="000000"/>
        </w:rPr>
      </w:pPr>
      <w:del w:id="1017" w:author="user" w:date="2019-10-22T14:49:00Z">
        <w:r>
          <w:rPr>
            <w:rFonts w:ascii="Times New Roman" w:hAnsi="Times New Roman" w:cs="Times New Roman"/>
            <w:color w:val="000000"/>
          </w:rPr>
          <w:delText>公安部门负责禁止燃放烟花爆竹的监督管理工作。</w:delText>
        </w:r>
      </w:del>
    </w:p>
    <w:p>
      <w:pPr>
        <w:pStyle w:val="Normal"/>
        <w:widowControl w:val="false"/>
        <w:overflowPunct w:val="false"/>
        <w:bidi w:val="0"/>
        <w:snapToGrid w:val="false"/>
        <w:spacing w:lineRule="exact" w:line="590" w:before="0" w:after="0"/>
        <w:ind w:firstLineChars="200" w:startChars="0" w:start="0" w:endChars="0" w:end="0"/>
        <w:jc w:val="both"/>
        <w:rPr>
          <w:del w:id="1020" w:author="user" w:date="2019-10-22T14:49:00Z"/>
          <w:rFonts w:ascii="Times New Roman" w:hAnsi="Times New Roman" w:cs="Times New Roman"/>
          <w:color w:val="000000"/>
        </w:rPr>
      </w:pPr>
      <w:del w:id="1019" w:author="user" w:date="2019-10-22T14:49:00Z">
        <w:r>
          <w:rPr>
            <w:rFonts w:ascii="Times New Roman" w:hAnsi="Times New Roman" w:cs="Times New Roman"/>
            <w:color w:val="000000"/>
          </w:rPr>
          <w:delText>应急管理部门负责生产、经营烟花爆竹的监督管理工作。</w:delText>
        </w:r>
      </w:del>
    </w:p>
    <w:p>
      <w:pPr>
        <w:pStyle w:val="Normal"/>
        <w:widowControl w:val="false"/>
        <w:overflowPunct w:val="false"/>
        <w:bidi w:val="0"/>
        <w:snapToGrid w:val="false"/>
        <w:spacing w:lineRule="exact" w:line="590" w:before="0" w:after="0"/>
        <w:ind w:firstLineChars="200" w:startChars="0" w:start="0" w:endChars="0" w:end="0"/>
        <w:jc w:val="both"/>
        <w:rPr>
          <w:del w:id="1022" w:author="user" w:date="2019-10-22T14:49:00Z"/>
          <w:rFonts w:ascii="Times New Roman" w:hAnsi="Times New Roman" w:cs="Times New Roman"/>
          <w:color w:val="000000"/>
        </w:rPr>
      </w:pPr>
      <w:del w:id="1021" w:author="user" w:date="2019-10-22T14:49:00Z">
        <w:r>
          <w:rPr>
            <w:rFonts w:ascii="Times New Roman" w:hAnsi="Times New Roman" w:cs="Times New Roman"/>
            <w:color w:val="000000"/>
          </w:rPr>
          <w:delText>教育、民政、财政、自然资源规划、生态环境、住房城乡建设、城市管理、交通运输、商务、文广旅游、行政审批、市场监管、气象等部门，应当按照各自职责做好禁止燃放烟花爆竹的相关工作。</w:delText>
        </w:r>
      </w:del>
    </w:p>
    <w:p>
      <w:pPr>
        <w:pStyle w:val="Normal"/>
        <w:widowControl w:val="false"/>
        <w:overflowPunct w:val="false"/>
        <w:bidi w:val="0"/>
        <w:snapToGrid w:val="false"/>
        <w:spacing w:lineRule="exact" w:line="590" w:before="0" w:after="0"/>
        <w:ind w:firstLineChars="200" w:startChars="0" w:start="0" w:endChars="0" w:end="0"/>
        <w:jc w:val="both"/>
        <w:rPr>
          <w:del w:id="1024" w:author="user" w:date="2019-10-22T14:49:00Z"/>
          <w:rFonts w:ascii="Times New Roman" w:hAnsi="Times New Roman" w:cs="Times New Roman"/>
          <w:color w:val="000000"/>
        </w:rPr>
      </w:pPr>
      <w:del w:id="1023" w:author="user" w:date="2019-10-22T14:49:00Z">
        <w:r>
          <w:rPr>
            <w:rFonts w:ascii="Times New Roman" w:hAnsi="Times New Roman" w:cs="Times New Roman"/>
            <w:color w:val="000000"/>
          </w:rPr>
          <w:delText>镇人民政府、街道办事处应当将禁止燃放烟花爆竹工作纳入基层社会治安综合治理范围，加强组织协调和指导监督。</w:delText>
        </w:r>
      </w:del>
    </w:p>
    <w:p>
      <w:pPr>
        <w:pStyle w:val="Normal"/>
        <w:widowControl w:val="false"/>
        <w:overflowPunct w:val="false"/>
        <w:bidi w:val="0"/>
        <w:snapToGrid w:val="false"/>
        <w:spacing w:lineRule="exact" w:line="590" w:before="0" w:after="0"/>
        <w:ind w:firstLineChars="200" w:startChars="0" w:start="0" w:endChars="0" w:end="0"/>
        <w:jc w:val="both"/>
        <w:rPr>
          <w:del w:id="1026" w:author="user" w:date="2019-10-22T14:49:00Z"/>
          <w:rFonts w:ascii="Times New Roman" w:hAnsi="Times New Roman" w:eastAsia="黑体" w:cs="Times New Roman"/>
        </w:rPr>
      </w:pPr>
      <w:del w:id="1025" w:author="user" w:date="2019-10-22T14:49:00Z">
        <w:r>
          <w:rPr>
            <w:rFonts w:ascii="Times New Roman" w:hAnsi="Times New Roman" w:cs="Times New Roman"/>
            <w:color w:val="000000"/>
          </w:rPr>
          <w:delText>居民委员会、村民委员会应当配合有关部门做好禁止燃放烟花爆竹工作。</w:delText>
        </w:r>
      </w:del>
    </w:p>
    <w:p>
      <w:pPr>
        <w:pStyle w:val="Normal"/>
        <w:widowControl w:val="false"/>
        <w:overflowPunct w:val="false"/>
        <w:bidi w:val="0"/>
        <w:snapToGrid w:val="false"/>
        <w:spacing w:lineRule="exact" w:line="590" w:before="0" w:after="0"/>
        <w:ind w:firstLineChars="200" w:startChars="0" w:start="0" w:endChars="0" w:end="0"/>
        <w:jc w:val="both"/>
        <w:rPr>
          <w:del w:id="1029" w:author="user" w:date="2019-10-22T14:49:00Z"/>
          <w:rFonts w:ascii="Times New Roman" w:hAnsi="Times New Roman" w:cs="Times New Roman"/>
          <w:szCs w:val="32"/>
        </w:rPr>
      </w:pPr>
      <w:del w:id="1027" w:author="user" w:date="2019-10-22T14:49:00Z">
        <w:r>
          <w:rPr>
            <w:rFonts w:ascii="Times New Roman" w:hAnsi="Times New Roman" w:cs="Times New Roman" w:eastAsia="黑体"/>
            <w:szCs w:val="32"/>
          </w:rPr>
          <w:delText>第五条</w:delText>
        </w:r>
      </w:del>
      <w:del w:id="1028" w:author="user" w:date="2019-10-22T14:49:00Z">
        <w:r>
          <w:rPr>
            <w:rFonts w:ascii="Times New Roman" w:hAnsi="Times New Roman" w:cs="Times New Roman"/>
            <w:szCs w:val="32"/>
          </w:rPr>
          <w:delText xml:space="preserve">  各级人民政府、各单位、各新闻宣传机构，应当开展禁止燃放烟花爆竹的宣传教育。</w:delText>
        </w:r>
      </w:del>
    </w:p>
    <w:p>
      <w:pPr>
        <w:pStyle w:val="Normal"/>
        <w:widowControl w:val="false"/>
        <w:overflowPunct w:val="false"/>
        <w:bidi w:val="0"/>
        <w:snapToGrid w:val="false"/>
        <w:spacing w:lineRule="exact" w:line="590" w:before="0" w:after="0"/>
        <w:ind w:firstLineChars="200" w:startChars="0" w:start="0" w:endChars="0" w:end="0"/>
        <w:jc w:val="both"/>
        <w:rPr>
          <w:del w:id="1031" w:author="user" w:date="2019-10-22T14:49:00Z"/>
          <w:rFonts w:ascii="Times New Roman" w:hAnsi="Times New Roman" w:cs="Times New Roman"/>
          <w:szCs w:val="32"/>
        </w:rPr>
      </w:pPr>
      <w:del w:id="1030" w:author="user" w:date="2019-10-22T14:49:00Z">
        <w:r>
          <w:rPr>
            <w:rFonts w:ascii="Times New Roman" w:hAnsi="Times New Roman" w:cs="Times New Roman"/>
            <w:szCs w:val="32"/>
          </w:rPr>
          <w:delText>学校和家长有义务对青少年进行禁止燃放烟花爆竹的教育。</w:delText>
        </w:r>
      </w:del>
    </w:p>
    <w:p>
      <w:pPr>
        <w:pStyle w:val="Normal"/>
        <w:widowControl w:val="false"/>
        <w:overflowPunct w:val="false"/>
        <w:bidi w:val="0"/>
        <w:snapToGrid w:val="false"/>
        <w:spacing w:lineRule="exact" w:line="590" w:before="0" w:after="0"/>
        <w:ind w:firstLineChars="200" w:startChars="0" w:start="0" w:endChars="0" w:end="0"/>
        <w:jc w:val="both"/>
        <w:rPr>
          <w:del w:id="1035" w:author="user" w:date="2019-10-22T14:49:00Z"/>
          <w:rFonts w:ascii="Times New Roman" w:hAnsi="Times New Roman" w:cs="Times New Roman"/>
          <w:color w:val="000000"/>
        </w:rPr>
      </w:pPr>
      <w:del w:id="1032" w:author="user" w:date="2019-10-22T14:49:00Z">
        <w:r>
          <w:rPr>
            <w:rFonts w:ascii="Times New Roman" w:hAnsi="Times New Roman" w:cs="Times New Roman" w:eastAsia="黑体"/>
            <w:szCs w:val="32"/>
          </w:rPr>
          <w:delText>第六条</w:delText>
        </w:r>
      </w:del>
      <w:del w:id="1033" w:author="user" w:date="2019-10-22T14:49:00Z">
        <w:r>
          <w:rPr>
            <w:rFonts w:ascii="Times New Roman" w:hAnsi="Times New Roman" w:cs="Times New Roman"/>
            <w:szCs w:val="32"/>
          </w:rPr>
          <w:delText xml:space="preserve">  </w:delText>
        </w:r>
      </w:del>
      <w:del w:id="1034" w:author="user" w:date="2019-10-22T14:49:00Z">
        <w:r>
          <w:rPr>
            <w:rFonts w:ascii="Times New Roman" w:hAnsi="Times New Roman" w:cs="Times New Roman"/>
            <w:color w:val="000000"/>
          </w:rPr>
          <w:delText>在禁止燃放烟花爆竹的区域和地点，任何单位和个人不得生产、储存、经营烟花爆竹。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1037" w:author="user" w:date="2019-10-22T14:49:00Z"/>
          <w:rFonts w:ascii="Times New Roman" w:hAnsi="Times New Roman" w:cs="Times New Roman"/>
          <w:spacing w:val="6"/>
          <w:szCs w:val="32"/>
        </w:rPr>
      </w:pPr>
      <w:del w:id="1036" w:author="user" w:date="2019-10-22T14:49:00Z">
        <w:r>
          <w:rPr>
            <w:rFonts w:ascii="Times New Roman" w:hAnsi="Times New Roman" w:cs="Times New Roman"/>
            <w:color w:val="000000"/>
            <w:spacing w:val="6"/>
            <w:szCs w:val="32"/>
          </w:rPr>
          <w:delText>运输烟花爆竹的，应当遵守国家有关烟花爆竹安全管理的规定。</w:delText>
        </w:r>
      </w:del>
    </w:p>
    <w:p>
      <w:pPr>
        <w:pStyle w:val="Normal"/>
        <w:widowControl w:val="false"/>
        <w:overflowPunct w:val="false"/>
        <w:bidi w:val="0"/>
        <w:snapToGrid w:val="false"/>
        <w:spacing w:lineRule="exact" w:line="590" w:before="0" w:after="0"/>
        <w:ind w:firstLineChars="200" w:startChars="0" w:start="0" w:endChars="0" w:end="0"/>
        <w:jc w:val="both"/>
        <w:rPr>
          <w:del w:id="1040" w:author="user" w:date="2019-10-22T14:49:00Z"/>
          <w:rFonts w:ascii="Times New Roman" w:hAnsi="Times New Roman" w:cs="Times New Roman"/>
          <w:szCs w:val="32"/>
        </w:rPr>
      </w:pPr>
      <w:del w:id="1038" w:author="user" w:date="2019-10-22T14:49:00Z">
        <w:r>
          <w:rPr>
            <w:rFonts w:ascii="Times New Roman" w:hAnsi="Times New Roman" w:cs="Times New Roman" w:eastAsia="黑体"/>
            <w:szCs w:val="32"/>
          </w:rPr>
          <w:delText>第七条</w:delText>
        </w:r>
      </w:del>
      <w:del w:id="1039" w:author="user" w:date="2019-10-22T14:49:00Z">
        <w:r>
          <w:rPr>
            <w:rFonts w:ascii="Times New Roman" w:hAnsi="Times New Roman" w:cs="Times New Roman"/>
            <w:szCs w:val="32"/>
          </w:rPr>
          <w:delText xml:space="preserve">  禁止携带烟花爆竹进入商场、饭店、旅馆、娱乐等公共场所和乘坐公共交通工具。</w:delText>
        </w:r>
      </w:del>
    </w:p>
    <w:p>
      <w:pPr>
        <w:pStyle w:val="Normal"/>
        <w:widowControl w:val="false"/>
        <w:overflowPunct w:val="false"/>
        <w:bidi w:val="0"/>
        <w:snapToGrid w:val="false"/>
        <w:spacing w:lineRule="exact" w:line="590" w:before="0" w:after="0"/>
        <w:ind w:firstLineChars="200" w:startChars="0" w:start="0" w:endChars="0" w:end="0"/>
        <w:jc w:val="both"/>
        <w:rPr>
          <w:del w:id="1042" w:author="user" w:date="2019-10-22T14:49:00Z"/>
          <w:rFonts w:ascii="Times New Roman" w:hAnsi="Times New Roman" w:cs="Times New Roman"/>
          <w:spacing w:val="-6"/>
          <w:szCs w:val="32"/>
        </w:rPr>
      </w:pPr>
      <w:del w:id="1041" w:author="user" w:date="2019-10-22T14:49:00Z">
        <w:r>
          <w:rPr>
            <w:rFonts w:ascii="Times New Roman" w:hAnsi="Times New Roman" w:cs="Times New Roman"/>
            <w:spacing w:val="-6"/>
            <w:szCs w:val="32"/>
          </w:rPr>
          <w:delText>禁止在托运、寄存和邮寄的行李、包裹、邮件中夹带烟花爆竹。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1045" w:author="user" w:date="2019-10-22T14:49:00Z"/>
          <w:rFonts w:ascii="Times New Roman" w:hAnsi="Times New Roman" w:cs="Times New Roman"/>
          <w:color w:val="000000"/>
        </w:rPr>
      </w:pPr>
      <w:del w:id="1043" w:author="user" w:date="2019-10-22T14:49:00Z">
        <w:r>
          <w:rPr>
            <w:rFonts w:ascii="Times New Roman" w:hAnsi="Times New Roman" w:cs="Times New Roman" w:eastAsia="黑体"/>
          </w:rPr>
          <w:delText xml:space="preserve">第八条  </w:delText>
        </w:r>
      </w:del>
      <w:del w:id="1044" w:author="user" w:date="2019-10-22T14:49:00Z">
        <w:r>
          <w:rPr>
            <w:rFonts w:ascii="Times New Roman" w:hAnsi="Times New Roman" w:cs="Times New Roman"/>
            <w:color w:val="000000"/>
          </w:rPr>
          <w:delText>燃放烟花爆竹，应当遵守下列要求：</w:delText>
        </w:r>
      </w:del>
    </w:p>
    <w:p>
      <w:pPr>
        <w:pStyle w:val="Normal"/>
        <w:widowControl w:val="false"/>
        <w:overflowPunct w:val="false"/>
        <w:bidi w:val="0"/>
        <w:snapToGrid w:val="false"/>
        <w:spacing w:lineRule="exact" w:line="590" w:before="0" w:after="0"/>
        <w:ind w:firstLineChars="200" w:startChars="0" w:start="0" w:endChars="0" w:end="0"/>
        <w:jc w:val="both"/>
        <w:rPr>
          <w:del w:id="1047" w:author="user" w:date="2019-10-22T14:49:00Z"/>
          <w:rFonts w:ascii="Times New Roman" w:hAnsi="Times New Roman" w:cs="Times New Roman"/>
          <w:color w:val="000000"/>
        </w:rPr>
      </w:pPr>
      <w:del w:id="1046" w:author="user" w:date="2019-10-22T14:49:00Z">
        <w:r>
          <w:rPr>
            <w:rFonts w:ascii="Times New Roman" w:hAnsi="Times New Roman" w:cs="Times New Roman"/>
            <w:color w:val="000000"/>
          </w:rPr>
          <w:delText xml:space="preserve">（一）不得向烟花爆竹零售点、行人、车辆、建筑物、构筑物、建筑工地、树木、河道、公共绿地、窨井等投掷烟花爆竹； </w:delText>
        </w:r>
      </w:del>
    </w:p>
    <w:p>
      <w:pPr>
        <w:pStyle w:val="Normal"/>
        <w:widowControl w:val="false"/>
        <w:overflowPunct w:val="false"/>
        <w:bidi w:val="0"/>
        <w:snapToGrid w:val="false"/>
        <w:spacing w:lineRule="exact" w:line="590" w:before="0" w:after="0"/>
        <w:ind w:firstLineChars="200" w:startChars="0" w:start="0" w:endChars="0" w:end="0"/>
        <w:jc w:val="both"/>
        <w:rPr>
          <w:del w:id="1049" w:author="user" w:date="2019-10-22T14:49:00Z"/>
          <w:rFonts w:ascii="Times New Roman" w:hAnsi="Times New Roman" w:cs="Times New Roman"/>
          <w:color w:val="000000"/>
        </w:rPr>
      </w:pPr>
      <w:del w:id="1048" w:author="user" w:date="2019-10-22T14:49:00Z">
        <w:r>
          <w:rPr>
            <w:rFonts w:ascii="Times New Roman" w:hAnsi="Times New Roman" w:cs="Times New Roman"/>
            <w:color w:val="000000"/>
          </w:rPr>
          <w:delText>（二）不得在建筑物、构筑物内燃放或者从建筑物、构筑物向外燃放、抛掷烟花爆竹；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1051" w:author="user" w:date="2019-10-22T14:49:00Z"/>
          <w:rFonts w:ascii="Times New Roman" w:hAnsi="Times New Roman" w:cs="Times New Roman"/>
          <w:color w:val="000000"/>
        </w:rPr>
      </w:pPr>
      <w:del w:id="1050" w:author="user" w:date="2019-10-22T14:49:00Z">
        <w:r>
          <w:rPr>
            <w:rFonts w:ascii="Times New Roman" w:hAnsi="Times New Roman" w:cs="Times New Roman"/>
            <w:color w:val="000000"/>
          </w:rPr>
          <w:delText>（三）不得在车辆、船舶等交通工具上燃放烟花爆竹；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1053" w:author="user" w:date="2019-10-22T14:49:00Z"/>
          <w:rFonts w:ascii="Times New Roman" w:hAnsi="Times New Roman" w:cs="Times New Roman"/>
          <w:color w:val="000000"/>
        </w:rPr>
      </w:pPr>
      <w:del w:id="1052" w:author="user" w:date="2019-10-22T14:49:00Z">
        <w:r>
          <w:rPr>
            <w:rFonts w:ascii="Times New Roman" w:hAnsi="Times New Roman" w:cs="Times New Roman"/>
            <w:color w:val="000000"/>
          </w:rPr>
          <w:delText>（四）不得妨碍行人、车辆安全通行；</w:delText>
        </w:r>
      </w:del>
    </w:p>
    <w:p>
      <w:pPr>
        <w:pStyle w:val="Normal"/>
        <w:widowControl w:val="false"/>
        <w:overflowPunct w:val="false"/>
        <w:bidi w:val="0"/>
        <w:snapToGrid w:val="false"/>
        <w:spacing w:lineRule="exact" w:line="590" w:before="0" w:after="0"/>
        <w:ind w:firstLineChars="200" w:startChars="0" w:start="0" w:endChars="0" w:end="0"/>
        <w:jc w:val="both"/>
        <w:rPr>
          <w:del w:id="1055" w:author="user" w:date="2019-10-22T14:49:00Z"/>
          <w:rFonts w:ascii="Times New Roman" w:hAnsi="Times New Roman" w:eastAsia="黑体" w:cs="Times New Roman"/>
        </w:rPr>
      </w:pPr>
      <w:del w:id="1054" w:author="user" w:date="2019-10-22T14:49:00Z">
        <w:r>
          <w:rPr>
            <w:rFonts w:ascii="Times New Roman" w:hAnsi="Times New Roman" w:cs="Times New Roman"/>
            <w:color w:val="000000"/>
          </w:rPr>
          <w:delText>（五）不得采用其他危害公共安全和人身、财产安全的方式燃放烟花爆竹。</w:delText>
        </w:r>
      </w:del>
    </w:p>
    <w:p>
      <w:pPr>
        <w:pStyle w:val="Normal"/>
        <w:widowControl w:val="false"/>
        <w:overflowPunct w:val="false"/>
        <w:bidi w:val="0"/>
        <w:snapToGrid w:val="false"/>
        <w:spacing w:lineRule="exact" w:line="590" w:before="0" w:after="0"/>
        <w:ind w:firstLineChars="200" w:startChars="0" w:start="0" w:endChars="0" w:end="0"/>
        <w:jc w:val="both"/>
        <w:rPr>
          <w:del w:id="1058" w:author="user" w:date="2019-10-22T14:49:00Z"/>
          <w:rFonts w:ascii="Times New Roman" w:hAnsi="Times New Roman" w:eastAsia="黑体" w:cs="Times New Roman"/>
          <w:color w:val="00FF00"/>
        </w:rPr>
      </w:pPr>
      <w:del w:id="1056" w:author="user" w:date="2019-10-22T14:49:00Z">
        <w:r>
          <w:rPr>
            <w:rFonts w:ascii="Times New Roman" w:hAnsi="Times New Roman" w:cs="Times New Roman" w:eastAsia="黑体"/>
          </w:rPr>
          <w:delText xml:space="preserve">第九条  </w:delText>
        </w:r>
      </w:del>
      <w:del w:id="1057" w:author="user" w:date="2019-10-22T14:49:00Z">
        <w:r>
          <w:rPr>
            <w:rFonts w:ascii="Times New Roman" w:hAnsi="Times New Roman" w:cs="Times New Roman"/>
            <w:color w:val="000000"/>
          </w:rPr>
          <w:delText>从事婚丧喜庆服务的单位和个人，在禁止燃放烟花爆竹区域内不得提供代为购买、燃放烟花爆竹的相关服务。</w:delText>
        </w:r>
      </w:del>
    </w:p>
    <w:p>
      <w:pPr>
        <w:pStyle w:val="Normal"/>
        <w:widowControl w:val="false"/>
        <w:overflowPunct w:val="false"/>
        <w:bidi w:val="0"/>
        <w:snapToGrid w:val="false"/>
        <w:spacing w:lineRule="exact" w:line="590" w:before="0" w:after="0"/>
        <w:ind w:firstLineChars="200" w:startChars="0" w:start="0" w:endChars="0" w:end="0"/>
        <w:jc w:val="both"/>
        <w:rPr>
          <w:del w:id="1061" w:author="user" w:date="2019-10-22T14:49:00Z"/>
          <w:rFonts w:ascii="Times New Roman" w:hAnsi="Times New Roman" w:eastAsia="黑体" w:cs="Times New Roman"/>
        </w:rPr>
      </w:pPr>
      <w:del w:id="1059" w:author="user" w:date="2019-10-22T14:49:00Z">
        <w:r>
          <w:rPr>
            <w:rFonts w:ascii="Times New Roman" w:hAnsi="Times New Roman" w:cs="Times New Roman" w:eastAsia="黑体"/>
          </w:rPr>
          <w:delText xml:space="preserve">第十条  </w:delText>
        </w:r>
      </w:del>
      <w:del w:id="1060" w:author="user" w:date="2019-10-22T14:49:00Z">
        <w:r>
          <w:rPr>
            <w:rFonts w:ascii="Times New Roman" w:hAnsi="Times New Roman" w:cs="Times New Roman"/>
            <w:color w:val="000000"/>
          </w:rPr>
          <w:delText>在禁止燃放烟花爆竹区域内的酒店、宾馆经营者，应当事先向举办婚丧喜庆事宜的消费者告知禁止燃放烟花爆竹的相关规定，并对在其市容和环境卫生责任区内燃放烟花爆竹的行为予以劝阻；对不听劝阻的，应当及时向公安机关报告。</w:delText>
        </w:r>
      </w:del>
    </w:p>
    <w:p>
      <w:pPr>
        <w:pStyle w:val="Normal"/>
        <w:widowControl w:val="false"/>
        <w:overflowPunct w:val="false"/>
        <w:bidi w:val="0"/>
        <w:snapToGrid w:val="false"/>
        <w:spacing w:lineRule="exact" w:line="590" w:before="0" w:after="0"/>
        <w:ind w:firstLineChars="200" w:startChars="0" w:start="0" w:endChars="0" w:end="0"/>
        <w:jc w:val="both"/>
        <w:rPr>
          <w:del w:id="1064" w:author="user" w:date="2019-10-22T14:49:00Z"/>
          <w:rFonts w:ascii="Times New Roman" w:hAnsi="Times New Roman" w:eastAsia="黑体" w:cs="Times New Roman"/>
        </w:rPr>
      </w:pPr>
      <w:del w:id="1062" w:author="user" w:date="2019-10-22T14:49:00Z">
        <w:r>
          <w:rPr>
            <w:rFonts w:ascii="Times New Roman" w:hAnsi="Times New Roman" w:cs="Times New Roman" w:eastAsia="黑体"/>
          </w:rPr>
          <w:delText xml:space="preserve">第十一条  </w:delText>
        </w:r>
      </w:del>
      <w:del w:id="1063" w:author="user" w:date="2019-10-22T14:49:00Z">
        <w:r>
          <w:rPr>
            <w:rFonts w:ascii="Times New Roman" w:hAnsi="Times New Roman" w:cs="Times New Roman"/>
            <w:color w:val="000000"/>
          </w:rPr>
          <w:delText>违反本条例规定，法律、法规已有处罚规定的，从其规定。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1067" w:author="user" w:date="2019-10-22T14:49:00Z"/>
          <w:rFonts w:ascii="Times New Roman" w:hAnsi="Times New Roman" w:eastAsia="黑体" w:cs="Times New Roman"/>
        </w:rPr>
      </w:pPr>
      <w:del w:id="1065" w:author="user" w:date="2019-10-22T14:49:00Z">
        <w:r>
          <w:rPr>
            <w:rFonts w:ascii="Times New Roman" w:hAnsi="Times New Roman" w:cs="Times New Roman" w:eastAsia="黑体"/>
          </w:rPr>
          <w:delText xml:space="preserve">第十二条  </w:delText>
        </w:r>
      </w:del>
      <w:del w:id="1066" w:author="user" w:date="2019-10-22T14:49:00Z">
        <w:r>
          <w:rPr>
            <w:rFonts w:ascii="Times New Roman" w:hAnsi="Times New Roman" w:cs="Times New Roman"/>
            <w:color w:val="000000"/>
          </w:rPr>
          <w:delText>违反本条例第九条规定，从事婚丧喜庆服务的单位或者个人在禁止燃放烟花爆竹的区域内提供代为购买、燃放烟花爆竹相关服务的，由公安机关责令改正，处以一千元以上五千元以下罚款。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1070" w:author="user" w:date="2019-10-22T14:49:00Z"/>
          <w:rFonts w:ascii="Times New Roman" w:hAnsi="Times New Roman" w:eastAsia="黑体" w:cs="Times New Roman"/>
        </w:rPr>
      </w:pPr>
      <w:del w:id="1068" w:author="user" w:date="2019-10-22T14:49:00Z">
        <w:r>
          <w:rPr>
            <w:rFonts w:ascii="Times New Roman" w:hAnsi="Times New Roman" w:cs="Times New Roman" w:eastAsia="黑体"/>
          </w:rPr>
          <w:delText xml:space="preserve">第十三条  </w:delText>
        </w:r>
      </w:del>
      <w:del w:id="1069" w:author="user" w:date="2019-10-22T14:49:00Z">
        <w:r>
          <w:rPr>
            <w:rFonts w:ascii="Times New Roman" w:hAnsi="Times New Roman" w:cs="Times New Roman"/>
            <w:color w:val="000000"/>
          </w:rPr>
          <w:delText>违反本条例第十条规定，在禁止燃放烟花爆竹区域内的酒店、宾馆经营者未履行告知、劝阻或者报告义务，并在其市容和环境卫生责任区内发生燃放烟花爆竹行为的，由公安机关对酒店、宾馆经营者处以二百元以上五百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1073" w:author="user" w:date="2019-10-22T14:49:00Z"/>
          <w:rFonts w:ascii="Times New Roman" w:hAnsi="Times New Roman" w:cs="Times New Roman"/>
          <w:color w:val="000000"/>
          <w:szCs w:val="32"/>
        </w:rPr>
      </w:pPr>
      <w:del w:id="1071" w:author="user" w:date="2019-10-22T14:49:00Z">
        <w:r>
          <w:rPr>
            <w:rFonts w:ascii="Times New Roman" w:hAnsi="Times New Roman" w:cs="Times New Roman" w:eastAsia="黑体"/>
            <w:color w:val="000000"/>
            <w:szCs w:val="32"/>
          </w:rPr>
          <w:delText>第十四条</w:delText>
        </w:r>
      </w:del>
      <w:del w:id="1072" w:author="user" w:date="2019-10-22T14:49:00Z">
        <w:r>
          <w:rPr>
            <w:rFonts w:ascii="Times New Roman" w:hAnsi="Times New Roman" w:cs="Times New Roman"/>
            <w:color w:val="000000"/>
            <w:szCs w:val="32"/>
          </w:rPr>
          <w:delText xml:space="preserve">  对违反本条例的行为，任何单位和个人都有权制止、举报，对制止有效或者举报后查实的，给予表扬或者奖励；对打击报复制止人、举报人的，依法予以处罚。</w:delText>
        </w:r>
      </w:del>
    </w:p>
    <w:p>
      <w:pPr>
        <w:pStyle w:val="Normal"/>
        <w:widowControl w:val="false"/>
        <w:overflowPunct w:val="false"/>
        <w:bidi w:val="0"/>
        <w:snapToGrid w:val="false"/>
        <w:spacing w:lineRule="exact" w:line="590" w:before="0" w:after="0"/>
        <w:ind w:firstLineChars="200" w:startChars="0" w:start="0" w:endChars="0" w:end="0"/>
        <w:jc w:val="both"/>
        <w:rPr>
          <w:del w:id="1076" w:author="user" w:date="2019-10-22T14:49:00Z"/>
          <w:rFonts w:ascii="Times New Roman" w:hAnsi="Times New Roman" w:cs="Times New Roman"/>
          <w:color w:val="000000"/>
          <w:szCs w:val="32"/>
        </w:rPr>
      </w:pPr>
      <w:del w:id="1074" w:author="user" w:date="2019-10-22T14:49:00Z">
        <w:r>
          <w:rPr>
            <w:rFonts w:ascii="Times New Roman" w:hAnsi="Times New Roman" w:cs="Times New Roman" w:eastAsia="黑体"/>
            <w:color w:val="000000"/>
            <w:szCs w:val="32"/>
          </w:rPr>
          <w:delText>第十五条</w:delText>
        </w:r>
      </w:del>
      <w:del w:id="1075" w:author="user" w:date="2019-10-22T14:49:00Z">
        <w:r>
          <w:rPr>
            <w:rFonts w:ascii="Times New Roman" w:hAnsi="Times New Roman" w:cs="Times New Roman"/>
            <w:color w:val="000000"/>
            <w:szCs w:val="32"/>
          </w:rPr>
          <w:delText xml:space="preserve">  公安人员和其他执法人员在执行本条例时，应当遵守法纪，秉公执法，不得徇私舞弊，违反者依法追究行政责任；构成犯罪的，依法追究刑事责任。</w:delText>
        </w:r>
      </w:del>
    </w:p>
    <w:p>
      <w:pPr>
        <w:pStyle w:val="Normal"/>
        <w:widowControl w:val="false"/>
        <w:overflowPunct w:val="false"/>
        <w:bidi w:val="0"/>
        <w:snapToGrid w:val="false"/>
        <w:spacing w:lineRule="exact" w:line="590" w:before="0" w:after="0"/>
        <w:ind w:firstLineChars="200" w:startChars="0" w:start="0" w:endChars="0" w:end="0"/>
        <w:jc w:val="both"/>
        <w:rPr>
          <w:del w:id="1085" w:author="user" w:date="2019-10-22T14:49:00Z"/>
          <w:rFonts w:ascii="Times New Roman" w:hAnsi="Times New Roman" w:cs="Times New Roman"/>
          <w:color w:val="000000"/>
          <w:szCs w:val="32"/>
        </w:rPr>
      </w:pPr>
      <w:del w:id="1077" w:author="user" w:date="2019-10-22T14:49:00Z">
        <w:r>
          <w:rPr>
            <w:rFonts w:ascii="Times New Roman" w:hAnsi="Times New Roman" w:cs="Times New Roman" w:eastAsia="黑体"/>
            <w:color w:val="000000"/>
            <w:szCs w:val="32"/>
          </w:rPr>
          <w:delText>第十六条</w:delText>
        </w:r>
      </w:del>
      <w:del w:id="1078" w:author="user" w:date="2019-10-22T14:49:00Z">
        <w:r>
          <w:rPr>
            <w:rFonts w:ascii="Times New Roman" w:hAnsi="Times New Roman" w:cs="Times New Roman"/>
            <w:color w:val="000000"/>
            <w:szCs w:val="32"/>
          </w:rPr>
          <w:delText xml:space="preserve">  本条例自</w:delText>
        </w:r>
      </w:del>
      <w:del w:id="1079" w:author="user" w:date="2019-10-22T14:49:00Z">
        <w:r>
          <w:rPr>
            <w:rFonts w:cs="Times New Roman" w:ascii="Times New Roman" w:hAnsi="Times New Roman"/>
            <w:color w:val="000000"/>
            <w:szCs w:val="32"/>
          </w:rPr>
          <w:delText>1997</w:delText>
        </w:r>
      </w:del>
      <w:del w:id="1080" w:author="user" w:date="2019-10-22T14:49:00Z">
        <w:r>
          <w:rPr>
            <w:rFonts w:ascii="Times New Roman" w:hAnsi="Times New Roman" w:cs="Times New Roman"/>
            <w:color w:val="000000"/>
            <w:szCs w:val="32"/>
          </w:rPr>
          <w:delText>年</w:delText>
        </w:r>
      </w:del>
      <w:del w:id="1081" w:author="user" w:date="2019-10-22T14:49:00Z">
        <w:r>
          <w:rPr>
            <w:rFonts w:cs="Times New Roman" w:ascii="Times New Roman" w:hAnsi="Times New Roman"/>
            <w:color w:val="000000"/>
            <w:szCs w:val="32"/>
          </w:rPr>
          <w:delText>1</w:delText>
        </w:r>
      </w:del>
      <w:del w:id="1082" w:author="user" w:date="2019-10-22T14:49:00Z">
        <w:r>
          <w:rPr>
            <w:rFonts w:ascii="Times New Roman" w:hAnsi="Times New Roman" w:cs="Times New Roman"/>
            <w:color w:val="000000"/>
            <w:szCs w:val="32"/>
          </w:rPr>
          <w:delText>月</w:delText>
        </w:r>
      </w:del>
      <w:del w:id="1083" w:author="user" w:date="2019-10-22T14:49:00Z">
        <w:r>
          <w:rPr>
            <w:rFonts w:cs="Times New Roman" w:ascii="Times New Roman" w:hAnsi="Times New Roman"/>
            <w:color w:val="000000"/>
            <w:szCs w:val="32"/>
          </w:rPr>
          <w:delText>1</w:delText>
        </w:r>
      </w:del>
      <w:del w:id="1084" w:author="user" w:date="2019-10-22T14:49:00Z">
        <w:r>
          <w:rPr>
            <w:rFonts w:ascii="Times New Roman" w:hAnsi="Times New Roman" w:cs="Times New Roman"/>
            <w:color w:val="000000"/>
            <w:szCs w:val="32"/>
          </w:rPr>
          <w:delText>日起施行。</w:delText>
        </w:r>
      </w:del>
      <w:r>
        <w:br w:type="page"/>
      </w:r>
    </w:p>
    <w:p>
      <w:pPr>
        <w:pStyle w:val="Normal"/>
        <w:widowControl w:val="false"/>
        <w:overflowPunct w:val="false"/>
        <w:bidi w:val="0"/>
        <w:snapToGrid w:val="false"/>
        <w:spacing w:lineRule="exact" w:line="590" w:before="0" w:after="0"/>
        <w:ind w:firstLineChars="200" w:startChars="0" w:start="0" w:endChars="0" w:end="0"/>
        <w:jc w:val="both"/>
        <w:rPr>
          <w:del w:id="1087" w:author="user" w:date="2019-10-22T14:49:00Z"/>
          <w:rFonts w:ascii="Times New Roman" w:hAnsi="Times New Roman" w:cs="Times New Roman"/>
          <w:color w:val="000000"/>
          <w:szCs w:val="32"/>
        </w:rPr>
      </w:pPr>
      <w:del w:id="1086" w:author="user" w:date="2019-10-22T14:49:00Z">
        <w:r>
          <w:rPr>
            <w:rFonts w:cs="Times New Roman" w:ascii="Times New Roman" w:hAnsi="Times New Roman"/>
            <w:color w:val="000000"/>
            <w:szCs w:val="32"/>
          </w:rPr>
        </w:r>
      </w:del>
    </w:p>
    <w:p>
      <w:pPr>
        <w:pStyle w:val="Normal"/>
        <w:widowControl w:val="false"/>
        <w:overflowPunct w:val="false"/>
        <w:bidi w:val="0"/>
        <w:snapToGrid w:val="false"/>
        <w:spacing w:lineRule="exact" w:line="590" w:before="0" w:after="0"/>
        <w:ind w:firstLineChars="200" w:startChars="0" w:start="0" w:endChars="0" w:end="0"/>
        <w:jc w:val="both"/>
        <w:rPr>
          <w:del w:id="1089" w:author="user" w:date="2019-10-22T14:49:00Z"/>
          <w:rFonts w:ascii="Times New Roman" w:hAnsi="Times New Roman" w:eastAsia="宋体" w:cs="Times New Roman"/>
          <w:color w:val="000000"/>
          <w:szCs w:val="32"/>
        </w:rPr>
      </w:pPr>
      <w:del w:id="1088" w:author="user" w:date="2019-10-22T14:49:00Z">
        <w:r>
          <w:rPr>
            <w:rFonts w:eastAsia="宋体" w:cs="Times New Roman" w:ascii="Times New Roman" w:hAnsi="Times New Roman"/>
            <w:color w:val="000000"/>
            <w:szCs w:val="32"/>
          </w:rPr>
        </w:r>
      </w:del>
    </w:p>
    <w:p>
      <w:pPr>
        <w:pStyle w:val="Normal"/>
        <w:widowControl w:val="false"/>
        <w:overflowPunct w:val="false"/>
        <w:bidi w:val="0"/>
        <w:snapToGrid w:val="false"/>
        <w:spacing w:lineRule="exact" w:line="590" w:before="0" w:after="0"/>
        <w:ind w:firstLineChars="200" w:startChars="0" w:start="0" w:endChars="0" w:end="0"/>
        <w:jc w:val="both"/>
        <w:rPr>
          <w:del w:id="1091" w:author="user" w:date="2019-10-22T14:49:00Z"/>
          <w:rFonts w:ascii="Times New Roman" w:hAnsi="Times New Roman" w:eastAsia="宋体" w:cs="Times New Roman"/>
        </w:rPr>
      </w:pPr>
      <w:del w:id="1090" w:author="user" w:date="2019-10-22T14:49:00Z">
        <w:r>
          <w:rPr>
            <w:rFonts w:ascii="Times New Roman" w:hAnsi="Times New Roman" w:cs="Times New Roman" w:eastAsia="宋体"/>
          </w:rPr>
          <w:delText>无锡市水资源节约利用条例</w:delText>
        </w:r>
      </w:del>
    </w:p>
    <w:p>
      <w:pPr>
        <w:pStyle w:val="Normal"/>
        <w:widowControl w:val="false"/>
        <w:overflowPunct w:val="false"/>
        <w:bidi w:val="0"/>
        <w:snapToGrid w:val="false"/>
        <w:spacing w:lineRule="exact" w:line="590" w:before="0" w:after="0"/>
        <w:ind w:firstLineChars="200" w:startChars="0" w:start="0" w:endChars="0" w:end="0"/>
        <w:jc w:val="both"/>
        <w:rPr>
          <w:del w:id="1093" w:author="user" w:date="2019-10-22T14:49:00Z"/>
          <w:rFonts w:ascii="Times New Roman" w:hAnsi="Times New Roman" w:eastAsia="宋体" w:cs="Times New Roman"/>
        </w:rPr>
      </w:pPr>
      <w:del w:id="1092" w:author="user" w:date="2019-10-22T14:49:00Z">
        <w:r>
          <w:rPr>
            <w:rFonts w:eastAsia="宋体" w:cs="Times New Roman" w:ascii="Times New Roman" w:hAnsi="Times New Roman"/>
          </w:rPr>
        </w:r>
      </w:del>
    </w:p>
    <w:p>
      <w:pPr>
        <w:pStyle w:val="Normal"/>
        <w:widowControl w:val="false"/>
        <w:overflowPunct w:val="false"/>
        <w:bidi w:val="0"/>
        <w:snapToGrid w:val="false"/>
        <w:spacing w:lineRule="exact" w:line="590" w:before="0" w:after="0"/>
        <w:ind w:firstLineChars="200" w:startChars="0" w:start="0" w:endChars="0" w:end="0"/>
        <w:jc w:val="both"/>
        <w:rPr>
          <w:del w:id="1124" w:author="user" w:date="2019-10-22T14:49:00Z"/>
          <w:rFonts w:ascii="Times New Roman" w:hAnsi="Times New Roman" w:cs="Times New Roman"/>
        </w:rPr>
      </w:pPr>
      <w:del w:id="1094" w:author="user" w:date="2019-10-22T14:49:00Z">
        <w:r>
          <w:rPr>
            <w:rFonts w:ascii="Times New Roman" w:hAnsi="Times New Roman" w:cs="Times New Roman"/>
          </w:rPr>
          <w:delText>（</w:delText>
        </w:r>
      </w:del>
      <w:del w:id="1095" w:author="user" w:date="2019-10-22T14:49:00Z">
        <w:r>
          <w:rPr>
            <w:rFonts w:cs="Times New Roman" w:ascii="Times New Roman" w:hAnsi="Times New Roman"/>
          </w:rPr>
          <w:delText>2013</w:delText>
        </w:r>
      </w:del>
      <w:del w:id="1096" w:author="user" w:date="2019-10-22T14:49:00Z">
        <w:r>
          <w:rPr>
            <w:rFonts w:ascii="Times New Roman" w:hAnsi="Times New Roman" w:cs="Times New Roman"/>
          </w:rPr>
          <w:delText>年</w:delText>
        </w:r>
      </w:del>
      <w:del w:id="1097" w:author="user" w:date="2019-10-22T14:49:00Z">
        <w:r>
          <w:rPr>
            <w:rFonts w:cs="Times New Roman" w:ascii="Times New Roman" w:hAnsi="Times New Roman"/>
          </w:rPr>
          <w:delText>8</w:delText>
        </w:r>
      </w:del>
      <w:del w:id="1098" w:author="user" w:date="2019-10-22T14:49:00Z">
        <w:r>
          <w:rPr>
            <w:rFonts w:ascii="Times New Roman" w:hAnsi="Times New Roman" w:cs="Times New Roman"/>
          </w:rPr>
          <w:delText>月</w:delText>
        </w:r>
      </w:del>
      <w:del w:id="1099" w:author="user" w:date="2019-10-22T14:49:00Z">
        <w:r>
          <w:rPr>
            <w:rFonts w:cs="Times New Roman" w:ascii="Times New Roman" w:hAnsi="Times New Roman"/>
          </w:rPr>
          <w:delText>28</w:delText>
        </w:r>
      </w:del>
      <w:del w:id="1100" w:author="user" w:date="2019-10-22T14:49:00Z">
        <w:r>
          <w:rPr>
            <w:rFonts w:ascii="Times New Roman" w:hAnsi="Times New Roman" w:cs="Times New Roman"/>
          </w:rPr>
          <w:delText>日无锡市第十五届人民代表大会常务委员会第十次会议</w:delText>
        </w:r>
      </w:del>
      <w:del w:id="1101" w:author="user" w:date="2019-10-22T14:49:00Z">
        <w:r>
          <w:rPr>
            <w:rFonts w:ascii="Times New Roman" w:hAnsi="Times New Roman" w:cs="Times New Roman"/>
          </w:rPr>
          <w:delText>通过</w:delText>
        </w:r>
      </w:del>
      <w:del w:id="1102" w:author="user" w:date="2019-10-22T14:49:00Z">
        <w:r>
          <w:rPr>
            <w:rFonts w:ascii="Times New Roman" w:hAnsi="Times New Roman" w:cs="Times New Roman"/>
          </w:rPr>
          <w:delText xml:space="preserve">  </w:delText>
        </w:r>
      </w:del>
      <w:del w:id="1103" w:author="user" w:date="2019-10-22T14:49:00Z">
        <w:r>
          <w:rPr>
            <w:rFonts w:cs="Times New Roman" w:ascii="Times New Roman" w:hAnsi="Times New Roman"/>
          </w:rPr>
          <w:delText>2013</w:delText>
        </w:r>
      </w:del>
      <w:del w:id="1104" w:author="user" w:date="2019-10-22T14:49:00Z">
        <w:r>
          <w:rPr>
            <w:rFonts w:ascii="Times New Roman" w:hAnsi="Times New Roman" w:cs="Times New Roman"/>
          </w:rPr>
          <w:delText>年</w:delText>
        </w:r>
      </w:del>
      <w:del w:id="1105" w:author="user" w:date="2019-10-22T14:49:00Z">
        <w:r>
          <w:rPr>
            <w:rFonts w:cs="Times New Roman" w:ascii="Times New Roman" w:hAnsi="Times New Roman"/>
          </w:rPr>
          <w:delText>9</w:delText>
        </w:r>
      </w:del>
      <w:del w:id="1106" w:author="user" w:date="2019-10-22T14:49:00Z">
        <w:r>
          <w:rPr>
            <w:rFonts w:ascii="Times New Roman" w:hAnsi="Times New Roman" w:cs="Times New Roman"/>
          </w:rPr>
          <w:delText>月</w:delText>
        </w:r>
      </w:del>
      <w:del w:id="1107" w:author="user" w:date="2019-10-22T14:49:00Z">
        <w:r>
          <w:rPr>
            <w:rFonts w:cs="Times New Roman" w:ascii="Times New Roman" w:hAnsi="Times New Roman"/>
          </w:rPr>
          <w:delText>27</w:delText>
        </w:r>
      </w:del>
      <w:del w:id="1108" w:author="user" w:date="2019-10-22T14:49:00Z">
        <w:r>
          <w:rPr>
            <w:rFonts w:ascii="Times New Roman" w:hAnsi="Times New Roman" w:cs="Times New Roman"/>
          </w:rPr>
          <w:delText xml:space="preserve">日江苏省第十二届人民代表大会常务委员会第五次会议批准  </w:delText>
        </w:r>
      </w:del>
      <w:del w:id="1109" w:author="user" w:date="2019-10-22T14:49:00Z">
        <w:r>
          <w:rPr>
            <w:rFonts w:ascii="Times New Roman" w:hAnsi="Times New Roman" w:cs="Times New Roman"/>
            <w:szCs w:val="32"/>
          </w:rPr>
          <w:delText>根据</w:delText>
        </w:r>
      </w:del>
      <w:del w:id="1110" w:author="user" w:date="2019-10-22T14:49:00Z">
        <w:r>
          <w:rPr>
            <w:rFonts w:cs="Times New Roman" w:ascii="Times New Roman" w:hAnsi="Times New Roman"/>
            <w:szCs w:val="32"/>
          </w:rPr>
          <w:delText>2019</w:delText>
        </w:r>
      </w:del>
      <w:del w:id="1111" w:author="user" w:date="2019-10-22T14:49:00Z">
        <w:r>
          <w:rPr>
            <w:rFonts w:ascii="Times New Roman" w:hAnsi="Times New Roman" w:cs="Times New Roman"/>
            <w:szCs w:val="32"/>
          </w:rPr>
          <w:delText>年</w:delText>
        </w:r>
      </w:del>
      <w:del w:id="1112" w:author="user" w:date="2019-10-22T14:49:00Z">
        <w:r>
          <w:rPr>
            <w:rFonts w:cs="Times New Roman" w:ascii="Times New Roman" w:hAnsi="Times New Roman"/>
            <w:szCs w:val="32"/>
          </w:rPr>
          <w:delText>8</w:delText>
        </w:r>
      </w:del>
      <w:del w:id="1113" w:author="user" w:date="2019-10-22T14:49:00Z">
        <w:r>
          <w:rPr>
            <w:rFonts w:ascii="Times New Roman" w:hAnsi="Times New Roman" w:cs="Times New Roman"/>
            <w:szCs w:val="32"/>
          </w:rPr>
          <w:delText>月</w:delText>
        </w:r>
      </w:del>
      <w:del w:id="1114" w:author="user" w:date="2019-10-22T14:49:00Z">
        <w:r>
          <w:rPr>
            <w:rFonts w:cs="Times New Roman" w:ascii="Times New Roman" w:hAnsi="Times New Roman"/>
            <w:szCs w:val="32"/>
          </w:rPr>
          <w:delText>29</w:delText>
        </w:r>
      </w:del>
      <w:del w:id="1115" w:author="user" w:date="2019-10-22T14:49:00Z">
        <w:r>
          <w:rPr>
            <w:rFonts w:ascii="Times New Roman" w:hAnsi="Times New Roman" w:cs="Times New Roman"/>
            <w:szCs w:val="32"/>
          </w:rPr>
          <w:delText>日无锡市第十六届人民代表大会常务委员会第二十一次会议通过，</w:delText>
        </w:r>
      </w:del>
      <w:del w:id="1116" w:author="user" w:date="2019-10-22T14:49:00Z">
        <w:r>
          <w:rPr>
            <w:rFonts w:cs="Times New Roman" w:ascii="Times New Roman" w:hAnsi="Times New Roman"/>
            <w:color w:val="000000"/>
          </w:rPr>
          <w:delText>2019</w:delText>
        </w:r>
      </w:del>
      <w:del w:id="1117" w:author="user" w:date="2019-10-22T14:49:00Z">
        <w:r>
          <w:rPr>
            <w:rFonts w:ascii="Times New Roman" w:hAnsi="Times New Roman" w:cs="Times New Roman"/>
            <w:color w:val="000000"/>
          </w:rPr>
          <w:delText>年</w:delText>
        </w:r>
      </w:del>
      <w:del w:id="1118" w:author="user" w:date="2019-10-22T14:49:00Z">
        <w:r>
          <w:rPr>
            <w:rFonts w:cs="Times New Roman" w:ascii="Times New Roman" w:hAnsi="Times New Roman"/>
            <w:color w:val="000000"/>
          </w:rPr>
          <w:delText>9</w:delText>
        </w:r>
      </w:del>
      <w:del w:id="1119" w:author="user" w:date="2019-10-22T14:49:00Z">
        <w:r>
          <w:rPr>
            <w:rFonts w:ascii="Times New Roman" w:hAnsi="Times New Roman" w:cs="Times New Roman"/>
            <w:color w:val="000000"/>
          </w:rPr>
          <w:delText>月</w:delText>
        </w:r>
      </w:del>
      <w:del w:id="1120" w:author="user" w:date="2019-10-22T14:49:00Z">
        <w:r>
          <w:rPr>
            <w:rFonts w:cs="Times New Roman" w:ascii="Times New Roman" w:hAnsi="Times New Roman"/>
            <w:color w:val="000000"/>
          </w:rPr>
          <w:delText>27</w:delText>
        </w:r>
      </w:del>
      <w:del w:id="1121" w:author="user" w:date="2019-10-22T14:49:00Z">
        <w:r>
          <w:rPr>
            <w:rFonts w:ascii="Times New Roman" w:hAnsi="Times New Roman" w:cs="Times New Roman"/>
            <w:color w:val="000000"/>
          </w:rPr>
          <w:delText>日江苏省第十三届人民代表大会常务委员会第十一次会议批准</w:delText>
        </w:r>
      </w:del>
      <w:del w:id="1122" w:author="user" w:date="2019-10-22T14:49:00Z">
        <w:r>
          <w:rPr>
            <w:rFonts w:ascii="Times New Roman" w:hAnsi="Times New Roman" w:cs="Times New Roman"/>
            <w:szCs w:val="32"/>
          </w:rPr>
          <w:delText>的《关于修改〈无锡市禁止燃放烟花爆竹条例〉等五件地方性法规的决定》修正</w:delText>
        </w:r>
      </w:del>
      <w:del w:id="1123" w:author="user" w:date="2019-10-22T14:49:00Z">
        <w:r>
          <w:rPr>
            <w:rFonts w:ascii="Times New Roman" w:hAnsi="Times New Roman" w:cs="Times New Roman"/>
          </w:rPr>
          <w:delText>）</w:delText>
        </w:r>
      </w:del>
    </w:p>
    <w:p>
      <w:pPr>
        <w:pStyle w:val="Normal"/>
        <w:widowControl w:val="false"/>
        <w:overflowPunct w:val="false"/>
        <w:bidi w:val="0"/>
        <w:snapToGrid w:val="false"/>
        <w:spacing w:lineRule="exact" w:line="590" w:before="0" w:after="0"/>
        <w:ind w:firstLineChars="200" w:startChars="0" w:start="0" w:endChars="0" w:end="0"/>
        <w:jc w:val="both"/>
        <w:rPr>
          <w:del w:id="1126" w:author="user" w:date="2019-10-22T14:49:00Z"/>
          <w:rFonts w:ascii="Times New Roman" w:hAnsi="Times New Roman" w:cs="Times New Roman"/>
        </w:rPr>
      </w:pPr>
      <w:del w:id="1125" w:author="user" w:date="2019-10-22T14:49:00Z">
        <w:r>
          <w:rPr>
            <w:rFonts w:cs="Times New Roman" w:ascii="Times New Roman" w:hAnsi="Times New Roman"/>
          </w:rPr>
        </w:r>
      </w:del>
    </w:p>
    <w:p>
      <w:pPr>
        <w:pStyle w:val="Normal"/>
        <w:widowControl w:val="false"/>
        <w:overflowPunct w:val="false"/>
        <w:bidi w:val="0"/>
        <w:snapToGrid w:val="false"/>
        <w:spacing w:lineRule="exact" w:line="590" w:before="0" w:after="0"/>
        <w:ind w:firstLineChars="200" w:startChars="0" w:start="0" w:endChars="0" w:end="0"/>
        <w:jc w:val="both"/>
        <w:rPr>
          <w:del w:id="1130" w:author="user" w:date="2019-10-22T14:49:00Z"/>
          <w:rFonts w:ascii="Times New Roman" w:hAnsi="Times New Roman" w:eastAsia="楷体_GB2312" w:cs="Times New Roman"/>
          <w:szCs w:val="32"/>
        </w:rPr>
      </w:pPr>
      <w:del w:id="1127" w:author="user" w:date="2019-10-22T14:49:00Z">
        <w:r>
          <w:rPr>
            <w:rFonts w:ascii="Times New Roman" w:hAnsi="Times New Roman" w:cs="Times New Roman" w:eastAsia="楷体_GB2312"/>
            <w:szCs w:val="32"/>
          </w:rPr>
          <w:delText>目</w:delText>
        </w:r>
      </w:del>
      <w:del w:id="1128" w:author="user" w:date="2019-10-22T14:49:00Z">
        <w:r>
          <w:rPr>
            <w:rFonts w:ascii="Times New Roman" w:hAnsi="Times New Roman" w:cs="Times New Roman" w:eastAsia="楷体_GB2312"/>
            <w:szCs w:val="32"/>
          </w:rPr>
          <w:delText xml:space="preserve">  </w:delText>
        </w:r>
      </w:del>
      <w:del w:id="1129" w:author="user" w:date="2019-10-22T14:49:00Z">
        <w:r>
          <w:rPr>
            <w:rFonts w:ascii="Times New Roman" w:hAnsi="Times New Roman" w:cs="Times New Roman" w:eastAsia="楷体_GB2312"/>
            <w:szCs w:val="32"/>
          </w:rPr>
          <w:delText>录</w:delText>
        </w:r>
      </w:del>
    </w:p>
    <w:p>
      <w:pPr>
        <w:pStyle w:val="Normal"/>
        <w:widowControl w:val="false"/>
        <w:overflowPunct w:val="false"/>
        <w:bidi w:val="0"/>
        <w:snapToGrid w:val="false"/>
        <w:spacing w:lineRule="exact" w:line="590" w:before="0" w:after="0"/>
        <w:ind w:firstLineChars="200" w:startChars="0" w:start="0" w:endChars="0" w:end="0"/>
        <w:jc w:val="both"/>
        <w:rPr>
          <w:del w:id="1132" w:author="user" w:date="2019-10-22T14:49:00Z"/>
          <w:rFonts w:ascii="Times New Roman" w:hAnsi="Times New Roman" w:eastAsia="楷体_GB2312" w:cs="Times New Roman"/>
          <w:szCs w:val="32"/>
        </w:rPr>
      </w:pPr>
      <w:del w:id="1131" w:author="user" w:date="2019-10-22T14:49:00Z">
        <w:r>
          <w:rPr>
            <w:rFonts w:ascii="Times New Roman" w:hAnsi="Times New Roman" w:cs="Times New Roman" w:eastAsia="楷体_GB2312"/>
            <w:szCs w:val="32"/>
          </w:rPr>
          <w:delText>第一章  总则</w:delText>
        </w:r>
      </w:del>
    </w:p>
    <w:p>
      <w:pPr>
        <w:pStyle w:val="Normal"/>
        <w:widowControl w:val="false"/>
        <w:overflowPunct w:val="false"/>
        <w:bidi w:val="0"/>
        <w:snapToGrid w:val="false"/>
        <w:spacing w:lineRule="exact" w:line="590" w:before="0" w:after="0"/>
        <w:ind w:firstLineChars="200" w:startChars="0" w:start="0" w:endChars="0" w:end="0"/>
        <w:jc w:val="both"/>
        <w:rPr>
          <w:del w:id="1134" w:author="user" w:date="2019-10-22T14:49:00Z"/>
          <w:rFonts w:ascii="Times New Roman" w:hAnsi="Times New Roman" w:eastAsia="楷体_GB2312" w:cs="Times New Roman"/>
          <w:szCs w:val="32"/>
        </w:rPr>
      </w:pPr>
      <w:del w:id="1133" w:author="user" w:date="2019-10-22T14:49:00Z">
        <w:r>
          <w:rPr>
            <w:rFonts w:ascii="Times New Roman" w:hAnsi="Times New Roman" w:cs="Times New Roman" w:eastAsia="楷体_GB2312"/>
            <w:szCs w:val="32"/>
          </w:rPr>
          <w:delText>第二章  水资源节约</w:delText>
        </w:r>
      </w:del>
    </w:p>
    <w:p>
      <w:pPr>
        <w:pStyle w:val="Normal"/>
        <w:widowControl w:val="false"/>
        <w:overflowPunct w:val="false"/>
        <w:bidi w:val="0"/>
        <w:snapToGrid w:val="false"/>
        <w:spacing w:lineRule="exact" w:line="590" w:before="0" w:after="0"/>
        <w:ind w:firstLineChars="200" w:startChars="0" w:start="0" w:endChars="0" w:end="0"/>
        <w:jc w:val="both"/>
        <w:rPr>
          <w:del w:id="1136" w:author="user" w:date="2019-10-22T14:49:00Z"/>
          <w:rFonts w:ascii="Times New Roman" w:hAnsi="Times New Roman" w:eastAsia="楷体_GB2312" w:cs="Times New Roman"/>
          <w:szCs w:val="32"/>
        </w:rPr>
      </w:pPr>
      <w:del w:id="1135" w:author="user" w:date="2019-10-22T14:49:00Z">
        <w:r>
          <w:rPr>
            <w:rFonts w:ascii="Times New Roman" w:hAnsi="Times New Roman" w:cs="Times New Roman" w:eastAsia="楷体_GB2312"/>
            <w:szCs w:val="32"/>
          </w:rPr>
          <w:delText>第三章  水资源利用</w:delText>
        </w:r>
      </w:del>
    </w:p>
    <w:p>
      <w:pPr>
        <w:pStyle w:val="Normal"/>
        <w:widowControl w:val="false"/>
        <w:overflowPunct w:val="false"/>
        <w:bidi w:val="0"/>
        <w:snapToGrid w:val="false"/>
        <w:spacing w:lineRule="exact" w:line="590" w:before="0" w:after="0"/>
        <w:ind w:firstLineChars="200" w:startChars="0" w:start="0" w:endChars="0" w:end="0"/>
        <w:jc w:val="both"/>
        <w:rPr>
          <w:del w:id="1138" w:author="user" w:date="2019-10-22T14:49:00Z"/>
          <w:rFonts w:ascii="Times New Roman" w:hAnsi="Times New Roman" w:eastAsia="楷体_GB2312" w:cs="Times New Roman"/>
          <w:szCs w:val="32"/>
        </w:rPr>
      </w:pPr>
      <w:del w:id="1137" w:author="user" w:date="2019-10-22T14:49:00Z">
        <w:r>
          <w:rPr>
            <w:rFonts w:ascii="Times New Roman" w:hAnsi="Times New Roman" w:cs="Times New Roman" w:eastAsia="楷体_GB2312"/>
            <w:szCs w:val="32"/>
          </w:rPr>
          <w:delText>第四章  监督管理</w:delText>
        </w:r>
      </w:del>
    </w:p>
    <w:p>
      <w:pPr>
        <w:pStyle w:val="Normal"/>
        <w:widowControl w:val="false"/>
        <w:overflowPunct w:val="false"/>
        <w:bidi w:val="0"/>
        <w:snapToGrid w:val="false"/>
        <w:spacing w:lineRule="exact" w:line="590" w:before="0" w:after="0"/>
        <w:ind w:firstLineChars="200" w:startChars="0" w:start="0" w:endChars="0" w:end="0"/>
        <w:jc w:val="both"/>
        <w:rPr>
          <w:del w:id="1140" w:author="user" w:date="2019-10-22T14:49:00Z"/>
          <w:rFonts w:ascii="Times New Roman" w:hAnsi="Times New Roman" w:eastAsia="楷体_GB2312" w:cs="Times New Roman"/>
          <w:szCs w:val="32"/>
        </w:rPr>
      </w:pPr>
      <w:del w:id="1139" w:author="user" w:date="2019-10-22T14:49:00Z">
        <w:r>
          <w:rPr>
            <w:rFonts w:ascii="Times New Roman" w:hAnsi="Times New Roman" w:cs="Times New Roman" w:eastAsia="楷体_GB2312"/>
            <w:szCs w:val="32"/>
          </w:rPr>
          <w:delText>第五章  法律责任</w:delText>
        </w:r>
      </w:del>
    </w:p>
    <w:p>
      <w:pPr>
        <w:pStyle w:val="Normal"/>
        <w:widowControl w:val="false"/>
        <w:overflowPunct w:val="false"/>
        <w:bidi w:val="0"/>
        <w:snapToGrid w:val="false"/>
        <w:spacing w:lineRule="exact" w:line="590" w:before="0" w:after="0"/>
        <w:ind w:firstLineChars="200" w:startChars="0" w:start="0" w:endChars="0" w:end="0"/>
        <w:jc w:val="both"/>
        <w:rPr>
          <w:del w:id="1142" w:author="user" w:date="2019-10-22T14:49:00Z"/>
          <w:rFonts w:ascii="Times New Roman" w:hAnsi="Times New Roman" w:eastAsia="楷体_GB2312" w:cs="Times New Roman"/>
          <w:szCs w:val="32"/>
        </w:rPr>
      </w:pPr>
      <w:del w:id="1141" w:author="user" w:date="2019-10-22T14:49:00Z">
        <w:r>
          <w:rPr>
            <w:rFonts w:ascii="Times New Roman" w:hAnsi="Times New Roman" w:cs="Times New Roman" w:eastAsia="楷体_GB2312"/>
            <w:szCs w:val="32"/>
          </w:rPr>
          <w:delText>第六章  附则</w:delText>
        </w:r>
      </w:del>
    </w:p>
    <w:p>
      <w:pPr>
        <w:pStyle w:val="Normal"/>
        <w:widowControl w:val="false"/>
        <w:overflowPunct w:val="false"/>
        <w:bidi w:val="0"/>
        <w:snapToGrid w:val="false"/>
        <w:spacing w:lineRule="exact" w:line="590" w:before="0" w:after="0"/>
        <w:ind w:firstLineChars="200" w:startChars="0" w:start="0" w:endChars="0" w:end="0"/>
        <w:jc w:val="both"/>
        <w:rPr>
          <w:del w:id="1144" w:author="user" w:date="2019-10-22T14:49:00Z"/>
          <w:rFonts w:ascii="Times New Roman" w:hAnsi="Times New Roman" w:eastAsia="楷体_GB2312" w:cs="Times New Roman"/>
          <w:szCs w:val="32"/>
        </w:rPr>
      </w:pPr>
      <w:del w:id="1143" w:author="user" w:date="2019-10-22T14:49:00Z">
        <w:r>
          <w:rPr>
            <w:rFonts w:eastAsia="楷体_GB2312"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146" w:author="user" w:date="2019-10-22T14:49:00Z"/>
          <w:rFonts w:ascii="Times New Roman" w:hAnsi="Times New Roman" w:eastAsia="黑体" w:cs="Times New Roman"/>
          <w:szCs w:val="32"/>
        </w:rPr>
      </w:pPr>
      <w:del w:id="1145"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148" w:author="user" w:date="2019-10-22T14:49:00Z"/>
          <w:rFonts w:ascii="Times New Roman" w:hAnsi="Times New Roman" w:eastAsia="黑体" w:cs="Times New Roman"/>
          <w:szCs w:val="32"/>
        </w:rPr>
      </w:pPr>
      <w:del w:id="1147" w:author="user" w:date="2019-10-22T14:49:00Z">
        <w:r>
          <w:rPr>
            <w:rFonts w:ascii="Times New Roman" w:hAnsi="Times New Roman" w:cs="Times New Roman" w:eastAsia="黑体"/>
            <w:szCs w:val="32"/>
          </w:rPr>
          <w:delText>第一章  总则</w:delText>
        </w:r>
      </w:del>
    </w:p>
    <w:p>
      <w:pPr>
        <w:pStyle w:val="Normal"/>
        <w:widowControl w:val="false"/>
        <w:overflowPunct w:val="false"/>
        <w:bidi w:val="0"/>
        <w:snapToGrid w:val="false"/>
        <w:spacing w:lineRule="exact" w:line="590" w:before="0" w:after="0"/>
        <w:ind w:firstLineChars="200" w:startChars="0" w:start="0" w:endChars="0" w:end="0"/>
        <w:jc w:val="both"/>
        <w:rPr>
          <w:del w:id="1150" w:author="user" w:date="2019-10-22T14:49:00Z"/>
          <w:rFonts w:ascii="Times New Roman" w:hAnsi="Times New Roman" w:eastAsia="黑体" w:cs="Times New Roman"/>
          <w:szCs w:val="32"/>
        </w:rPr>
      </w:pPr>
      <w:del w:id="1149"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153" w:author="user" w:date="2019-10-22T14:49:00Z"/>
          <w:rFonts w:ascii="Times New Roman" w:hAnsi="Times New Roman" w:cs="Times New Roman"/>
          <w:szCs w:val="32"/>
        </w:rPr>
      </w:pPr>
      <w:del w:id="1151" w:author="user" w:date="2019-10-22T14:49:00Z">
        <w:r>
          <w:rPr>
            <w:rFonts w:ascii="Times New Roman" w:hAnsi="Times New Roman" w:cs="Times New Roman" w:eastAsia="黑体"/>
            <w:szCs w:val="32"/>
          </w:rPr>
          <w:delText xml:space="preserve">第一条 </w:delText>
        </w:r>
      </w:del>
      <w:del w:id="1152" w:author="user" w:date="2019-10-22T14:49:00Z">
        <w:r>
          <w:rPr>
            <w:rFonts w:ascii="Times New Roman" w:hAnsi="Times New Roman" w:cs="Times New Roman"/>
            <w:szCs w:val="32"/>
          </w:rPr>
          <w:delText xml:space="preserve"> 为了加强水资源的节约利用，提高用水效率，保护和改善生态环境，促进经济社会可持续发展，根据《中华人民共和国水法》《江苏省水资源管理条例》《江苏省节约用水条例》等法律、法规，结合本市实际，制定本条例。</w:delText>
        </w:r>
      </w:del>
    </w:p>
    <w:p>
      <w:pPr>
        <w:pStyle w:val="Normal"/>
        <w:widowControl w:val="false"/>
        <w:overflowPunct w:val="false"/>
        <w:bidi w:val="0"/>
        <w:snapToGrid w:val="false"/>
        <w:spacing w:lineRule="exact" w:line="590" w:before="0" w:after="0"/>
        <w:ind w:firstLineChars="200" w:startChars="0" w:start="0" w:endChars="0" w:end="0"/>
        <w:jc w:val="both"/>
        <w:rPr>
          <w:del w:id="1156" w:author="user" w:date="2019-10-22T14:49:00Z"/>
          <w:rFonts w:ascii="Times New Roman" w:hAnsi="Times New Roman" w:cs="Times New Roman"/>
          <w:szCs w:val="32"/>
        </w:rPr>
      </w:pPr>
      <w:del w:id="1154" w:author="user" w:date="2019-10-22T14:49:00Z">
        <w:r>
          <w:rPr>
            <w:rFonts w:ascii="Times New Roman" w:hAnsi="Times New Roman" w:cs="Times New Roman" w:eastAsia="黑体"/>
            <w:szCs w:val="32"/>
          </w:rPr>
          <w:delText xml:space="preserve">第二条  </w:delText>
        </w:r>
      </w:del>
      <w:del w:id="1155" w:author="user" w:date="2019-10-22T14:49:00Z">
        <w:r>
          <w:rPr>
            <w:rFonts w:ascii="Times New Roman" w:hAnsi="Times New Roman" w:cs="Times New Roman"/>
            <w:szCs w:val="32"/>
          </w:rPr>
          <w:delText>本市行政区域内水资源节约利用及其相关监督管理活动，适用本条例。</w:delText>
        </w:r>
      </w:del>
    </w:p>
    <w:p>
      <w:pPr>
        <w:pStyle w:val="Normal"/>
        <w:widowControl w:val="false"/>
        <w:overflowPunct w:val="false"/>
        <w:bidi w:val="0"/>
        <w:snapToGrid w:val="false"/>
        <w:spacing w:lineRule="exact" w:line="590" w:before="0" w:after="0"/>
        <w:ind w:firstLineChars="200" w:startChars="0" w:start="0" w:endChars="0" w:end="0"/>
        <w:jc w:val="both"/>
        <w:rPr>
          <w:del w:id="1158" w:author="user" w:date="2019-10-22T14:49:00Z"/>
          <w:rFonts w:ascii="Times New Roman" w:hAnsi="Times New Roman" w:cs="Times New Roman"/>
          <w:szCs w:val="32"/>
        </w:rPr>
      </w:pPr>
      <w:del w:id="1157" w:author="user" w:date="2019-10-22T14:49:00Z">
        <w:r>
          <w:rPr>
            <w:rFonts w:ascii="Times New Roman" w:hAnsi="Times New Roman" w:cs="Times New Roman"/>
            <w:szCs w:val="32"/>
          </w:rPr>
          <w:delText>本条例所称水资源，包括地表水和地下水。</w:delText>
        </w:r>
      </w:del>
    </w:p>
    <w:p>
      <w:pPr>
        <w:pStyle w:val="Normal"/>
        <w:widowControl w:val="false"/>
        <w:overflowPunct w:val="false"/>
        <w:bidi w:val="0"/>
        <w:snapToGrid w:val="false"/>
        <w:spacing w:lineRule="exact" w:line="590" w:before="0" w:after="0"/>
        <w:ind w:firstLineChars="200" w:startChars="0" w:start="0" w:endChars="0" w:end="0"/>
        <w:jc w:val="both"/>
        <w:rPr>
          <w:del w:id="1160" w:author="user" w:date="2019-10-22T14:49:00Z"/>
          <w:rFonts w:ascii="Times New Roman" w:hAnsi="Times New Roman" w:cs="Times New Roman"/>
          <w:szCs w:val="32"/>
        </w:rPr>
      </w:pPr>
      <w:del w:id="1159" w:author="user" w:date="2019-10-22T14:49:00Z">
        <w:r>
          <w:rPr>
            <w:rFonts w:ascii="Times New Roman" w:hAnsi="Times New Roman" w:cs="Times New Roman"/>
            <w:szCs w:val="32"/>
          </w:rPr>
          <w:delText>本条例所称水资源节约，是指采取科学合理的行政、经济、技术措施，控制用水总量，提高用水效率，减少污水排放，杜绝水资源浪费的活动。</w:delText>
        </w:r>
      </w:del>
    </w:p>
    <w:p>
      <w:pPr>
        <w:pStyle w:val="Normal"/>
        <w:widowControl w:val="false"/>
        <w:overflowPunct w:val="false"/>
        <w:bidi w:val="0"/>
        <w:snapToGrid w:val="false"/>
        <w:spacing w:lineRule="exact" w:line="590" w:before="0" w:after="0"/>
        <w:ind w:firstLineChars="200" w:startChars="0" w:start="0" w:endChars="0" w:end="0"/>
        <w:jc w:val="both"/>
        <w:rPr>
          <w:del w:id="1162" w:author="user" w:date="2019-10-22T14:49:00Z"/>
          <w:rFonts w:ascii="Times New Roman" w:hAnsi="Times New Roman" w:cs="Times New Roman"/>
          <w:szCs w:val="32"/>
        </w:rPr>
      </w:pPr>
      <w:del w:id="1161" w:author="user" w:date="2019-10-22T14:49:00Z">
        <w:r>
          <w:rPr>
            <w:rFonts w:ascii="Times New Roman" w:hAnsi="Times New Roman" w:cs="Times New Roman"/>
            <w:szCs w:val="32"/>
          </w:rPr>
          <w:delText>本条例所称水资源利用，是指采取科学技术手段，有效利用再生水（中水）、雨水等非常规水资源的活动。</w:delText>
        </w:r>
      </w:del>
    </w:p>
    <w:p>
      <w:pPr>
        <w:pStyle w:val="Normal"/>
        <w:widowControl w:val="false"/>
        <w:overflowPunct w:val="false"/>
        <w:bidi w:val="0"/>
        <w:snapToGrid w:val="false"/>
        <w:spacing w:lineRule="exact" w:line="590" w:before="0" w:after="0"/>
        <w:ind w:firstLineChars="200" w:startChars="0" w:start="0" w:endChars="0" w:end="0"/>
        <w:jc w:val="both"/>
        <w:rPr>
          <w:del w:id="1165" w:author="user" w:date="2019-10-22T14:49:00Z"/>
          <w:rFonts w:ascii="Times New Roman" w:hAnsi="Times New Roman" w:cs="Times New Roman"/>
          <w:szCs w:val="32"/>
        </w:rPr>
      </w:pPr>
      <w:del w:id="1163" w:author="user" w:date="2019-10-22T14:49:00Z">
        <w:r>
          <w:rPr>
            <w:rFonts w:ascii="Times New Roman" w:hAnsi="Times New Roman" w:cs="Times New Roman" w:eastAsia="黑体"/>
            <w:szCs w:val="32"/>
          </w:rPr>
          <w:delText xml:space="preserve">第三条  </w:delText>
        </w:r>
      </w:del>
      <w:del w:id="1164" w:author="user" w:date="2019-10-22T14:49:00Z">
        <w:r>
          <w:rPr>
            <w:rFonts w:ascii="Times New Roman" w:hAnsi="Times New Roman" w:cs="Times New Roman"/>
            <w:szCs w:val="32"/>
          </w:rPr>
          <w:delText>水资源节约利用遵循统一规划、总量控制、综合利用、提高效率的原则。</w:delText>
        </w:r>
      </w:del>
    </w:p>
    <w:p>
      <w:pPr>
        <w:pStyle w:val="Normal"/>
        <w:widowControl w:val="false"/>
        <w:overflowPunct w:val="false"/>
        <w:bidi w:val="0"/>
        <w:snapToGrid w:val="false"/>
        <w:spacing w:lineRule="exact" w:line="590" w:before="0" w:after="0"/>
        <w:ind w:firstLineChars="200" w:startChars="0" w:start="0" w:endChars="0" w:end="0"/>
        <w:jc w:val="both"/>
        <w:rPr>
          <w:del w:id="1168" w:author="user" w:date="2019-10-22T14:49:00Z"/>
          <w:rFonts w:ascii="Times New Roman" w:hAnsi="Times New Roman" w:cs="Times New Roman"/>
          <w:szCs w:val="32"/>
        </w:rPr>
      </w:pPr>
      <w:del w:id="1166" w:author="user" w:date="2019-10-22T14:49:00Z">
        <w:r>
          <w:rPr>
            <w:rFonts w:ascii="Times New Roman" w:hAnsi="Times New Roman" w:cs="Times New Roman" w:eastAsia="黑体"/>
            <w:szCs w:val="32"/>
          </w:rPr>
          <w:delText>第四条</w:delText>
        </w:r>
      </w:del>
      <w:del w:id="1167" w:author="user" w:date="2019-10-22T14:49:00Z">
        <w:r>
          <w:rPr>
            <w:rFonts w:ascii="Times New Roman" w:hAnsi="Times New Roman" w:cs="Times New Roman"/>
            <w:szCs w:val="32"/>
          </w:rPr>
          <w:delText xml:space="preserve">  市、县级市、区人民政府应当加强对水资源节约利用工作的领导，将水资源节约利用纳入国民经济和社会发展规划，保障财政投入，促进水资源节约利用。</w:delText>
        </w:r>
      </w:del>
    </w:p>
    <w:p>
      <w:pPr>
        <w:pStyle w:val="Normal"/>
        <w:widowControl w:val="false"/>
        <w:overflowPunct w:val="false"/>
        <w:bidi w:val="0"/>
        <w:snapToGrid w:val="false"/>
        <w:spacing w:lineRule="exact" w:line="590" w:before="0" w:after="0"/>
        <w:ind w:firstLineChars="200" w:startChars="0" w:start="0" w:endChars="0" w:end="0"/>
        <w:jc w:val="both"/>
        <w:rPr>
          <w:del w:id="1171" w:author="user" w:date="2019-10-22T14:49:00Z"/>
          <w:rFonts w:ascii="Times New Roman" w:hAnsi="Times New Roman" w:cs="Times New Roman"/>
          <w:szCs w:val="32"/>
        </w:rPr>
      </w:pPr>
      <w:del w:id="1169" w:author="user" w:date="2019-10-22T14:49:00Z">
        <w:r>
          <w:rPr>
            <w:rFonts w:ascii="Times New Roman" w:hAnsi="Times New Roman" w:cs="Times New Roman" w:eastAsia="黑体"/>
            <w:szCs w:val="32"/>
          </w:rPr>
          <w:delText>第五条</w:delText>
        </w:r>
      </w:del>
      <w:del w:id="1170" w:author="user" w:date="2019-10-22T14:49:00Z">
        <w:r>
          <w:rPr>
            <w:rFonts w:ascii="Times New Roman" w:hAnsi="Times New Roman" w:cs="Times New Roman"/>
            <w:szCs w:val="32"/>
          </w:rPr>
          <w:delText xml:space="preserve">  市、县级市、区水行政主管部门负责本行政区域内水资源节约利用的管理和监督工作，履行下列职责：</w:delText>
        </w:r>
      </w:del>
    </w:p>
    <w:p>
      <w:pPr>
        <w:pStyle w:val="Normal"/>
        <w:widowControl w:val="false"/>
        <w:overflowPunct w:val="false"/>
        <w:bidi w:val="0"/>
        <w:snapToGrid w:val="false"/>
        <w:spacing w:lineRule="exact" w:line="590" w:before="0" w:after="0"/>
        <w:ind w:firstLineChars="200" w:startChars="0" w:start="0" w:endChars="0" w:end="0"/>
        <w:jc w:val="both"/>
        <w:rPr>
          <w:del w:id="1173" w:author="user" w:date="2019-10-22T14:49:00Z"/>
          <w:rFonts w:ascii="Times New Roman" w:hAnsi="Times New Roman" w:cs="Times New Roman"/>
          <w:szCs w:val="32"/>
        </w:rPr>
      </w:pPr>
      <w:del w:id="1172" w:author="user" w:date="2019-10-22T14:49:00Z">
        <w:r>
          <w:rPr>
            <w:rFonts w:ascii="Times New Roman" w:hAnsi="Times New Roman" w:cs="Times New Roman"/>
            <w:szCs w:val="32"/>
          </w:rPr>
          <w:delText xml:space="preserve">（一）拟订水资源节约利用政策、水中长期供求计划和水量分配方案并监督实施； </w:delText>
        </w:r>
      </w:del>
    </w:p>
    <w:p>
      <w:pPr>
        <w:pStyle w:val="Normal"/>
        <w:widowControl w:val="false"/>
        <w:overflowPunct w:val="false"/>
        <w:bidi w:val="0"/>
        <w:snapToGrid w:val="false"/>
        <w:spacing w:lineRule="exact" w:line="590" w:before="0" w:after="0"/>
        <w:ind w:firstLineChars="200" w:startChars="0" w:start="0" w:endChars="0" w:end="0"/>
        <w:jc w:val="both"/>
        <w:rPr>
          <w:del w:id="1175" w:author="user" w:date="2019-10-22T14:49:00Z"/>
          <w:rFonts w:ascii="Times New Roman" w:hAnsi="Times New Roman" w:cs="Times New Roman"/>
          <w:szCs w:val="32"/>
        </w:rPr>
      </w:pPr>
      <w:del w:id="1174" w:author="user" w:date="2019-10-22T14:49:00Z">
        <w:r>
          <w:rPr>
            <w:rFonts w:ascii="Times New Roman" w:hAnsi="Times New Roman" w:cs="Times New Roman"/>
            <w:szCs w:val="32"/>
          </w:rPr>
          <w:delText>（二）组织实施计划用水工作；</w:delText>
        </w:r>
      </w:del>
    </w:p>
    <w:p>
      <w:pPr>
        <w:pStyle w:val="Normal"/>
        <w:widowControl w:val="false"/>
        <w:overflowPunct w:val="false"/>
        <w:bidi w:val="0"/>
        <w:snapToGrid w:val="false"/>
        <w:spacing w:lineRule="exact" w:line="590" w:before="0" w:after="0"/>
        <w:ind w:firstLineChars="200" w:startChars="0" w:start="0" w:endChars="0" w:end="0"/>
        <w:jc w:val="both"/>
        <w:rPr>
          <w:del w:id="1177" w:author="user" w:date="2019-10-22T14:49:00Z"/>
          <w:rFonts w:ascii="Times New Roman" w:hAnsi="Times New Roman" w:cs="Times New Roman"/>
          <w:szCs w:val="32"/>
        </w:rPr>
      </w:pPr>
      <w:del w:id="1176" w:author="user" w:date="2019-10-22T14:49:00Z">
        <w:r>
          <w:rPr>
            <w:rFonts w:ascii="Times New Roman" w:hAnsi="Times New Roman" w:cs="Times New Roman"/>
            <w:szCs w:val="32"/>
          </w:rPr>
          <w:delText>（三）组织实施取水许可和水资源有偿使用制度；</w:delText>
        </w:r>
      </w:del>
    </w:p>
    <w:p>
      <w:pPr>
        <w:pStyle w:val="Normal"/>
        <w:widowControl w:val="false"/>
        <w:overflowPunct w:val="false"/>
        <w:bidi w:val="0"/>
        <w:snapToGrid w:val="false"/>
        <w:spacing w:lineRule="exact" w:line="590" w:before="0" w:after="0"/>
        <w:ind w:firstLineChars="200" w:startChars="0" w:start="0" w:endChars="0" w:end="0"/>
        <w:jc w:val="both"/>
        <w:rPr>
          <w:del w:id="1179" w:author="user" w:date="2019-10-22T14:49:00Z"/>
          <w:rFonts w:ascii="Times New Roman" w:hAnsi="Times New Roman" w:cs="Times New Roman"/>
          <w:szCs w:val="32"/>
        </w:rPr>
      </w:pPr>
      <w:del w:id="1178" w:author="user" w:date="2019-10-22T14:49:00Z">
        <w:r>
          <w:rPr>
            <w:rFonts w:ascii="Times New Roman" w:hAnsi="Times New Roman" w:cs="Times New Roman"/>
            <w:szCs w:val="32"/>
          </w:rPr>
          <w:delText>（四）指导城市供水的节约用水工作；</w:delText>
        </w:r>
      </w:del>
    </w:p>
    <w:p>
      <w:pPr>
        <w:pStyle w:val="Normal"/>
        <w:widowControl w:val="false"/>
        <w:overflowPunct w:val="false"/>
        <w:bidi w:val="0"/>
        <w:snapToGrid w:val="false"/>
        <w:spacing w:lineRule="exact" w:line="590" w:before="0" w:after="0"/>
        <w:ind w:firstLineChars="200" w:startChars="0" w:start="0" w:endChars="0" w:end="0"/>
        <w:jc w:val="both"/>
        <w:rPr>
          <w:del w:id="1181" w:author="user" w:date="2019-10-22T14:49:00Z"/>
          <w:rFonts w:ascii="Times New Roman" w:hAnsi="Times New Roman" w:cs="Times New Roman"/>
          <w:szCs w:val="32"/>
        </w:rPr>
      </w:pPr>
      <w:del w:id="1180" w:author="user" w:date="2019-10-22T14:49:00Z">
        <w:r>
          <w:rPr>
            <w:rFonts w:ascii="Times New Roman" w:hAnsi="Times New Roman" w:cs="Times New Roman"/>
            <w:szCs w:val="32"/>
          </w:rPr>
          <w:delText>（五）指导非常规水资源开发利用工作；</w:delText>
        </w:r>
      </w:del>
    </w:p>
    <w:p>
      <w:pPr>
        <w:pStyle w:val="Normal"/>
        <w:widowControl w:val="false"/>
        <w:overflowPunct w:val="false"/>
        <w:bidi w:val="0"/>
        <w:snapToGrid w:val="false"/>
        <w:spacing w:lineRule="exact" w:line="590" w:before="0" w:after="0"/>
        <w:ind w:firstLineChars="200" w:startChars="0" w:start="0" w:endChars="0" w:end="0"/>
        <w:jc w:val="both"/>
        <w:rPr>
          <w:del w:id="1183" w:author="user" w:date="2019-10-22T14:49:00Z"/>
          <w:rFonts w:ascii="Times New Roman" w:hAnsi="Times New Roman" w:cs="Times New Roman"/>
          <w:szCs w:val="32"/>
        </w:rPr>
      </w:pPr>
      <w:del w:id="1182" w:author="user" w:date="2019-10-22T14:49:00Z">
        <w:r>
          <w:rPr>
            <w:rFonts w:ascii="Times New Roman" w:hAnsi="Times New Roman" w:cs="Times New Roman"/>
            <w:szCs w:val="32"/>
          </w:rPr>
          <w:delText>（六）法律、法规规定的其他职责。</w:delText>
        </w:r>
      </w:del>
    </w:p>
    <w:p>
      <w:pPr>
        <w:pStyle w:val="Normal"/>
        <w:widowControl w:val="false"/>
        <w:overflowPunct w:val="false"/>
        <w:bidi w:val="0"/>
        <w:snapToGrid w:val="false"/>
        <w:spacing w:lineRule="exact" w:line="590" w:before="0" w:after="0"/>
        <w:ind w:firstLineChars="200" w:startChars="0" w:start="0" w:endChars="0" w:end="0"/>
        <w:jc w:val="both"/>
        <w:rPr>
          <w:del w:id="1185" w:author="user" w:date="2019-10-22T14:49:00Z"/>
          <w:rFonts w:ascii="Times New Roman" w:hAnsi="Times New Roman" w:cs="Times New Roman"/>
          <w:szCs w:val="32"/>
        </w:rPr>
      </w:pPr>
      <w:del w:id="1184" w:author="user" w:date="2019-10-22T14:49:00Z">
        <w:r>
          <w:rPr>
            <w:rFonts w:ascii="Times New Roman" w:hAnsi="Times New Roman" w:cs="Times New Roman"/>
            <w:szCs w:val="32"/>
          </w:rPr>
          <w:delText>水行政主管部门所属的节约用水管理机构按照规定的职责，具体负责本辖区内水资源节约利用的日常管理工作。</w:delText>
        </w:r>
      </w:del>
    </w:p>
    <w:p>
      <w:pPr>
        <w:pStyle w:val="Normal"/>
        <w:widowControl w:val="false"/>
        <w:overflowPunct w:val="false"/>
        <w:bidi w:val="0"/>
        <w:snapToGrid w:val="false"/>
        <w:spacing w:lineRule="exact" w:line="590" w:before="0" w:after="0"/>
        <w:ind w:firstLineChars="200" w:startChars="0" w:start="0" w:endChars="0" w:end="0"/>
        <w:jc w:val="both"/>
        <w:rPr>
          <w:del w:id="1188" w:author="user" w:date="2019-10-22T14:49:00Z"/>
          <w:rFonts w:ascii="Times New Roman" w:hAnsi="Times New Roman" w:cs="Times New Roman"/>
          <w:szCs w:val="32"/>
        </w:rPr>
      </w:pPr>
      <w:del w:id="1186" w:author="user" w:date="2019-10-22T14:49:00Z">
        <w:r>
          <w:rPr>
            <w:rFonts w:ascii="Times New Roman" w:hAnsi="Times New Roman" w:cs="Times New Roman" w:eastAsia="黑体"/>
            <w:szCs w:val="32"/>
          </w:rPr>
          <w:delText xml:space="preserve">第六条 </w:delText>
        </w:r>
      </w:del>
      <w:del w:id="1187" w:author="user" w:date="2019-10-22T14:49:00Z">
        <w:r>
          <w:rPr>
            <w:rFonts w:ascii="Times New Roman" w:hAnsi="Times New Roman" w:cs="Times New Roman"/>
            <w:szCs w:val="32"/>
          </w:rPr>
          <w:delText xml:space="preserve"> 供水行政主管部门按照有关法律、法规规定，负责组织实施城市供水的节约用水工作。</w:delText>
        </w:r>
      </w:del>
    </w:p>
    <w:p>
      <w:pPr>
        <w:pStyle w:val="Normal"/>
        <w:widowControl w:val="false"/>
        <w:overflowPunct w:val="false"/>
        <w:bidi w:val="0"/>
        <w:snapToGrid w:val="false"/>
        <w:spacing w:lineRule="exact" w:line="590" w:before="0" w:after="0"/>
        <w:ind w:firstLineChars="200" w:startChars="0" w:start="0" w:endChars="0" w:end="0"/>
        <w:jc w:val="both"/>
        <w:rPr>
          <w:del w:id="1191" w:author="user" w:date="2019-10-22T14:49:00Z"/>
          <w:rFonts w:ascii="Times New Roman" w:hAnsi="Times New Roman" w:cs="Times New Roman"/>
          <w:szCs w:val="32"/>
        </w:rPr>
      </w:pPr>
      <w:del w:id="1189" w:author="user" w:date="2019-10-22T14:49:00Z">
        <w:r>
          <w:rPr>
            <w:rFonts w:ascii="Times New Roman" w:hAnsi="Times New Roman" w:cs="Times New Roman"/>
            <w:szCs w:val="32"/>
          </w:rPr>
          <w:delText>发展和改革、工业和信息化、自然资源规划、住房城乡建设、生态环境、市政园林、农业农村、财政、文广旅游等行政主管部</w:delText>
        </w:r>
      </w:del>
      <w:del w:id="1190" w:author="user" w:date="2019-10-22T14:49:00Z">
        <w:r>
          <w:rPr>
            <w:rFonts w:ascii="Times New Roman" w:hAnsi="Times New Roman" w:cs="Times New Roman"/>
            <w:spacing w:val="-6"/>
            <w:szCs w:val="32"/>
          </w:rPr>
          <w:delText>门应当按照各自职责，共同做好水资源节约利用的相关管理工作。</w:delText>
        </w:r>
      </w:del>
    </w:p>
    <w:p>
      <w:pPr>
        <w:pStyle w:val="Normal"/>
        <w:widowControl w:val="false"/>
        <w:overflowPunct w:val="false"/>
        <w:bidi w:val="0"/>
        <w:snapToGrid w:val="false"/>
        <w:spacing w:lineRule="exact" w:line="590" w:before="0" w:after="0"/>
        <w:ind w:firstLineChars="200" w:startChars="0" w:start="0" w:endChars="0" w:end="0"/>
        <w:jc w:val="both"/>
        <w:rPr>
          <w:del w:id="1194" w:author="user" w:date="2019-10-22T14:49:00Z"/>
          <w:rFonts w:ascii="Times New Roman" w:hAnsi="Times New Roman" w:cs="Times New Roman"/>
          <w:szCs w:val="32"/>
        </w:rPr>
      </w:pPr>
      <w:del w:id="1192" w:author="user" w:date="2019-10-22T14:49:00Z">
        <w:r>
          <w:rPr>
            <w:rFonts w:ascii="Times New Roman" w:hAnsi="Times New Roman" w:cs="Times New Roman" w:eastAsia="黑体"/>
            <w:szCs w:val="32"/>
          </w:rPr>
          <w:delText>第七条</w:delText>
        </w:r>
      </w:del>
      <w:del w:id="1193" w:author="user" w:date="2019-10-22T14:49:00Z">
        <w:r>
          <w:rPr>
            <w:rFonts w:ascii="Times New Roman" w:hAnsi="Times New Roman" w:cs="Times New Roman"/>
            <w:szCs w:val="32"/>
          </w:rPr>
          <w:delText xml:space="preserve">  各级人民政府以及有关部门应当组织开展水资源节约利用的宣传教育活动，提高全民水资源节约利用意识。</w:delText>
        </w:r>
      </w:del>
    </w:p>
    <w:p>
      <w:pPr>
        <w:pStyle w:val="Normal"/>
        <w:widowControl w:val="false"/>
        <w:overflowPunct w:val="false"/>
        <w:bidi w:val="0"/>
        <w:snapToGrid w:val="false"/>
        <w:spacing w:lineRule="exact" w:line="590" w:before="0" w:after="0"/>
        <w:ind w:firstLineChars="200" w:startChars="0" w:start="0" w:endChars="0" w:end="0"/>
        <w:jc w:val="both"/>
        <w:rPr>
          <w:del w:id="1196" w:author="user" w:date="2019-10-22T14:49:00Z"/>
          <w:rFonts w:ascii="Times New Roman" w:hAnsi="Times New Roman" w:cs="Times New Roman"/>
          <w:szCs w:val="32"/>
        </w:rPr>
      </w:pPr>
      <w:del w:id="1195" w:author="user" w:date="2019-10-22T14:49:00Z">
        <w:r>
          <w:rPr>
            <w:rFonts w:ascii="Times New Roman" w:hAnsi="Times New Roman" w:cs="Times New Roman"/>
            <w:szCs w:val="32"/>
          </w:rPr>
          <w:delText>新闻媒体应当开展水资源节约利用的公益宣传；学校开展的环境保护教育课程应当包含水资源节约利用的内容。</w:delText>
        </w:r>
      </w:del>
    </w:p>
    <w:p>
      <w:pPr>
        <w:pStyle w:val="Normal"/>
        <w:widowControl w:val="false"/>
        <w:overflowPunct w:val="false"/>
        <w:bidi w:val="0"/>
        <w:snapToGrid w:val="false"/>
        <w:spacing w:lineRule="exact" w:line="590" w:before="0" w:after="0"/>
        <w:ind w:firstLineChars="200" w:startChars="0" w:start="0" w:endChars="0" w:end="0"/>
        <w:jc w:val="both"/>
        <w:rPr>
          <w:del w:id="1199" w:author="user" w:date="2019-10-22T14:49:00Z"/>
          <w:rFonts w:ascii="Times New Roman" w:hAnsi="Times New Roman" w:cs="Times New Roman"/>
          <w:szCs w:val="32"/>
        </w:rPr>
      </w:pPr>
      <w:del w:id="1197" w:author="user" w:date="2019-10-22T14:49:00Z">
        <w:r>
          <w:rPr>
            <w:rFonts w:ascii="Times New Roman" w:hAnsi="Times New Roman" w:cs="Times New Roman" w:eastAsia="黑体"/>
            <w:szCs w:val="32"/>
          </w:rPr>
          <w:delText>第八条</w:delText>
        </w:r>
      </w:del>
      <w:del w:id="1198" w:author="user" w:date="2019-10-22T14:49:00Z">
        <w:r>
          <w:rPr>
            <w:rFonts w:ascii="Times New Roman" w:hAnsi="Times New Roman" w:cs="Times New Roman"/>
            <w:szCs w:val="32"/>
          </w:rPr>
          <w:delText xml:space="preserve">  任何单位和个人都有节约用水的义务，有权对违反本条例的行为进行劝阻和举报。</w:delText>
        </w:r>
      </w:del>
    </w:p>
    <w:p>
      <w:pPr>
        <w:pStyle w:val="Normal"/>
        <w:widowControl w:val="false"/>
        <w:overflowPunct w:val="false"/>
        <w:bidi w:val="0"/>
        <w:snapToGrid w:val="false"/>
        <w:spacing w:lineRule="exact" w:line="590" w:before="0" w:after="0"/>
        <w:ind w:firstLineChars="200" w:startChars="0" w:start="0" w:endChars="0" w:end="0"/>
        <w:jc w:val="both"/>
        <w:rPr>
          <w:del w:id="1201" w:author="user" w:date="2019-10-22T14:49:00Z"/>
          <w:rFonts w:ascii="Times New Roman" w:hAnsi="Times New Roman" w:cs="Times New Roman"/>
          <w:szCs w:val="32"/>
        </w:rPr>
      </w:pPr>
      <w:del w:id="1200" w:author="user" w:date="2019-10-22T14:49:00Z">
        <w:r>
          <w:rPr>
            <w:rFonts w:ascii="Times New Roman" w:hAnsi="Times New Roman" w:cs="Times New Roman"/>
            <w:szCs w:val="32"/>
          </w:rPr>
          <w:delText>在水资源节约利用工作中做出显著成绩的单位和个人，各级人民政府或者水行政主管部门应当给予表彰和奖励。</w:delText>
        </w:r>
      </w:del>
    </w:p>
    <w:p>
      <w:pPr>
        <w:pStyle w:val="Normal"/>
        <w:widowControl w:val="false"/>
        <w:overflowPunct w:val="false"/>
        <w:bidi w:val="0"/>
        <w:snapToGrid w:val="false"/>
        <w:spacing w:lineRule="exact" w:line="590" w:before="0" w:after="0"/>
        <w:ind w:firstLineChars="200" w:startChars="0" w:start="0" w:endChars="0" w:end="0"/>
        <w:jc w:val="both"/>
        <w:rPr>
          <w:del w:id="1203" w:author="user" w:date="2019-10-22T14:49:00Z"/>
          <w:rFonts w:ascii="Times New Roman" w:hAnsi="Times New Roman" w:cs="Times New Roman"/>
          <w:szCs w:val="32"/>
        </w:rPr>
      </w:pPr>
      <w:del w:id="1202" w:author="user" w:date="2019-10-22T14:49:00Z">
        <w:r>
          <w:rPr>
            <w:rFonts w:ascii="Times New Roman" w:hAnsi="Times New Roman" w:cs="Times New Roman"/>
            <w:szCs w:val="32"/>
          </w:rPr>
          <w:delText>实施节约用水技术改造项目取得显著成效的，各级人民政府应当给予政策优惠和经费补助。</w:delText>
        </w:r>
      </w:del>
    </w:p>
    <w:p>
      <w:pPr>
        <w:pStyle w:val="Normal"/>
        <w:widowControl w:val="false"/>
        <w:overflowPunct w:val="false"/>
        <w:bidi w:val="0"/>
        <w:snapToGrid w:val="false"/>
        <w:spacing w:lineRule="exact" w:line="590" w:before="0" w:after="0"/>
        <w:ind w:firstLineChars="200" w:startChars="0" w:start="0" w:endChars="0" w:end="0"/>
        <w:jc w:val="both"/>
        <w:rPr>
          <w:del w:id="1205" w:author="user" w:date="2019-10-22T14:49:00Z"/>
          <w:rFonts w:ascii="Times New Roman" w:hAnsi="Times New Roman" w:cs="Times New Roman"/>
          <w:szCs w:val="32"/>
        </w:rPr>
      </w:pPr>
      <w:del w:id="1204"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207" w:author="user" w:date="2019-10-22T14:49:00Z"/>
          <w:rFonts w:ascii="Times New Roman" w:hAnsi="Times New Roman" w:eastAsia="黑体" w:cs="Times New Roman"/>
          <w:szCs w:val="32"/>
        </w:rPr>
      </w:pPr>
      <w:del w:id="1206" w:author="user" w:date="2019-10-22T14:49:00Z">
        <w:r>
          <w:rPr>
            <w:rFonts w:ascii="Times New Roman" w:hAnsi="Times New Roman" w:cs="Times New Roman" w:eastAsia="黑体"/>
            <w:szCs w:val="32"/>
          </w:rPr>
          <w:delText>第二章  水资源节约</w:delText>
        </w:r>
      </w:del>
    </w:p>
    <w:p>
      <w:pPr>
        <w:pStyle w:val="Normal"/>
        <w:widowControl w:val="false"/>
        <w:overflowPunct w:val="false"/>
        <w:bidi w:val="0"/>
        <w:snapToGrid w:val="false"/>
        <w:spacing w:lineRule="exact" w:line="590" w:before="0" w:after="0"/>
        <w:ind w:firstLineChars="200" w:startChars="0" w:start="0" w:endChars="0" w:end="0"/>
        <w:jc w:val="both"/>
        <w:rPr>
          <w:del w:id="1209" w:author="user" w:date="2019-10-22T14:49:00Z"/>
          <w:rFonts w:ascii="Times New Roman" w:hAnsi="Times New Roman" w:eastAsia="黑体" w:cs="Times New Roman"/>
          <w:szCs w:val="32"/>
        </w:rPr>
      </w:pPr>
      <w:del w:id="1208"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212" w:author="user" w:date="2019-10-22T14:49:00Z"/>
          <w:rFonts w:ascii="Times New Roman" w:hAnsi="Times New Roman" w:cs="Times New Roman"/>
          <w:szCs w:val="32"/>
        </w:rPr>
      </w:pPr>
      <w:del w:id="1210" w:author="user" w:date="2019-10-22T14:49:00Z">
        <w:r>
          <w:rPr>
            <w:rFonts w:ascii="Times New Roman" w:hAnsi="Times New Roman" w:cs="Times New Roman" w:eastAsia="黑体"/>
            <w:szCs w:val="32"/>
          </w:rPr>
          <w:delText>第九条</w:delText>
        </w:r>
      </w:del>
      <w:del w:id="1211" w:author="user" w:date="2019-10-22T14:49:00Z">
        <w:r>
          <w:rPr>
            <w:rFonts w:ascii="Times New Roman" w:hAnsi="Times New Roman" w:cs="Times New Roman"/>
            <w:szCs w:val="32"/>
          </w:rPr>
          <w:delText xml:space="preserve">  市、县级市、区发展和改革行政主管部门应当根据本行政区域取用水总量控制指标，会同水行政主管部门制定分解指标，经本级人民政府批准后实施。</w:delText>
        </w:r>
      </w:del>
    </w:p>
    <w:p>
      <w:pPr>
        <w:pStyle w:val="Normal"/>
        <w:widowControl w:val="false"/>
        <w:overflowPunct w:val="false"/>
        <w:bidi w:val="0"/>
        <w:snapToGrid w:val="false"/>
        <w:spacing w:lineRule="exact" w:line="590" w:before="0" w:after="0"/>
        <w:ind w:firstLineChars="200" w:startChars="0" w:start="0" w:endChars="0" w:end="0"/>
        <w:jc w:val="both"/>
        <w:rPr>
          <w:del w:id="1214" w:author="user" w:date="2019-10-22T14:49:00Z"/>
          <w:rFonts w:ascii="Times New Roman" w:hAnsi="Times New Roman" w:cs="Times New Roman"/>
          <w:szCs w:val="32"/>
        </w:rPr>
      </w:pPr>
      <w:del w:id="1213" w:author="user" w:date="2019-10-22T14:49:00Z">
        <w:r>
          <w:rPr>
            <w:rFonts w:ascii="Times New Roman" w:hAnsi="Times New Roman" w:cs="Times New Roman"/>
            <w:szCs w:val="32"/>
          </w:rPr>
          <w:delText>水行政主管部门根据取用水总量控制指标，核定年度取用水计划并下达至取用水户。</w:delText>
        </w:r>
      </w:del>
    </w:p>
    <w:p>
      <w:pPr>
        <w:pStyle w:val="Normal"/>
        <w:widowControl w:val="false"/>
        <w:overflowPunct w:val="false"/>
        <w:bidi w:val="0"/>
        <w:snapToGrid w:val="false"/>
        <w:spacing w:lineRule="exact" w:line="590" w:before="0" w:after="0"/>
        <w:ind w:firstLineChars="200" w:startChars="0" w:start="0" w:endChars="0" w:end="0"/>
        <w:jc w:val="both"/>
        <w:rPr>
          <w:del w:id="1217" w:author="user" w:date="2019-10-22T14:49:00Z"/>
          <w:rFonts w:ascii="Times New Roman" w:hAnsi="Times New Roman" w:cs="Times New Roman"/>
          <w:szCs w:val="32"/>
        </w:rPr>
      </w:pPr>
      <w:del w:id="1215" w:author="user" w:date="2019-10-22T14:49:00Z">
        <w:r>
          <w:rPr>
            <w:rFonts w:ascii="Times New Roman" w:hAnsi="Times New Roman" w:cs="Times New Roman" w:eastAsia="黑体"/>
            <w:szCs w:val="32"/>
          </w:rPr>
          <w:delText>第十条</w:delText>
        </w:r>
      </w:del>
      <w:del w:id="1216" w:author="user" w:date="2019-10-22T14:49:00Z">
        <w:r>
          <w:rPr>
            <w:rFonts w:ascii="Times New Roman" w:hAnsi="Times New Roman" w:cs="Times New Roman"/>
            <w:szCs w:val="32"/>
          </w:rPr>
          <w:delText xml:space="preserve">  直接从江河、湖泊、水库或者地下取用水资源的取用水户，应当按照规定到水行政主管部门办理取水许可手续，经批准后方可取用水，并缴纳水资源费。但法律、法规规定用于家庭生活少量取水等不需要办理取水许可的情形除外。</w:delText>
        </w:r>
      </w:del>
    </w:p>
    <w:p>
      <w:pPr>
        <w:pStyle w:val="Normal"/>
        <w:widowControl w:val="false"/>
        <w:overflowPunct w:val="false"/>
        <w:bidi w:val="0"/>
        <w:snapToGrid w:val="false"/>
        <w:spacing w:lineRule="exact" w:line="590" w:before="0" w:after="0"/>
        <w:ind w:firstLineChars="200" w:startChars="0" w:start="0" w:endChars="0" w:end="0"/>
        <w:jc w:val="both"/>
        <w:rPr>
          <w:del w:id="1219" w:author="user" w:date="2019-10-22T14:49:00Z"/>
          <w:rFonts w:ascii="Times New Roman" w:hAnsi="Times New Roman" w:cs="Times New Roman"/>
          <w:szCs w:val="32"/>
        </w:rPr>
      </w:pPr>
      <w:del w:id="1218" w:author="user" w:date="2019-10-22T14:49:00Z">
        <w:r>
          <w:rPr>
            <w:rFonts w:ascii="Times New Roman" w:hAnsi="Times New Roman" w:cs="Times New Roman"/>
            <w:szCs w:val="32"/>
          </w:rPr>
          <w:delText>水行政主管部门应当依照法定程序办理取水许可，自受理取水许可申请之日起二十个工作日内作出决定。</w:delText>
        </w:r>
      </w:del>
    </w:p>
    <w:p>
      <w:pPr>
        <w:pStyle w:val="Normal"/>
        <w:widowControl w:val="false"/>
        <w:overflowPunct w:val="false"/>
        <w:bidi w:val="0"/>
        <w:snapToGrid w:val="false"/>
        <w:spacing w:lineRule="exact" w:line="590" w:before="0" w:after="0"/>
        <w:ind w:firstLineChars="200" w:startChars="0" w:start="0" w:endChars="0" w:end="0"/>
        <w:jc w:val="both"/>
        <w:rPr>
          <w:del w:id="1221" w:author="user" w:date="2019-10-22T14:49:00Z"/>
          <w:rFonts w:ascii="Times New Roman" w:hAnsi="Times New Roman" w:cs="Times New Roman"/>
          <w:szCs w:val="32"/>
        </w:rPr>
      </w:pPr>
      <w:del w:id="1220" w:author="user" w:date="2019-10-22T14:49:00Z">
        <w:r>
          <w:rPr>
            <w:rFonts w:ascii="Times New Roman" w:hAnsi="Times New Roman" w:cs="Times New Roman"/>
            <w:szCs w:val="32"/>
          </w:rPr>
          <w:delText>取用水总量已达到或者超过控制指标的地区，应当暂停审批建设项目新增取用水量。</w:delText>
        </w:r>
      </w:del>
    </w:p>
    <w:p>
      <w:pPr>
        <w:pStyle w:val="Normal"/>
        <w:widowControl w:val="false"/>
        <w:overflowPunct w:val="false"/>
        <w:bidi w:val="0"/>
        <w:snapToGrid w:val="false"/>
        <w:spacing w:lineRule="exact" w:line="590" w:before="0" w:after="0"/>
        <w:ind w:firstLineChars="200" w:startChars="0" w:start="0" w:endChars="0" w:end="0"/>
        <w:jc w:val="both"/>
        <w:rPr>
          <w:del w:id="1223" w:author="user" w:date="2019-10-22T14:49:00Z"/>
          <w:rFonts w:ascii="Times New Roman" w:hAnsi="Times New Roman" w:cs="Times New Roman"/>
          <w:szCs w:val="32"/>
        </w:rPr>
      </w:pPr>
      <w:del w:id="1222" w:author="user" w:date="2019-10-22T14:49:00Z">
        <w:r>
          <w:rPr>
            <w:rFonts w:ascii="Times New Roman" w:hAnsi="Times New Roman" w:cs="Times New Roman"/>
            <w:szCs w:val="32"/>
          </w:rPr>
          <w:delText>取用水总量接近控制指标的地区，应当限制审批建设项目新增取用水量。</w:delText>
        </w:r>
      </w:del>
    </w:p>
    <w:p>
      <w:pPr>
        <w:pStyle w:val="Normal"/>
        <w:widowControl w:val="false"/>
        <w:overflowPunct w:val="false"/>
        <w:bidi w:val="0"/>
        <w:snapToGrid w:val="false"/>
        <w:spacing w:lineRule="exact" w:line="590" w:before="0" w:after="0"/>
        <w:ind w:firstLineChars="200" w:startChars="0" w:start="0" w:endChars="0" w:end="0"/>
        <w:jc w:val="both"/>
        <w:rPr>
          <w:del w:id="1226" w:author="user" w:date="2019-10-22T14:49:00Z"/>
          <w:rFonts w:ascii="Times New Roman" w:hAnsi="Times New Roman" w:cs="Times New Roman"/>
          <w:szCs w:val="32"/>
        </w:rPr>
      </w:pPr>
      <w:del w:id="1224" w:author="user" w:date="2019-10-22T14:49:00Z">
        <w:r>
          <w:rPr>
            <w:rFonts w:ascii="Times New Roman" w:hAnsi="Times New Roman" w:cs="Times New Roman" w:eastAsia="黑体"/>
            <w:szCs w:val="32"/>
          </w:rPr>
          <w:delText>第十一条</w:delText>
        </w:r>
      </w:del>
      <w:del w:id="1225" w:author="user" w:date="2019-10-22T14:49:00Z">
        <w:r>
          <w:rPr>
            <w:rFonts w:ascii="Times New Roman" w:hAnsi="Times New Roman" w:cs="Times New Roman"/>
            <w:szCs w:val="32"/>
          </w:rPr>
          <w:delText xml:space="preserve">  取用水户应当严格按照下达的取用水计划取用水。如因特殊原因确需增加取用水量的，应当向下达取用水计划的水行政主管部门提出申请，经批准后方可增加取用水量。</w:delText>
        </w:r>
      </w:del>
    </w:p>
    <w:p>
      <w:pPr>
        <w:pStyle w:val="Normal"/>
        <w:widowControl w:val="false"/>
        <w:overflowPunct w:val="false"/>
        <w:bidi w:val="0"/>
        <w:snapToGrid w:val="false"/>
        <w:spacing w:lineRule="exact" w:line="590" w:before="0" w:after="0"/>
        <w:ind w:firstLineChars="200" w:startChars="0" w:start="0" w:endChars="0" w:end="0"/>
        <w:jc w:val="both"/>
        <w:rPr>
          <w:del w:id="1228" w:author="user" w:date="2019-10-22T14:49:00Z"/>
          <w:rFonts w:ascii="Times New Roman" w:hAnsi="Times New Roman" w:cs="Times New Roman"/>
          <w:szCs w:val="32"/>
        </w:rPr>
      </w:pPr>
      <w:del w:id="1227" w:author="user" w:date="2019-10-22T14:49:00Z">
        <w:r>
          <w:rPr>
            <w:rFonts w:ascii="Times New Roman" w:hAnsi="Times New Roman" w:cs="Times New Roman"/>
            <w:szCs w:val="32"/>
          </w:rPr>
          <w:delText>取用水户的取用水量可能超出取用水计划时，水行政主管部门应当给予预警提示；超计划取用水的，对超计划取用水部分，按照规定加收水资源费。</w:delText>
        </w:r>
      </w:del>
    </w:p>
    <w:p>
      <w:pPr>
        <w:pStyle w:val="Normal"/>
        <w:widowControl w:val="false"/>
        <w:overflowPunct w:val="false"/>
        <w:bidi w:val="0"/>
        <w:snapToGrid w:val="false"/>
        <w:spacing w:lineRule="exact" w:line="590" w:before="0" w:after="0"/>
        <w:ind w:firstLineChars="200" w:startChars="0" w:start="0" w:endChars="0" w:end="0"/>
        <w:jc w:val="both"/>
        <w:rPr>
          <w:del w:id="1231" w:author="user" w:date="2019-10-22T14:49:00Z"/>
          <w:rFonts w:ascii="Times New Roman" w:hAnsi="Times New Roman" w:cs="Times New Roman"/>
          <w:szCs w:val="32"/>
        </w:rPr>
      </w:pPr>
      <w:del w:id="1229" w:author="user" w:date="2019-10-22T14:49:00Z">
        <w:r>
          <w:rPr>
            <w:rFonts w:ascii="Times New Roman" w:hAnsi="Times New Roman" w:cs="Times New Roman" w:eastAsia="黑体"/>
            <w:szCs w:val="32"/>
          </w:rPr>
          <w:delText>第十二条</w:delText>
        </w:r>
      </w:del>
      <w:del w:id="1230" w:author="user" w:date="2019-10-22T14:49:00Z">
        <w:r>
          <w:rPr>
            <w:rFonts w:ascii="Times New Roman" w:hAnsi="Times New Roman" w:cs="Times New Roman"/>
            <w:szCs w:val="32"/>
          </w:rPr>
          <w:delText xml:space="preserve">  水资源费的征收和使用应当按照国家、省有关规定执行，不得截留、挪用。</w:delText>
        </w:r>
      </w:del>
    </w:p>
    <w:p>
      <w:pPr>
        <w:pStyle w:val="Normal"/>
        <w:widowControl w:val="false"/>
        <w:overflowPunct w:val="false"/>
        <w:bidi w:val="0"/>
        <w:snapToGrid w:val="false"/>
        <w:spacing w:lineRule="exact" w:line="590" w:before="0" w:after="0"/>
        <w:ind w:firstLineChars="200" w:startChars="0" w:start="0" w:endChars="0" w:end="0"/>
        <w:jc w:val="both"/>
        <w:rPr>
          <w:del w:id="1235" w:author="user" w:date="2019-10-22T14:49:00Z"/>
          <w:rFonts w:ascii="Times New Roman" w:hAnsi="Times New Roman" w:cs="Times New Roman"/>
          <w:spacing w:val="-6"/>
          <w:szCs w:val="32"/>
        </w:rPr>
      </w:pPr>
      <w:del w:id="1232" w:author="user" w:date="2019-10-22T14:49:00Z">
        <w:r>
          <w:rPr>
            <w:rFonts w:ascii="Times New Roman" w:hAnsi="Times New Roman" w:cs="Times New Roman" w:eastAsia="黑体"/>
            <w:szCs w:val="32"/>
          </w:rPr>
          <w:delText>第十三条</w:delText>
        </w:r>
      </w:del>
      <w:del w:id="1233" w:author="user" w:date="2019-10-22T14:49:00Z">
        <w:r>
          <w:rPr>
            <w:rFonts w:ascii="Times New Roman" w:hAnsi="Times New Roman" w:cs="Times New Roman"/>
            <w:szCs w:val="32"/>
          </w:rPr>
          <w:delText xml:space="preserve"> </w:delText>
        </w:r>
      </w:del>
      <w:del w:id="1234" w:author="user" w:date="2019-10-22T14:49:00Z">
        <w:r>
          <w:rPr>
            <w:rFonts w:ascii="Times New Roman" w:hAnsi="Times New Roman" w:cs="Times New Roman"/>
            <w:spacing w:val="-6"/>
            <w:szCs w:val="32"/>
          </w:rPr>
          <w:delText xml:space="preserve"> 新建、改建、扩建建设项目需要申请或者重新申请取水许可的，建设单位应当依法进行水资源论证。</w:delText>
        </w:r>
      </w:del>
    </w:p>
    <w:p>
      <w:pPr>
        <w:pStyle w:val="Normal"/>
        <w:widowControl w:val="false"/>
        <w:overflowPunct w:val="false"/>
        <w:bidi w:val="0"/>
        <w:snapToGrid w:val="false"/>
        <w:spacing w:lineRule="exact" w:line="590" w:before="0" w:after="0"/>
        <w:ind w:firstLineChars="200" w:startChars="0" w:start="0" w:endChars="0" w:end="0"/>
        <w:jc w:val="both"/>
        <w:rPr>
          <w:del w:id="1238" w:author="user" w:date="2019-10-22T14:49:00Z"/>
          <w:rFonts w:ascii="Times New Roman" w:hAnsi="Times New Roman" w:cs="Times New Roman"/>
          <w:szCs w:val="32"/>
        </w:rPr>
      </w:pPr>
      <w:del w:id="1236" w:author="user" w:date="2019-10-22T14:49:00Z">
        <w:r>
          <w:rPr>
            <w:rFonts w:ascii="Times New Roman" w:hAnsi="Times New Roman" w:cs="Times New Roman" w:eastAsia="黑体"/>
            <w:szCs w:val="32"/>
          </w:rPr>
          <w:delText xml:space="preserve">第十四条 </w:delText>
        </w:r>
      </w:del>
      <w:del w:id="1237" w:author="user" w:date="2019-10-22T14:49:00Z">
        <w:r>
          <w:rPr>
            <w:rFonts w:ascii="Times New Roman" w:hAnsi="Times New Roman" w:cs="Times New Roman"/>
            <w:szCs w:val="32"/>
          </w:rPr>
          <w:delText xml:space="preserve"> 新建、改建、扩建建设项目需要取用水的，建设单位应当制定节水方案，通过节水评估，配套建设节水设施。</w:delText>
        </w:r>
      </w:del>
    </w:p>
    <w:p>
      <w:pPr>
        <w:pStyle w:val="Normal"/>
        <w:widowControl w:val="false"/>
        <w:overflowPunct w:val="false"/>
        <w:bidi w:val="0"/>
        <w:snapToGrid w:val="false"/>
        <w:spacing w:lineRule="exact" w:line="590" w:before="0" w:after="0"/>
        <w:ind w:firstLineChars="200" w:startChars="0" w:start="0" w:endChars="0" w:end="0"/>
        <w:jc w:val="both"/>
        <w:rPr>
          <w:del w:id="1240" w:author="user" w:date="2019-10-22T14:49:00Z"/>
          <w:rFonts w:ascii="Times New Roman" w:hAnsi="Times New Roman" w:cs="Times New Roman"/>
          <w:spacing w:val="-6"/>
          <w:szCs w:val="32"/>
        </w:rPr>
      </w:pPr>
      <w:del w:id="1239" w:author="user" w:date="2019-10-22T14:49:00Z">
        <w:r>
          <w:rPr>
            <w:rFonts w:ascii="Times New Roman" w:hAnsi="Times New Roman" w:cs="Times New Roman"/>
            <w:spacing w:val="-6"/>
            <w:szCs w:val="32"/>
          </w:rPr>
          <w:delText>节水设施应当与主体工程同时设计、同时施工、同时投入使用。</w:delText>
        </w:r>
      </w:del>
    </w:p>
    <w:p>
      <w:pPr>
        <w:pStyle w:val="Normal"/>
        <w:widowControl w:val="false"/>
        <w:overflowPunct w:val="false"/>
        <w:bidi w:val="0"/>
        <w:snapToGrid w:val="false"/>
        <w:spacing w:lineRule="exact" w:line="590" w:before="0" w:after="0"/>
        <w:ind w:firstLineChars="200" w:startChars="0" w:start="0" w:endChars="0" w:end="0"/>
        <w:jc w:val="both"/>
        <w:rPr>
          <w:del w:id="1242" w:author="user" w:date="2019-10-22T14:49:00Z"/>
          <w:rFonts w:ascii="Times New Roman" w:hAnsi="Times New Roman" w:cs="Times New Roman"/>
          <w:szCs w:val="32"/>
        </w:rPr>
      </w:pPr>
      <w:del w:id="1241" w:author="user" w:date="2019-10-22T14:49:00Z">
        <w:r>
          <w:rPr>
            <w:rFonts w:ascii="Times New Roman" w:hAnsi="Times New Roman" w:cs="Times New Roman"/>
            <w:szCs w:val="32"/>
          </w:rPr>
          <w:delText>配套建设节水设施的建设项目，建设单位组织竣工验收时，应当通知水行政主管部门参加。节水设施没有建成或者没有达到国家规定标准的，不得投入使用。</w:delText>
        </w:r>
      </w:del>
    </w:p>
    <w:p>
      <w:pPr>
        <w:pStyle w:val="Normal"/>
        <w:widowControl w:val="false"/>
        <w:overflowPunct w:val="false"/>
        <w:bidi w:val="0"/>
        <w:snapToGrid w:val="false"/>
        <w:spacing w:lineRule="exact" w:line="590" w:before="0" w:after="0"/>
        <w:ind w:firstLineChars="200" w:startChars="0" w:start="0" w:endChars="0" w:end="0"/>
        <w:jc w:val="both"/>
        <w:rPr>
          <w:del w:id="1245" w:author="user" w:date="2019-10-22T14:49:00Z"/>
          <w:rFonts w:ascii="Times New Roman" w:hAnsi="Times New Roman" w:cs="Times New Roman"/>
          <w:szCs w:val="32"/>
        </w:rPr>
      </w:pPr>
      <w:del w:id="1243" w:author="user" w:date="2019-10-22T14:49:00Z">
        <w:r>
          <w:rPr>
            <w:rFonts w:ascii="Times New Roman" w:hAnsi="Times New Roman" w:cs="Times New Roman" w:eastAsia="黑体"/>
            <w:szCs w:val="32"/>
          </w:rPr>
          <w:delText>第十五条</w:delText>
        </w:r>
      </w:del>
      <w:del w:id="1244" w:author="user" w:date="2019-10-22T14:49:00Z">
        <w:r>
          <w:rPr>
            <w:rFonts w:ascii="Times New Roman" w:hAnsi="Times New Roman" w:cs="Times New Roman"/>
            <w:szCs w:val="32"/>
          </w:rPr>
          <w:delText xml:space="preserve">  已建的建设项目，其用水工艺、设备以及器具不符合节约用水要求的，应当在水行政主管部门或者供水行政主管部门规定的期限内完成节约用水技术改造。</w:delText>
        </w:r>
      </w:del>
    </w:p>
    <w:p>
      <w:pPr>
        <w:pStyle w:val="Normal"/>
        <w:widowControl w:val="false"/>
        <w:overflowPunct w:val="false"/>
        <w:bidi w:val="0"/>
        <w:snapToGrid w:val="false"/>
        <w:spacing w:lineRule="exact" w:line="590" w:before="0" w:after="0"/>
        <w:ind w:firstLineChars="200" w:startChars="0" w:start="0" w:endChars="0" w:end="0"/>
        <w:jc w:val="both"/>
        <w:rPr>
          <w:del w:id="1249" w:author="user" w:date="2019-10-22T14:49:00Z"/>
          <w:rFonts w:ascii="Times New Roman" w:hAnsi="Times New Roman" w:cs="Times New Roman"/>
          <w:szCs w:val="32"/>
        </w:rPr>
      </w:pPr>
      <w:del w:id="1246" w:author="user" w:date="2019-10-22T14:49:00Z">
        <w:r>
          <w:rPr>
            <w:rFonts w:ascii="Times New Roman" w:hAnsi="Times New Roman" w:cs="Times New Roman" w:eastAsia="黑体"/>
            <w:szCs w:val="32"/>
          </w:rPr>
          <w:delText>第十六条</w:delText>
        </w:r>
      </w:del>
      <w:del w:id="1247" w:author="user" w:date="2019-10-22T14:49:00Z">
        <w:r>
          <w:rPr>
            <w:rFonts w:ascii="Times New Roman" w:hAnsi="Times New Roman" w:cs="Times New Roman"/>
            <w:szCs w:val="32"/>
          </w:rPr>
          <w:delText xml:space="preserve">  取用水户应当建立健全取用水记录和取用水统</w:delText>
        </w:r>
      </w:del>
      <w:del w:id="1248" w:author="user" w:date="2019-10-22T14:49:00Z">
        <w:r>
          <w:rPr>
            <w:rFonts w:ascii="Times New Roman" w:hAnsi="Times New Roman" w:cs="Times New Roman"/>
            <w:spacing w:val="-6"/>
            <w:szCs w:val="32"/>
          </w:rPr>
          <w:delText>计分析等节约用水管理制度，加强用水设施、设备的日常维护管理。</w:delText>
        </w:r>
      </w:del>
    </w:p>
    <w:p>
      <w:pPr>
        <w:pStyle w:val="Normal"/>
        <w:widowControl w:val="false"/>
        <w:overflowPunct w:val="false"/>
        <w:bidi w:val="0"/>
        <w:snapToGrid w:val="false"/>
        <w:spacing w:lineRule="exact" w:line="590" w:before="0" w:after="0"/>
        <w:ind w:firstLineChars="200" w:startChars="0" w:start="0" w:endChars="0" w:end="0"/>
        <w:jc w:val="both"/>
        <w:rPr>
          <w:del w:id="1251" w:author="user" w:date="2019-10-22T14:49:00Z"/>
          <w:rFonts w:ascii="Times New Roman" w:hAnsi="Times New Roman" w:cs="Times New Roman"/>
          <w:szCs w:val="32"/>
        </w:rPr>
      </w:pPr>
      <w:del w:id="1250" w:author="user" w:date="2019-10-22T14:49:00Z">
        <w:r>
          <w:rPr>
            <w:rFonts w:ascii="Times New Roman" w:hAnsi="Times New Roman" w:cs="Times New Roman"/>
            <w:szCs w:val="32"/>
          </w:rPr>
          <w:delText>取用水户不得擅自停止使用节水设施、设备。</w:delText>
        </w:r>
      </w:del>
    </w:p>
    <w:p>
      <w:pPr>
        <w:pStyle w:val="Normal"/>
        <w:widowControl w:val="false"/>
        <w:overflowPunct w:val="false"/>
        <w:bidi w:val="0"/>
        <w:snapToGrid w:val="false"/>
        <w:spacing w:lineRule="exact" w:line="590" w:before="0" w:after="0"/>
        <w:ind w:firstLineChars="200" w:startChars="0" w:start="0" w:endChars="0" w:end="0"/>
        <w:jc w:val="both"/>
        <w:rPr>
          <w:del w:id="1254" w:author="user" w:date="2019-10-22T14:49:00Z"/>
          <w:rFonts w:ascii="Times New Roman" w:hAnsi="Times New Roman" w:cs="Times New Roman"/>
          <w:szCs w:val="32"/>
        </w:rPr>
      </w:pPr>
      <w:del w:id="1252" w:author="user" w:date="2019-10-22T14:49:00Z">
        <w:r>
          <w:rPr>
            <w:rFonts w:ascii="Times New Roman" w:hAnsi="Times New Roman" w:cs="Times New Roman" w:eastAsia="黑体"/>
            <w:szCs w:val="32"/>
          </w:rPr>
          <w:delText>第十七条</w:delText>
        </w:r>
      </w:del>
      <w:del w:id="1253" w:author="user" w:date="2019-10-22T14:49:00Z">
        <w:r>
          <w:rPr>
            <w:rFonts w:ascii="Times New Roman" w:hAnsi="Times New Roman" w:cs="Times New Roman"/>
            <w:szCs w:val="32"/>
          </w:rPr>
          <w:delText xml:space="preserve">  供水企业应当制定和实施公共供水管网改造计划，加强公共供水管网的改造、检查、维护，减少水的漏失，管网漏损率和水厂生产自用水比率应当符合国家或者行业标准。</w:delText>
        </w:r>
      </w:del>
    </w:p>
    <w:p>
      <w:pPr>
        <w:pStyle w:val="Normal"/>
        <w:widowControl w:val="false"/>
        <w:overflowPunct w:val="false"/>
        <w:bidi w:val="0"/>
        <w:snapToGrid w:val="false"/>
        <w:spacing w:lineRule="exact" w:line="590" w:before="0" w:after="0"/>
        <w:ind w:firstLineChars="200" w:startChars="0" w:start="0" w:endChars="0" w:end="0"/>
        <w:jc w:val="both"/>
        <w:rPr>
          <w:del w:id="1257" w:author="user" w:date="2019-10-22T14:49:00Z"/>
          <w:rFonts w:ascii="Times New Roman" w:hAnsi="Times New Roman" w:cs="Times New Roman"/>
          <w:szCs w:val="32"/>
        </w:rPr>
      </w:pPr>
      <w:del w:id="1255" w:author="user" w:date="2019-10-22T14:49:00Z">
        <w:r>
          <w:rPr>
            <w:rFonts w:ascii="Times New Roman" w:hAnsi="Times New Roman" w:cs="Times New Roman" w:eastAsia="黑体"/>
            <w:szCs w:val="32"/>
          </w:rPr>
          <w:delText xml:space="preserve">第十八条 </w:delText>
        </w:r>
      </w:del>
      <w:del w:id="1256" w:author="user" w:date="2019-10-22T14:49:00Z">
        <w:r>
          <w:rPr>
            <w:rFonts w:ascii="Times New Roman" w:hAnsi="Times New Roman" w:cs="Times New Roman"/>
            <w:szCs w:val="32"/>
          </w:rPr>
          <w:delText xml:space="preserve"> 以水为主要原料生产饮料、饮用水等产品的企业，应当采用节水生产工艺、技术和设备，原料水的利用率不得低于国家有关标准。</w:delText>
        </w:r>
      </w:del>
    </w:p>
    <w:p>
      <w:pPr>
        <w:pStyle w:val="Normal"/>
        <w:widowControl w:val="false"/>
        <w:overflowPunct w:val="false"/>
        <w:bidi w:val="0"/>
        <w:snapToGrid w:val="false"/>
        <w:spacing w:lineRule="exact" w:line="590" w:before="0" w:after="0"/>
        <w:ind w:firstLineChars="200" w:startChars="0" w:start="0" w:endChars="0" w:end="0"/>
        <w:jc w:val="both"/>
        <w:rPr>
          <w:del w:id="1260" w:author="user" w:date="2019-10-22T14:49:00Z"/>
          <w:rFonts w:ascii="Times New Roman" w:hAnsi="Times New Roman" w:cs="Times New Roman"/>
          <w:szCs w:val="32"/>
        </w:rPr>
      </w:pPr>
      <w:del w:id="1258" w:author="user" w:date="2019-10-22T14:49:00Z">
        <w:r>
          <w:rPr>
            <w:rFonts w:ascii="Times New Roman" w:hAnsi="Times New Roman" w:cs="Times New Roman" w:eastAsia="黑体"/>
            <w:szCs w:val="32"/>
          </w:rPr>
          <w:delText xml:space="preserve">第十九条 </w:delText>
        </w:r>
      </w:del>
      <w:del w:id="1259" w:author="user" w:date="2019-10-22T14:49:00Z">
        <w:r>
          <w:rPr>
            <w:rFonts w:ascii="Times New Roman" w:hAnsi="Times New Roman" w:cs="Times New Roman"/>
            <w:szCs w:val="32"/>
          </w:rPr>
          <w:delText xml:space="preserve"> 从事餐饮、洗浴、游泳、住宿等服务的，应当采用节水设施、设备。</w:delText>
        </w:r>
      </w:del>
    </w:p>
    <w:p>
      <w:pPr>
        <w:pStyle w:val="Normal"/>
        <w:widowControl w:val="false"/>
        <w:overflowPunct w:val="false"/>
        <w:bidi w:val="0"/>
        <w:snapToGrid w:val="false"/>
        <w:spacing w:lineRule="exact" w:line="590" w:before="0" w:after="0"/>
        <w:ind w:firstLineChars="200" w:startChars="0" w:start="0" w:endChars="0" w:end="0"/>
        <w:jc w:val="both"/>
        <w:rPr>
          <w:del w:id="1262" w:author="user" w:date="2019-10-22T14:49:00Z"/>
          <w:rFonts w:ascii="Times New Roman" w:hAnsi="Times New Roman" w:cs="Times New Roman"/>
          <w:szCs w:val="32"/>
        </w:rPr>
      </w:pPr>
      <w:del w:id="1261" w:author="user" w:date="2019-10-22T14:49:00Z">
        <w:r>
          <w:rPr>
            <w:rFonts w:ascii="Times New Roman" w:hAnsi="Times New Roman" w:cs="Times New Roman"/>
            <w:szCs w:val="32"/>
          </w:rPr>
          <w:delText>从事洗车业务的，应当采用低耗水洗车技术；日用水量在一百立方米以上的，应当建设循环用水设施。</w:delText>
        </w:r>
      </w:del>
    </w:p>
    <w:p>
      <w:pPr>
        <w:pStyle w:val="Normal"/>
        <w:widowControl w:val="false"/>
        <w:overflowPunct w:val="false"/>
        <w:bidi w:val="0"/>
        <w:snapToGrid w:val="false"/>
        <w:spacing w:lineRule="exact" w:line="590" w:before="0" w:after="0"/>
        <w:ind w:firstLineChars="200" w:startChars="0" w:start="0" w:endChars="0" w:end="0"/>
        <w:jc w:val="both"/>
        <w:rPr>
          <w:del w:id="1265" w:author="user" w:date="2019-10-22T14:49:00Z"/>
          <w:rFonts w:ascii="Times New Roman" w:hAnsi="Times New Roman" w:cs="Times New Roman"/>
          <w:szCs w:val="32"/>
        </w:rPr>
      </w:pPr>
      <w:del w:id="1263" w:author="user" w:date="2019-10-22T14:49:00Z">
        <w:r>
          <w:rPr>
            <w:rFonts w:ascii="Times New Roman" w:hAnsi="Times New Roman" w:cs="Times New Roman" w:eastAsia="黑体"/>
            <w:szCs w:val="32"/>
          </w:rPr>
          <w:delText>第二十条</w:delText>
        </w:r>
      </w:del>
      <w:del w:id="1264" w:author="user" w:date="2019-10-22T14:49:00Z">
        <w:r>
          <w:rPr>
            <w:rFonts w:ascii="Times New Roman" w:hAnsi="Times New Roman" w:cs="Times New Roman"/>
            <w:szCs w:val="32"/>
          </w:rPr>
          <w:delText xml:space="preserve">  各级人民政府应当健全基层水利服务和节水技术推广体系，鼓励、支持发明和采用先进的节约用水技术和设备，提高水资源利用率。</w:delText>
        </w:r>
      </w:del>
    </w:p>
    <w:p>
      <w:pPr>
        <w:pStyle w:val="Normal"/>
        <w:widowControl w:val="false"/>
        <w:overflowPunct w:val="false"/>
        <w:bidi w:val="0"/>
        <w:snapToGrid w:val="false"/>
        <w:spacing w:lineRule="exact" w:line="590" w:before="0" w:after="0"/>
        <w:ind w:firstLineChars="200" w:startChars="0" w:start="0" w:endChars="0" w:end="0"/>
        <w:jc w:val="both"/>
        <w:rPr>
          <w:del w:id="1267" w:author="user" w:date="2019-10-22T14:49:00Z"/>
          <w:rFonts w:ascii="Times New Roman" w:hAnsi="Times New Roman" w:cs="Times New Roman"/>
          <w:szCs w:val="32"/>
        </w:rPr>
      </w:pPr>
      <w:del w:id="1266" w:author="user" w:date="2019-10-22T14:49:00Z">
        <w:r>
          <w:rPr>
            <w:rFonts w:ascii="Times New Roman" w:hAnsi="Times New Roman" w:cs="Times New Roman"/>
            <w:szCs w:val="32"/>
          </w:rPr>
          <w:delText>大力推广现代农业节水灌溉技术，加强灌区节水设施更新改造。鼓励运用农业节水灌溉新技术、新工艺、新材料，扶持建立现代节水农业示范区。</w:delText>
        </w:r>
      </w:del>
    </w:p>
    <w:p>
      <w:pPr>
        <w:pStyle w:val="Normal"/>
        <w:widowControl w:val="false"/>
        <w:overflowPunct w:val="false"/>
        <w:bidi w:val="0"/>
        <w:snapToGrid w:val="false"/>
        <w:spacing w:lineRule="exact" w:line="590" w:before="0" w:after="0"/>
        <w:ind w:firstLineChars="200" w:startChars="0" w:start="0" w:endChars="0" w:end="0"/>
        <w:jc w:val="both"/>
        <w:rPr>
          <w:del w:id="1271" w:author="user" w:date="2019-10-22T14:49:00Z"/>
          <w:rFonts w:ascii="Times New Roman" w:hAnsi="Times New Roman" w:cs="Times New Roman"/>
          <w:szCs w:val="32"/>
        </w:rPr>
      </w:pPr>
      <w:del w:id="1268" w:author="user" w:date="2019-10-22T14:49:00Z">
        <w:r>
          <w:rPr>
            <w:rFonts w:ascii="Times New Roman" w:hAnsi="Times New Roman" w:cs="Times New Roman" w:eastAsia="黑体"/>
            <w:szCs w:val="32"/>
          </w:rPr>
          <w:delText>第二十一条</w:delText>
        </w:r>
      </w:del>
      <w:del w:id="1269" w:author="user" w:date="2019-10-22T14:49:00Z">
        <w:r>
          <w:rPr>
            <w:rFonts w:ascii="Times New Roman" w:hAnsi="Times New Roman" w:cs="Times New Roman"/>
            <w:szCs w:val="32"/>
          </w:rPr>
          <w:delText xml:space="preserve">  禁止生产、销售或者在生产经营中使用国家明</w:delText>
        </w:r>
      </w:del>
      <w:del w:id="1270" w:author="user" w:date="2019-10-22T14:49:00Z">
        <w:r>
          <w:rPr>
            <w:rFonts w:ascii="Times New Roman" w:hAnsi="Times New Roman" w:cs="Times New Roman"/>
            <w:spacing w:val="-6"/>
            <w:szCs w:val="32"/>
          </w:rPr>
          <w:delText>令淘汰的耗水量高的工艺、设备、产品以及不符合节水标准的器具。</w:delText>
        </w:r>
      </w:del>
    </w:p>
    <w:p>
      <w:pPr>
        <w:pStyle w:val="Normal"/>
        <w:widowControl w:val="false"/>
        <w:overflowPunct w:val="false"/>
        <w:bidi w:val="0"/>
        <w:snapToGrid w:val="false"/>
        <w:spacing w:lineRule="exact" w:line="590" w:before="0" w:after="0"/>
        <w:ind w:firstLineChars="200" w:startChars="0" w:start="0" w:endChars="0" w:end="0"/>
        <w:jc w:val="both"/>
        <w:rPr>
          <w:del w:id="1274" w:author="user" w:date="2019-10-22T14:49:00Z"/>
          <w:rFonts w:ascii="Times New Roman" w:hAnsi="Times New Roman" w:cs="Times New Roman"/>
          <w:szCs w:val="32"/>
        </w:rPr>
      </w:pPr>
      <w:del w:id="1272" w:author="user" w:date="2019-10-22T14:49:00Z">
        <w:r>
          <w:rPr>
            <w:rFonts w:ascii="Times New Roman" w:hAnsi="Times New Roman" w:cs="Times New Roman" w:eastAsia="黑体"/>
            <w:szCs w:val="32"/>
          </w:rPr>
          <w:delText xml:space="preserve">第二十二条 </w:delText>
        </w:r>
      </w:del>
      <w:del w:id="1273" w:author="user" w:date="2019-10-22T14:49:00Z">
        <w:r>
          <w:rPr>
            <w:rFonts w:ascii="Times New Roman" w:hAnsi="Times New Roman" w:cs="Times New Roman"/>
            <w:szCs w:val="32"/>
          </w:rPr>
          <w:delText xml:space="preserve"> 各级人民政府应当调整、优化经济结构和产业布局，严格控制、改造提升高耗水的工业项目。</w:delText>
        </w:r>
      </w:del>
    </w:p>
    <w:p>
      <w:pPr>
        <w:pStyle w:val="Normal"/>
        <w:widowControl w:val="false"/>
        <w:overflowPunct w:val="false"/>
        <w:bidi w:val="0"/>
        <w:snapToGrid w:val="false"/>
        <w:spacing w:lineRule="exact" w:line="590" w:before="0" w:after="0"/>
        <w:ind w:firstLineChars="200" w:startChars="0" w:start="0" w:endChars="0" w:end="0"/>
        <w:jc w:val="both"/>
        <w:rPr>
          <w:del w:id="1276" w:author="user" w:date="2019-10-22T14:49:00Z"/>
          <w:rFonts w:ascii="Times New Roman" w:hAnsi="Times New Roman" w:cs="Times New Roman"/>
          <w:szCs w:val="32"/>
        </w:rPr>
      </w:pPr>
      <w:del w:id="1275" w:author="user" w:date="2019-10-22T14:49:00Z">
        <w:r>
          <w:rPr>
            <w:rFonts w:ascii="Times New Roman" w:hAnsi="Times New Roman" w:cs="Times New Roman"/>
            <w:szCs w:val="32"/>
          </w:rPr>
          <w:delText>水行政主管部门应当会同有关部门制定节水示范单位建设标准，推进节水型企业、灌区、社区、学校、工业园区等建设。</w:delText>
        </w:r>
      </w:del>
    </w:p>
    <w:p>
      <w:pPr>
        <w:pStyle w:val="Normal"/>
        <w:widowControl w:val="false"/>
        <w:overflowPunct w:val="false"/>
        <w:bidi w:val="0"/>
        <w:snapToGrid w:val="false"/>
        <w:spacing w:lineRule="exact" w:line="590" w:before="0" w:after="0"/>
        <w:ind w:firstLineChars="200" w:startChars="0" w:start="0" w:endChars="0" w:end="0"/>
        <w:jc w:val="both"/>
        <w:rPr>
          <w:del w:id="1279" w:author="user" w:date="2019-10-22T14:49:00Z"/>
          <w:rFonts w:ascii="Times New Roman" w:hAnsi="Times New Roman" w:cs="Times New Roman"/>
          <w:szCs w:val="32"/>
        </w:rPr>
      </w:pPr>
      <w:del w:id="1277" w:author="user" w:date="2019-10-22T14:49:00Z">
        <w:r>
          <w:rPr>
            <w:rFonts w:ascii="Times New Roman" w:hAnsi="Times New Roman" w:cs="Times New Roman" w:eastAsia="黑体"/>
            <w:szCs w:val="32"/>
          </w:rPr>
          <w:delText>第二十三条</w:delText>
        </w:r>
      </w:del>
      <w:del w:id="1278" w:author="user" w:date="2019-10-22T14:49:00Z">
        <w:r>
          <w:rPr>
            <w:rFonts w:ascii="Times New Roman" w:hAnsi="Times New Roman" w:cs="Times New Roman"/>
            <w:szCs w:val="32"/>
          </w:rPr>
          <w:delText xml:space="preserve">  在省人民政府划定的地下水禁止取水区，禁止开凿取水深井。</w:delText>
        </w:r>
      </w:del>
    </w:p>
    <w:p>
      <w:pPr>
        <w:pStyle w:val="Normal"/>
        <w:widowControl w:val="false"/>
        <w:overflowPunct w:val="false"/>
        <w:bidi w:val="0"/>
        <w:snapToGrid w:val="false"/>
        <w:spacing w:lineRule="exact" w:line="590" w:before="0" w:after="0"/>
        <w:ind w:firstLineChars="200" w:startChars="0" w:start="0" w:endChars="0" w:end="0"/>
        <w:jc w:val="both"/>
        <w:rPr>
          <w:del w:id="1281" w:author="user" w:date="2019-10-22T14:49:00Z"/>
          <w:rFonts w:ascii="Times New Roman" w:hAnsi="Times New Roman" w:cs="Times New Roman"/>
          <w:szCs w:val="32"/>
        </w:rPr>
      </w:pPr>
      <w:del w:id="1280" w:author="user" w:date="2019-10-22T14:49:00Z">
        <w:r>
          <w:rPr>
            <w:rFonts w:ascii="Times New Roman" w:hAnsi="Times New Roman" w:cs="Times New Roman"/>
            <w:szCs w:val="32"/>
          </w:rPr>
          <w:delText>取用浅层地下水的，取用水户在取水许可申请获得批准后，施工单位方可凿井。井成后，经水行政主管部门测定，核定取水量后，领取取水许可证。</w:delText>
        </w:r>
      </w:del>
    </w:p>
    <w:p>
      <w:pPr>
        <w:pStyle w:val="Normal"/>
        <w:widowControl w:val="false"/>
        <w:overflowPunct w:val="false"/>
        <w:bidi w:val="0"/>
        <w:snapToGrid w:val="false"/>
        <w:spacing w:lineRule="exact" w:line="590" w:before="0" w:after="0"/>
        <w:ind w:firstLineChars="200" w:startChars="0" w:start="0" w:endChars="0" w:end="0"/>
        <w:jc w:val="both"/>
        <w:rPr>
          <w:del w:id="1283" w:author="user" w:date="2019-10-22T14:49:00Z"/>
          <w:rFonts w:ascii="Times New Roman" w:hAnsi="Times New Roman" w:cs="Times New Roman"/>
          <w:szCs w:val="32"/>
        </w:rPr>
      </w:pPr>
      <w:del w:id="1282"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285" w:author="user" w:date="2019-10-22T14:49:00Z"/>
          <w:rFonts w:ascii="Times New Roman" w:hAnsi="Times New Roman" w:eastAsia="黑体" w:cs="Times New Roman"/>
          <w:szCs w:val="32"/>
        </w:rPr>
      </w:pPr>
      <w:del w:id="1284" w:author="user" w:date="2019-10-22T14:49:00Z">
        <w:r>
          <w:rPr>
            <w:rFonts w:ascii="Times New Roman" w:hAnsi="Times New Roman" w:cs="Times New Roman" w:eastAsia="黑体"/>
            <w:szCs w:val="32"/>
          </w:rPr>
          <w:delText>第三章  水资源利用</w:delText>
        </w:r>
      </w:del>
    </w:p>
    <w:p>
      <w:pPr>
        <w:pStyle w:val="Normal"/>
        <w:widowControl w:val="false"/>
        <w:overflowPunct w:val="false"/>
        <w:bidi w:val="0"/>
        <w:snapToGrid w:val="false"/>
        <w:spacing w:lineRule="exact" w:line="590" w:before="0" w:after="0"/>
        <w:ind w:firstLineChars="200" w:startChars="0" w:start="0" w:endChars="0" w:end="0"/>
        <w:jc w:val="both"/>
        <w:rPr>
          <w:del w:id="1287" w:author="user" w:date="2019-10-22T14:49:00Z"/>
          <w:rFonts w:ascii="Times New Roman" w:hAnsi="Times New Roman" w:eastAsia="黑体" w:cs="Times New Roman"/>
          <w:szCs w:val="32"/>
        </w:rPr>
      </w:pPr>
      <w:del w:id="1286"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290" w:author="user" w:date="2019-10-22T14:49:00Z"/>
          <w:rFonts w:ascii="Times New Roman" w:hAnsi="Times New Roman" w:cs="Times New Roman"/>
          <w:szCs w:val="32"/>
        </w:rPr>
      </w:pPr>
      <w:del w:id="1288" w:author="user" w:date="2019-10-22T14:49:00Z">
        <w:r>
          <w:rPr>
            <w:rFonts w:ascii="Times New Roman" w:hAnsi="Times New Roman" w:cs="Times New Roman" w:eastAsia="黑体"/>
            <w:szCs w:val="32"/>
          </w:rPr>
          <w:delText xml:space="preserve">第二十四条 </w:delText>
        </w:r>
      </w:del>
      <w:del w:id="1289" w:author="user" w:date="2019-10-22T14:49:00Z">
        <w:r>
          <w:rPr>
            <w:rFonts w:ascii="Times New Roman" w:hAnsi="Times New Roman" w:cs="Times New Roman"/>
            <w:szCs w:val="32"/>
          </w:rPr>
          <w:delText xml:space="preserve"> 各级人民政府应当合理规划产业和项目布局，完善扶持措施，鼓励开发利用非常规水资源，提高非常规水资源利用率。</w:delText>
        </w:r>
      </w:del>
    </w:p>
    <w:p>
      <w:pPr>
        <w:pStyle w:val="Normal"/>
        <w:widowControl w:val="false"/>
        <w:overflowPunct w:val="false"/>
        <w:bidi w:val="0"/>
        <w:snapToGrid w:val="false"/>
        <w:spacing w:lineRule="exact" w:line="590" w:before="0" w:after="0"/>
        <w:ind w:firstLineChars="200" w:startChars="0" w:start="0" w:endChars="0" w:end="0"/>
        <w:jc w:val="both"/>
        <w:rPr>
          <w:del w:id="1293" w:author="user" w:date="2019-10-22T14:49:00Z"/>
          <w:rFonts w:ascii="Times New Roman" w:hAnsi="Times New Roman" w:cs="Times New Roman"/>
          <w:szCs w:val="32"/>
        </w:rPr>
      </w:pPr>
      <w:del w:id="1291" w:author="user" w:date="2019-10-22T14:49:00Z">
        <w:r>
          <w:rPr>
            <w:rFonts w:ascii="Times New Roman" w:hAnsi="Times New Roman" w:cs="Times New Roman" w:eastAsia="黑体"/>
            <w:szCs w:val="32"/>
          </w:rPr>
          <w:delText xml:space="preserve">第二十五条 </w:delText>
        </w:r>
      </w:del>
      <w:del w:id="1292" w:author="user" w:date="2019-10-22T14:49:00Z">
        <w:r>
          <w:rPr>
            <w:rFonts w:ascii="Times New Roman" w:hAnsi="Times New Roman" w:cs="Times New Roman"/>
            <w:szCs w:val="32"/>
          </w:rPr>
          <w:delText xml:space="preserve"> 规划用地面积二万平方米以上的新建建筑物应当配套建设雨水收集利用设施。</w:delText>
        </w:r>
      </w:del>
    </w:p>
    <w:p>
      <w:pPr>
        <w:pStyle w:val="Normal"/>
        <w:widowControl w:val="false"/>
        <w:overflowPunct w:val="false"/>
        <w:bidi w:val="0"/>
        <w:snapToGrid w:val="false"/>
        <w:spacing w:lineRule="exact" w:line="590" w:before="0" w:after="0"/>
        <w:ind w:firstLineChars="200" w:startChars="0" w:start="0" w:endChars="0" w:end="0"/>
        <w:jc w:val="both"/>
        <w:rPr>
          <w:del w:id="1295" w:author="user" w:date="2019-10-22T14:49:00Z"/>
          <w:rFonts w:ascii="Times New Roman" w:hAnsi="Times New Roman" w:cs="Times New Roman"/>
          <w:szCs w:val="32"/>
        </w:rPr>
      </w:pPr>
      <w:del w:id="1294" w:author="user" w:date="2019-10-22T14:49:00Z">
        <w:r>
          <w:rPr>
            <w:rFonts w:ascii="Times New Roman" w:hAnsi="Times New Roman" w:cs="Times New Roman"/>
            <w:szCs w:val="32"/>
          </w:rPr>
          <w:delText>规划建筑面积三万平方米以上的新建宾馆、饭店和规划建筑面积十万平方米以上的新建学校、住宅区以及其他民用建筑，应当建设中水利用设施。</w:delText>
        </w:r>
      </w:del>
    </w:p>
    <w:p>
      <w:pPr>
        <w:pStyle w:val="Normal"/>
        <w:widowControl w:val="false"/>
        <w:overflowPunct w:val="false"/>
        <w:bidi w:val="0"/>
        <w:snapToGrid w:val="false"/>
        <w:spacing w:lineRule="exact" w:line="590" w:before="0" w:after="0"/>
        <w:ind w:firstLineChars="200" w:startChars="0" w:start="0" w:endChars="0" w:end="0"/>
        <w:jc w:val="both"/>
        <w:rPr>
          <w:del w:id="1298" w:author="user" w:date="2019-10-22T14:49:00Z"/>
          <w:rFonts w:ascii="Times New Roman" w:hAnsi="Times New Roman" w:cs="Times New Roman"/>
          <w:szCs w:val="32"/>
        </w:rPr>
      </w:pPr>
      <w:del w:id="1296" w:author="user" w:date="2019-10-22T14:49:00Z">
        <w:r>
          <w:rPr>
            <w:rFonts w:ascii="Times New Roman" w:hAnsi="Times New Roman" w:cs="Times New Roman" w:eastAsia="黑体"/>
            <w:szCs w:val="32"/>
          </w:rPr>
          <w:delText>第二十六条</w:delText>
        </w:r>
      </w:del>
      <w:del w:id="1297" w:author="user" w:date="2019-10-22T14:49:00Z">
        <w:r>
          <w:rPr>
            <w:rFonts w:ascii="Times New Roman" w:hAnsi="Times New Roman" w:cs="Times New Roman"/>
            <w:szCs w:val="32"/>
          </w:rPr>
          <w:delText xml:space="preserve">  游泳池应当配套建设循环用水设施；水上娱乐设施应当配套建设水循环或者雨水利用设施。</w:delText>
        </w:r>
      </w:del>
    </w:p>
    <w:p>
      <w:pPr>
        <w:pStyle w:val="Normal"/>
        <w:widowControl w:val="false"/>
        <w:overflowPunct w:val="false"/>
        <w:bidi w:val="0"/>
        <w:snapToGrid w:val="false"/>
        <w:spacing w:lineRule="exact" w:line="590" w:before="0" w:after="0"/>
        <w:ind w:firstLineChars="200" w:startChars="0" w:start="0" w:endChars="0" w:end="0"/>
        <w:jc w:val="both"/>
        <w:rPr>
          <w:del w:id="1301" w:author="user" w:date="2019-10-22T14:49:00Z"/>
          <w:rFonts w:ascii="Times New Roman" w:hAnsi="Times New Roman" w:cs="Times New Roman"/>
          <w:szCs w:val="32"/>
        </w:rPr>
      </w:pPr>
      <w:del w:id="1299" w:author="user" w:date="2019-10-22T14:49:00Z">
        <w:r>
          <w:rPr>
            <w:rFonts w:ascii="Times New Roman" w:hAnsi="Times New Roman" w:cs="Times New Roman" w:eastAsia="黑体"/>
            <w:szCs w:val="32"/>
          </w:rPr>
          <w:delText xml:space="preserve">第二十七条 </w:delText>
        </w:r>
      </w:del>
      <w:del w:id="1300" w:author="user" w:date="2019-10-22T14:49:00Z">
        <w:r>
          <w:rPr>
            <w:rFonts w:ascii="Times New Roman" w:hAnsi="Times New Roman" w:cs="Times New Roman"/>
            <w:szCs w:val="32"/>
          </w:rPr>
          <w:delText xml:space="preserve"> 各级人民政府应当加强再生水管网的规划和建设，提高再生水利用能力。再生水利用比例应当符合国家和省规定的考核标准。</w:delText>
        </w:r>
      </w:del>
    </w:p>
    <w:p>
      <w:pPr>
        <w:pStyle w:val="Normal"/>
        <w:widowControl w:val="false"/>
        <w:overflowPunct w:val="false"/>
        <w:bidi w:val="0"/>
        <w:snapToGrid w:val="false"/>
        <w:spacing w:lineRule="exact" w:line="590" w:before="0" w:after="0"/>
        <w:ind w:firstLineChars="200" w:startChars="0" w:start="0" w:endChars="0" w:end="0"/>
        <w:jc w:val="both"/>
        <w:rPr>
          <w:del w:id="1303" w:author="user" w:date="2019-10-22T14:49:00Z"/>
          <w:rFonts w:ascii="Times New Roman" w:hAnsi="Times New Roman" w:cs="Times New Roman"/>
          <w:szCs w:val="32"/>
        </w:rPr>
      </w:pPr>
      <w:del w:id="1302" w:author="user" w:date="2019-10-22T14:49:00Z">
        <w:r>
          <w:rPr>
            <w:rFonts w:ascii="Times New Roman" w:hAnsi="Times New Roman" w:cs="Times New Roman"/>
            <w:szCs w:val="32"/>
          </w:rPr>
          <w:delText>新建、改建、扩建污水处理厂，应当建设再生水利用设施。</w:delText>
        </w:r>
      </w:del>
    </w:p>
    <w:p>
      <w:pPr>
        <w:pStyle w:val="Normal"/>
        <w:widowControl w:val="false"/>
        <w:overflowPunct w:val="false"/>
        <w:bidi w:val="0"/>
        <w:snapToGrid w:val="false"/>
        <w:spacing w:lineRule="exact" w:line="590" w:before="0" w:after="0"/>
        <w:ind w:firstLineChars="200" w:startChars="0" w:start="0" w:endChars="0" w:end="0"/>
        <w:jc w:val="both"/>
        <w:rPr>
          <w:del w:id="1306" w:author="user" w:date="2019-10-22T14:49:00Z"/>
          <w:rFonts w:ascii="Times New Roman" w:hAnsi="Times New Roman" w:cs="Times New Roman"/>
          <w:szCs w:val="32"/>
        </w:rPr>
      </w:pPr>
      <w:del w:id="1304" w:author="user" w:date="2019-10-22T14:49:00Z">
        <w:r>
          <w:rPr>
            <w:rFonts w:ascii="Times New Roman" w:hAnsi="Times New Roman" w:cs="Times New Roman" w:eastAsia="黑体"/>
            <w:szCs w:val="32"/>
          </w:rPr>
          <w:delText xml:space="preserve">第二十八条 </w:delText>
        </w:r>
      </w:del>
      <w:del w:id="1305" w:author="user" w:date="2019-10-22T14:49:00Z">
        <w:r>
          <w:rPr>
            <w:rFonts w:ascii="Times New Roman" w:hAnsi="Times New Roman" w:cs="Times New Roman"/>
            <w:szCs w:val="32"/>
          </w:rPr>
          <w:delText xml:space="preserve"> 工业园区或者企业集中区污水排放种类相似的，应当配套建设集中式污水处理设施和再生水回用管网。园区内的企业应当优先使用再生水。</w:delText>
        </w:r>
      </w:del>
    </w:p>
    <w:p>
      <w:pPr>
        <w:pStyle w:val="Normal"/>
        <w:widowControl w:val="false"/>
        <w:overflowPunct w:val="false"/>
        <w:bidi w:val="0"/>
        <w:snapToGrid w:val="false"/>
        <w:spacing w:lineRule="exact" w:line="590" w:before="0" w:after="0"/>
        <w:ind w:firstLineChars="200" w:startChars="0" w:start="0" w:endChars="0" w:end="0"/>
        <w:jc w:val="both"/>
        <w:rPr>
          <w:del w:id="1309" w:author="user" w:date="2019-10-22T14:49:00Z"/>
          <w:rFonts w:ascii="Times New Roman" w:hAnsi="Times New Roman" w:cs="Times New Roman"/>
          <w:szCs w:val="32"/>
        </w:rPr>
      </w:pPr>
      <w:del w:id="1307" w:author="user" w:date="2019-10-22T14:49:00Z">
        <w:r>
          <w:rPr>
            <w:rFonts w:ascii="Times New Roman" w:hAnsi="Times New Roman" w:cs="Times New Roman" w:eastAsia="黑体"/>
            <w:szCs w:val="32"/>
          </w:rPr>
          <w:delText>第二十九条</w:delText>
        </w:r>
      </w:del>
      <w:del w:id="1308" w:author="user" w:date="2019-10-22T14:49:00Z">
        <w:r>
          <w:rPr>
            <w:rFonts w:ascii="Times New Roman" w:hAnsi="Times New Roman" w:cs="Times New Roman"/>
            <w:szCs w:val="32"/>
          </w:rPr>
          <w:delText xml:space="preserve">  火电、化工、造纸、冶金、纺织、建材、食品等高耗水行业，应当采取循环用水、串联用水、中水回用、一水多用等措施，提高水资源的重复利用率。</w:delText>
        </w:r>
      </w:del>
    </w:p>
    <w:p>
      <w:pPr>
        <w:pStyle w:val="Normal"/>
        <w:widowControl w:val="false"/>
        <w:overflowPunct w:val="false"/>
        <w:bidi w:val="0"/>
        <w:snapToGrid w:val="false"/>
        <w:spacing w:lineRule="exact" w:line="590" w:before="0" w:after="0"/>
        <w:ind w:firstLineChars="200" w:startChars="0" w:start="0" w:endChars="0" w:end="0"/>
        <w:jc w:val="both"/>
        <w:rPr>
          <w:del w:id="1312" w:author="user" w:date="2019-10-22T14:49:00Z"/>
          <w:rFonts w:ascii="Times New Roman" w:hAnsi="Times New Roman" w:cs="Times New Roman"/>
          <w:szCs w:val="32"/>
        </w:rPr>
      </w:pPr>
      <w:del w:id="1310" w:author="user" w:date="2019-10-22T14:49:00Z">
        <w:r>
          <w:rPr>
            <w:rFonts w:ascii="Times New Roman" w:hAnsi="Times New Roman" w:cs="Times New Roman" w:eastAsia="黑体"/>
            <w:szCs w:val="32"/>
          </w:rPr>
          <w:delText xml:space="preserve">第三十条 </w:delText>
        </w:r>
      </w:del>
      <w:del w:id="1311" w:author="user" w:date="2019-10-22T14:49:00Z">
        <w:r>
          <w:rPr>
            <w:rFonts w:ascii="Times New Roman" w:hAnsi="Times New Roman" w:cs="Times New Roman"/>
            <w:szCs w:val="32"/>
          </w:rPr>
          <w:delText xml:space="preserve"> 绿化、景观、环卫等公共用水，应当优先使用再生水和雨水，减少公共供水使用量。</w:delText>
        </w:r>
      </w:del>
    </w:p>
    <w:p>
      <w:pPr>
        <w:pStyle w:val="Normal"/>
        <w:widowControl w:val="false"/>
        <w:overflowPunct w:val="false"/>
        <w:bidi w:val="0"/>
        <w:snapToGrid w:val="false"/>
        <w:spacing w:lineRule="exact" w:line="590" w:before="0" w:after="0"/>
        <w:ind w:firstLineChars="200" w:startChars="0" w:start="0" w:endChars="0" w:end="0"/>
        <w:jc w:val="both"/>
        <w:rPr>
          <w:del w:id="1315" w:author="user" w:date="2019-10-22T14:49:00Z"/>
          <w:rFonts w:ascii="Times New Roman" w:hAnsi="Times New Roman" w:cs="Times New Roman"/>
          <w:szCs w:val="32"/>
        </w:rPr>
      </w:pPr>
      <w:del w:id="1313" w:author="user" w:date="2019-10-22T14:49:00Z">
        <w:r>
          <w:rPr>
            <w:rFonts w:ascii="Times New Roman" w:hAnsi="Times New Roman" w:cs="Times New Roman" w:eastAsia="黑体"/>
            <w:szCs w:val="32"/>
          </w:rPr>
          <w:delText>第三十一条</w:delText>
        </w:r>
      </w:del>
      <w:del w:id="1314" w:author="user" w:date="2019-10-22T14:49:00Z">
        <w:r>
          <w:rPr>
            <w:rFonts w:ascii="Times New Roman" w:hAnsi="Times New Roman" w:cs="Times New Roman"/>
            <w:szCs w:val="32"/>
          </w:rPr>
          <w:delText xml:space="preserve">  价格行政主管部门应当制定科学合理的再生水供水价格，鼓励再生水的利用，提高利用率。</w:delText>
        </w:r>
      </w:del>
    </w:p>
    <w:p>
      <w:pPr>
        <w:pStyle w:val="Normal"/>
        <w:widowControl w:val="false"/>
        <w:overflowPunct w:val="false"/>
        <w:bidi w:val="0"/>
        <w:snapToGrid w:val="false"/>
        <w:spacing w:lineRule="exact" w:line="590" w:before="0" w:after="0"/>
        <w:ind w:firstLineChars="200" w:startChars="0" w:start="0" w:endChars="0" w:end="0"/>
        <w:jc w:val="both"/>
        <w:rPr>
          <w:del w:id="1318" w:author="user" w:date="2019-10-22T14:49:00Z"/>
          <w:rFonts w:ascii="Times New Roman" w:hAnsi="Times New Roman" w:cs="Times New Roman"/>
          <w:szCs w:val="32"/>
        </w:rPr>
      </w:pPr>
      <w:del w:id="1316" w:author="user" w:date="2019-10-22T14:49:00Z">
        <w:r>
          <w:rPr>
            <w:rFonts w:ascii="Times New Roman" w:hAnsi="Times New Roman" w:cs="Times New Roman" w:eastAsia="黑体"/>
            <w:szCs w:val="32"/>
          </w:rPr>
          <w:delText xml:space="preserve">第三十二条  </w:delText>
        </w:r>
      </w:del>
      <w:del w:id="1317" w:author="user" w:date="2019-10-22T14:49:00Z">
        <w:r>
          <w:rPr>
            <w:rFonts w:ascii="Times New Roman" w:hAnsi="Times New Roman" w:cs="Times New Roman"/>
            <w:szCs w:val="32"/>
          </w:rPr>
          <w:delText>水行政主管部门应当会同建设、价格等有关行政主管部门加强地源热泵系统的应用管理。具体管理办法由市人民政府制定。</w:delText>
        </w:r>
      </w:del>
    </w:p>
    <w:p>
      <w:pPr>
        <w:pStyle w:val="Normal"/>
        <w:widowControl w:val="false"/>
        <w:overflowPunct w:val="false"/>
        <w:bidi w:val="0"/>
        <w:snapToGrid w:val="false"/>
        <w:spacing w:lineRule="exact" w:line="590" w:before="0" w:after="0"/>
        <w:ind w:firstLineChars="200" w:startChars="0" w:start="0" w:endChars="0" w:end="0"/>
        <w:jc w:val="both"/>
        <w:rPr>
          <w:del w:id="1320" w:author="user" w:date="2019-10-22T14:49:00Z"/>
          <w:rFonts w:ascii="Times New Roman" w:hAnsi="Times New Roman" w:eastAsia="黑体" w:cs="Times New Roman"/>
          <w:szCs w:val="32"/>
        </w:rPr>
      </w:pPr>
      <w:del w:id="1319"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322" w:author="user" w:date="2019-10-22T14:49:00Z"/>
          <w:rFonts w:ascii="Times New Roman" w:hAnsi="Times New Roman" w:eastAsia="黑体" w:cs="Times New Roman"/>
          <w:szCs w:val="32"/>
        </w:rPr>
      </w:pPr>
      <w:del w:id="1321" w:author="user" w:date="2019-10-22T14:49:00Z">
        <w:r>
          <w:rPr>
            <w:rFonts w:ascii="Times New Roman" w:hAnsi="Times New Roman" w:cs="Times New Roman" w:eastAsia="黑体"/>
            <w:szCs w:val="32"/>
          </w:rPr>
          <w:delText>第四章  监督管理</w:delText>
        </w:r>
      </w:del>
    </w:p>
    <w:p>
      <w:pPr>
        <w:pStyle w:val="Normal"/>
        <w:widowControl w:val="false"/>
        <w:overflowPunct w:val="false"/>
        <w:bidi w:val="0"/>
        <w:snapToGrid w:val="false"/>
        <w:spacing w:lineRule="exact" w:line="590" w:before="0" w:after="0"/>
        <w:ind w:firstLineChars="200" w:startChars="0" w:start="0" w:endChars="0" w:end="0"/>
        <w:jc w:val="both"/>
        <w:rPr>
          <w:del w:id="1324" w:author="user" w:date="2019-10-22T14:49:00Z"/>
          <w:rFonts w:ascii="Times New Roman" w:hAnsi="Times New Roman" w:eastAsia="黑体" w:cs="Times New Roman"/>
          <w:szCs w:val="32"/>
        </w:rPr>
      </w:pPr>
      <w:del w:id="1323"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327" w:author="user" w:date="2019-10-22T14:49:00Z"/>
          <w:rFonts w:ascii="Times New Roman" w:hAnsi="Times New Roman" w:cs="Times New Roman"/>
          <w:szCs w:val="32"/>
        </w:rPr>
      </w:pPr>
      <w:del w:id="1325" w:author="user" w:date="2019-10-22T14:49:00Z">
        <w:r>
          <w:rPr>
            <w:rFonts w:ascii="Times New Roman" w:hAnsi="Times New Roman" w:cs="Times New Roman" w:eastAsia="黑体"/>
            <w:szCs w:val="32"/>
          </w:rPr>
          <w:delText>第三十三条</w:delText>
        </w:r>
      </w:del>
      <w:del w:id="1326" w:author="user" w:date="2019-10-22T14:49:00Z">
        <w:r>
          <w:rPr>
            <w:rFonts w:ascii="Times New Roman" w:hAnsi="Times New Roman" w:cs="Times New Roman"/>
            <w:szCs w:val="32"/>
          </w:rPr>
          <w:delText xml:space="preserve">  水行政主管部门应当根据国民经济和社会发展规划、水资源综合规划，组织编制水资源节约利用专项规划、水中长期供求计划，报本级人民政府批准后实施，并报上一级水行政主管部门备案。</w:delText>
        </w:r>
      </w:del>
    </w:p>
    <w:p>
      <w:pPr>
        <w:pStyle w:val="Normal"/>
        <w:widowControl w:val="false"/>
        <w:overflowPunct w:val="false"/>
        <w:bidi w:val="0"/>
        <w:snapToGrid w:val="false"/>
        <w:spacing w:lineRule="exact" w:line="590" w:before="0" w:after="0"/>
        <w:ind w:firstLineChars="200" w:startChars="0" w:start="0" w:endChars="0" w:end="0"/>
        <w:jc w:val="both"/>
        <w:rPr>
          <w:del w:id="1330" w:author="user" w:date="2019-10-22T14:49:00Z"/>
          <w:rFonts w:ascii="Times New Roman" w:hAnsi="Times New Roman" w:cs="Times New Roman"/>
          <w:szCs w:val="32"/>
        </w:rPr>
      </w:pPr>
      <w:del w:id="1328" w:author="user" w:date="2019-10-22T14:49:00Z">
        <w:r>
          <w:rPr>
            <w:rFonts w:ascii="Times New Roman" w:hAnsi="Times New Roman" w:cs="Times New Roman" w:eastAsia="黑体"/>
            <w:szCs w:val="32"/>
          </w:rPr>
          <w:delText>第三十四条</w:delText>
        </w:r>
      </w:del>
      <w:del w:id="1329" w:author="user" w:date="2019-10-22T14:49:00Z">
        <w:r>
          <w:rPr>
            <w:rFonts w:ascii="Times New Roman" w:hAnsi="Times New Roman" w:cs="Times New Roman"/>
            <w:szCs w:val="32"/>
          </w:rPr>
          <w:delText xml:space="preserve">  编制城市总体规划，应当编列水资源篇章，水行政主管部门参加规划评审或者组织专题审查；重大建设项目的布局，应当进行水资源论证。</w:delText>
        </w:r>
      </w:del>
    </w:p>
    <w:p>
      <w:pPr>
        <w:pStyle w:val="Normal"/>
        <w:widowControl w:val="false"/>
        <w:overflowPunct w:val="false"/>
        <w:bidi w:val="0"/>
        <w:snapToGrid w:val="false"/>
        <w:spacing w:lineRule="exact" w:line="590" w:before="0" w:after="0"/>
        <w:ind w:firstLineChars="200" w:startChars="0" w:start="0" w:endChars="0" w:end="0"/>
        <w:jc w:val="both"/>
        <w:rPr>
          <w:del w:id="1332" w:author="user" w:date="2019-10-22T14:49:00Z"/>
          <w:rFonts w:ascii="Times New Roman" w:hAnsi="Times New Roman" w:cs="Times New Roman"/>
          <w:szCs w:val="32"/>
        </w:rPr>
      </w:pPr>
      <w:del w:id="1331" w:author="user" w:date="2019-10-22T14:49:00Z">
        <w:r>
          <w:rPr>
            <w:rFonts w:ascii="Times New Roman" w:hAnsi="Times New Roman" w:cs="Times New Roman"/>
            <w:szCs w:val="32"/>
          </w:rPr>
          <w:delText>前款规定的水资源论证工作由水行政主管部门会同发展和改革等行政主管部门组织实施。</w:delText>
        </w:r>
      </w:del>
    </w:p>
    <w:p>
      <w:pPr>
        <w:pStyle w:val="Normal"/>
        <w:widowControl w:val="false"/>
        <w:overflowPunct w:val="false"/>
        <w:bidi w:val="0"/>
        <w:snapToGrid w:val="false"/>
        <w:spacing w:lineRule="exact" w:line="590" w:before="0" w:after="0"/>
        <w:ind w:firstLineChars="200" w:startChars="0" w:start="0" w:endChars="0" w:end="0"/>
        <w:jc w:val="both"/>
        <w:rPr>
          <w:del w:id="1335" w:author="user" w:date="2019-10-22T14:49:00Z"/>
          <w:rFonts w:ascii="Times New Roman" w:hAnsi="Times New Roman" w:cs="Times New Roman"/>
          <w:szCs w:val="32"/>
        </w:rPr>
      </w:pPr>
      <w:del w:id="1333" w:author="user" w:date="2019-10-22T14:49:00Z">
        <w:r>
          <w:rPr>
            <w:rFonts w:ascii="Times New Roman" w:hAnsi="Times New Roman" w:cs="Times New Roman" w:eastAsia="黑体"/>
            <w:szCs w:val="32"/>
          </w:rPr>
          <w:delText>第三十五条</w:delText>
        </w:r>
      </w:del>
      <w:del w:id="1334" w:author="user" w:date="2019-10-22T14:49:00Z">
        <w:r>
          <w:rPr>
            <w:rFonts w:ascii="Times New Roman" w:hAnsi="Times New Roman" w:cs="Times New Roman"/>
            <w:szCs w:val="32"/>
          </w:rPr>
          <w:delText xml:space="preserve">  水行政主管部门和相关单位应当建立水资源节约利用实时监控管理系统，加强重要控制断面和地下水水量、水位监测，及时统计水资源利用情况。</w:delText>
        </w:r>
      </w:del>
    </w:p>
    <w:p>
      <w:pPr>
        <w:pStyle w:val="Normal"/>
        <w:widowControl w:val="false"/>
        <w:overflowPunct w:val="false"/>
        <w:bidi w:val="0"/>
        <w:snapToGrid w:val="false"/>
        <w:spacing w:lineRule="exact" w:line="590" w:before="0" w:after="0"/>
        <w:ind w:firstLineChars="200" w:startChars="0" w:start="0" w:endChars="0" w:end="0"/>
        <w:jc w:val="both"/>
        <w:rPr>
          <w:del w:id="1338" w:author="user" w:date="2019-10-22T14:49:00Z"/>
          <w:rFonts w:ascii="Times New Roman" w:hAnsi="Times New Roman" w:cs="Times New Roman"/>
          <w:szCs w:val="32"/>
        </w:rPr>
      </w:pPr>
      <w:del w:id="1336" w:author="user" w:date="2019-10-22T14:49:00Z">
        <w:r>
          <w:rPr>
            <w:rFonts w:ascii="Times New Roman" w:hAnsi="Times New Roman" w:cs="Times New Roman" w:eastAsia="黑体"/>
            <w:szCs w:val="32"/>
          </w:rPr>
          <w:delText>第三十六条</w:delText>
        </w:r>
      </w:del>
      <w:del w:id="1337" w:author="user" w:date="2019-10-22T14:49:00Z">
        <w:r>
          <w:rPr>
            <w:rFonts w:ascii="Times New Roman" w:hAnsi="Times New Roman" w:cs="Times New Roman"/>
            <w:szCs w:val="32"/>
          </w:rPr>
          <w:delText xml:space="preserve">  水行政主管部门应当定期对重点取用水户进行用水审计。</w:delText>
        </w:r>
      </w:del>
    </w:p>
    <w:p>
      <w:pPr>
        <w:pStyle w:val="Normal"/>
        <w:widowControl w:val="false"/>
        <w:overflowPunct w:val="false"/>
        <w:bidi w:val="0"/>
        <w:snapToGrid w:val="false"/>
        <w:spacing w:lineRule="exact" w:line="590" w:before="0" w:after="0"/>
        <w:ind w:firstLineChars="200" w:startChars="0" w:start="0" w:endChars="0" w:end="0"/>
        <w:jc w:val="both"/>
        <w:rPr>
          <w:del w:id="1340" w:author="user" w:date="2019-10-22T14:49:00Z"/>
          <w:rFonts w:ascii="Times New Roman" w:hAnsi="Times New Roman" w:cs="Times New Roman"/>
          <w:szCs w:val="32"/>
        </w:rPr>
      </w:pPr>
      <w:del w:id="1339" w:author="user" w:date="2019-10-22T14:49:00Z">
        <w:r>
          <w:rPr>
            <w:rFonts w:ascii="Times New Roman" w:hAnsi="Times New Roman" w:cs="Times New Roman"/>
            <w:szCs w:val="32"/>
          </w:rPr>
          <w:delText>重点取用水户名录由水行政主管部门定期公布。</w:delText>
        </w:r>
      </w:del>
    </w:p>
    <w:p>
      <w:pPr>
        <w:pStyle w:val="Normal"/>
        <w:widowControl w:val="false"/>
        <w:overflowPunct w:val="false"/>
        <w:bidi w:val="0"/>
        <w:snapToGrid w:val="false"/>
        <w:spacing w:lineRule="exact" w:line="590" w:before="0" w:after="0"/>
        <w:ind w:firstLineChars="200" w:startChars="0" w:start="0" w:endChars="0" w:end="0"/>
        <w:jc w:val="both"/>
        <w:rPr>
          <w:del w:id="1343" w:author="user" w:date="2019-10-22T14:49:00Z"/>
          <w:rFonts w:ascii="Times New Roman" w:hAnsi="Times New Roman" w:cs="Times New Roman"/>
          <w:szCs w:val="32"/>
        </w:rPr>
      </w:pPr>
      <w:del w:id="1341" w:author="user" w:date="2019-10-22T14:49:00Z">
        <w:r>
          <w:rPr>
            <w:rFonts w:ascii="Times New Roman" w:hAnsi="Times New Roman" w:cs="Times New Roman" w:eastAsia="黑体"/>
            <w:szCs w:val="32"/>
          </w:rPr>
          <w:delText xml:space="preserve">第三十七条 </w:delText>
        </w:r>
      </w:del>
      <w:del w:id="1342" w:author="user" w:date="2019-10-22T14:49:00Z">
        <w:r>
          <w:rPr>
            <w:rFonts w:ascii="Times New Roman" w:hAnsi="Times New Roman" w:cs="Times New Roman"/>
            <w:szCs w:val="32"/>
          </w:rPr>
          <w:delText xml:space="preserve"> 取用水户应当于每季度结束后的十日内向水行政主管部门报送上一季度的取用水报表，每年十二月三十一日前报送本年度的取用水情况和下一年度取用水计划申请。</w:delText>
        </w:r>
      </w:del>
    </w:p>
    <w:p>
      <w:pPr>
        <w:pStyle w:val="Normal"/>
        <w:widowControl w:val="false"/>
        <w:overflowPunct w:val="false"/>
        <w:bidi w:val="0"/>
        <w:snapToGrid w:val="false"/>
        <w:spacing w:lineRule="exact" w:line="590" w:before="0" w:after="0"/>
        <w:ind w:firstLineChars="200" w:startChars="0" w:start="0" w:endChars="0" w:end="0"/>
        <w:jc w:val="both"/>
        <w:rPr>
          <w:del w:id="1346" w:author="user" w:date="2019-10-22T14:49:00Z"/>
          <w:rFonts w:ascii="Times New Roman" w:hAnsi="Times New Roman" w:cs="Times New Roman"/>
          <w:color w:val="000000"/>
          <w:szCs w:val="32"/>
        </w:rPr>
      </w:pPr>
      <w:del w:id="1344" w:author="user" w:date="2019-10-22T14:49:00Z">
        <w:r>
          <w:rPr>
            <w:rFonts w:ascii="Times New Roman" w:hAnsi="Times New Roman" w:cs="Times New Roman" w:eastAsia="黑体"/>
            <w:color w:val="000000"/>
            <w:szCs w:val="32"/>
          </w:rPr>
          <w:delText>第三十八条</w:delText>
        </w:r>
      </w:del>
      <w:del w:id="1345" w:author="user" w:date="2019-10-22T14:49:00Z">
        <w:r>
          <w:rPr>
            <w:rFonts w:ascii="Times New Roman" w:hAnsi="Times New Roman" w:cs="Times New Roman"/>
            <w:color w:val="000000"/>
            <w:szCs w:val="32"/>
          </w:rPr>
          <w:delText xml:space="preserve">  水资源节约利用考核应当纳入各级人民政府考核体系，具体考核办法由市水行政主管部门会同有关部门制定，报市人民政府批准后实施。</w:delText>
        </w:r>
      </w:del>
    </w:p>
    <w:p>
      <w:pPr>
        <w:pStyle w:val="Normal"/>
        <w:widowControl w:val="false"/>
        <w:overflowPunct w:val="false"/>
        <w:bidi w:val="0"/>
        <w:snapToGrid w:val="false"/>
        <w:spacing w:lineRule="exact" w:line="590" w:before="0" w:after="0"/>
        <w:ind w:firstLineChars="200" w:startChars="0" w:start="0" w:endChars="0" w:end="0"/>
        <w:jc w:val="both"/>
        <w:rPr>
          <w:del w:id="1349" w:author="user" w:date="2019-10-22T14:49:00Z"/>
          <w:rFonts w:ascii="Times New Roman" w:hAnsi="Times New Roman" w:cs="Times New Roman"/>
          <w:szCs w:val="32"/>
        </w:rPr>
      </w:pPr>
      <w:del w:id="1347" w:author="user" w:date="2019-10-22T14:49:00Z">
        <w:r>
          <w:rPr>
            <w:rFonts w:ascii="Times New Roman" w:hAnsi="Times New Roman" w:cs="Times New Roman" w:eastAsia="黑体"/>
            <w:color w:val="000000"/>
            <w:szCs w:val="32"/>
          </w:rPr>
          <w:delText>第三十九条</w:delText>
        </w:r>
      </w:del>
      <w:del w:id="1348" w:author="user" w:date="2019-10-22T14:49:00Z">
        <w:r>
          <w:rPr>
            <w:rFonts w:ascii="Times New Roman" w:hAnsi="Times New Roman" w:cs="Times New Roman"/>
            <w:szCs w:val="32"/>
          </w:rPr>
          <w:delText xml:space="preserve">  水行政主管部门及其节约用水管理机构应当配备相应的专业技术人员和必要的装备，加强取用水情况的监督检查；定期组织水资源节约利用的业务培训，开展技术交流合作，提高管理与服务水平。</w:delText>
        </w:r>
      </w:del>
    </w:p>
    <w:p>
      <w:pPr>
        <w:pStyle w:val="Normal"/>
        <w:widowControl w:val="false"/>
        <w:overflowPunct w:val="false"/>
        <w:bidi w:val="0"/>
        <w:snapToGrid w:val="false"/>
        <w:spacing w:lineRule="exact" w:line="590" w:before="0" w:after="0"/>
        <w:ind w:firstLineChars="200" w:startChars="0" w:start="0" w:endChars="0" w:end="0"/>
        <w:jc w:val="both"/>
        <w:rPr>
          <w:del w:id="1351" w:author="user" w:date="2019-10-22T14:49:00Z"/>
          <w:rFonts w:ascii="Times New Roman" w:hAnsi="Times New Roman" w:cs="Times New Roman"/>
          <w:szCs w:val="32"/>
        </w:rPr>
      </w:pPr>
      <w:del w:id="1350"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353" w:author="user" w:date="2019-10-22T14:49:00Z"/>
          <w:rFonts w:ascii="Times New Roman" w:hAnsi="Times New Roman" w:eastAsia="黑体" w:cs="Times New Roman"/>
          <w:szCs w:val="32"/>
        </w:rPr>
      </w:pPr>
      <w:del w:id="1352" w:author="user" w:date="2019-10-22T14:49:00Z">
        <w:r>
          <w:rPr>
            <w:rFonts w:ascii="Times New Roman" w:hAnsi="Times New Roman" w:cs="Times New Roman" w:eastAsia="黑体"/>
            <w:szCs w:val="32"/>
          </w:rPr>
          <w:delText>第五章  法律责任</w:delText>
        </w:r>
      </w:del>
    </w:p>
    <w:p>
      <w:pPr>
        <w:pStyle w:val="Normal"/>
        <w:widowControl w:val="false"/>
        <w:overflowPunct w:val="false"/>
        <w:bidi w:val="0"/>
        <w:snapToGrid w:val="false"/>
        <w:spacing w:lineRule="exact" w:line="590" w:before="0" w:after="0"/>
        <w:ind w:firstLineChars="200" w:startChars="0" w:start="0" w:endChars="0" w:end="0"/>
        <w:jc w:val="both"/>
        <w:rPr>
          <w:del w:id="1355" w:author="user" w:date="2019-10-22T14:49:00Z"/>
          <w:rFonts w:ascii="Times New Roman" w:hAnsi="Times New Roman" w:eastAsia="黑体" w:cs="Times New Roman"/>
          <w:szCs w:val="32"/>
        </w:rPr>
      </w:pPr>
      <w:del w:id="1354"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358" w:author="user" w:date="2019-10-22T14:49:00Z"/>
          <w:rFonts w:ascii="Times New Roman" w:hAnsi="Times New Roman" w:cs="Times New Roman"/>
          <w:szCs w:val="32"/>
        </w:rPr>
      </w:pPr>
      <w:del w:id="1356" w:author="user" w:date="2019-10-22T14:49:00Z">
        <w:r>
          <w:rPr>
            <w:rFonts w:ascii="Times New Roman" w:hAnsi="Times New Roman" w:cs="Times New Roman" w:eastAsia="黑体"/>
            <w:color w:val="000000"/>
            <w:szCs w:val="32"/>
          </w:rPr>
          <w:delText xml:space="preserve">第四十条  </w:delText>
        </w:r>
      </w:del>
      <w:del w:id="1357" w:author="user" w:date="2019-10-22T14:49:00Z">
        <w:r>
          <w:rPr>
            <w:rFonts w:ascii="Times New Roman" w:hAnsi="Times New Roman" w:cs="Times New Roman"/>
            <w:szCs w:val="32"/>
          </w:rPr>
          <w:delText>违反本条例规定，法律、法规已有处罚规定的，从其规定。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1361" w:author="user" w:date="2019-10-22T14:49:00Z"/>
          <w:rFonts w:ascii="Times New Roman" w:hAnsi="Times New Roman" w:cs="Times New Roman"/>
          <w:szCs w:val="32"/>
        </w:rPr>
      </w:pPr>
      <w:del w:id="1359" w:author="user" w:date="2019-10-22T14:49:00Z">
        <w:r>
          <w:rPr>
            <w:rFonts w:ascii="Times New Roman" w:hAnsi="Times New Roman" w:cs="Times New Roman" w:eastAsia="黑体"/>
            <w:szCs w:val="32"/>
          </w:rPr>
          <w:delText>第四十一条</w:delText>
        </w:r>
      </w:del>
      <w:del w:id="1360" w:author="user" w:date="2019-10-22T14:49:00Z">
        <w:r>
          <w:rPr>
            <w:rFonts w:ascii="Times New Roman" w:hAnsi="Times New Roman" w:cs="Times New Roman"/>
            <w:szCs w:val="32"/>
          </w:rPr>
          <w:delText xml:space="preserve">  违反本条例第十一条第一款规定，擅自增加取用水量的，由水行政主管部门责令其停止违法行为，并处以五千元以上二万元以下罚款；情节严重的，吊销其取水许可证。</w:delText>
        </w:r>
      </w:del>
    </w:p>
    <w:p>
      <w:pPr>
        <w:pStyle w:val="Normal"/>
        <w:widowControl w:val="false"/>
        <w:overflowPunct w:val="false"/>
        <w:bidi w:val="0"/>
        <w:snapToGrid w:val="false"/>
        <w:spacing w:lineRule="exact" w:line="590" w:before="0" w:after="0"/>
        <w:ind w:firstLineChars="200" w:startChars="0" w:start="0" w:endChars="0" w:end="0"/>
        <w:jc w:val="both"/>
        <w:rPr>
          <w:del w:id="1364" w:author="user" w:date="2019-10-22T14:49:00Z"/>
          <w:rFonts w:ascii="Times New Roman" w:hAnsi="Times New Roman" w:cs="Times New Roman"/>
          <w:szCs w:val="32"/>
        </w:rPr>
      </w:pPr>
      <w:del w:id="1362" w:author="user" w:date="2019-10-22T14:49:00Z">
        <w:r>
          <w:rPr>
            <w:rFonts w:ascii="Times New Roman" w:hAnsi="Times New Roman" w:cs="Times New Roman" w:eastAsia="黑体"/>
            <w:szCs w:val="32"/>
          </w:rPr>
          <w:delText>第四十二条</w:delText>
        </w:r>
      </w:del>
      <w:del w:id="1363" w:author="user" w:date="2019-10-22T14:49:00Z">
        <w:r>
          <w:rPr>
            <w:rFonts w:ascii="Times New Roman" w:hAnsi="Times New Roman" w:cs="Times New Roman"/>
            <w:szCs w:val="32"/>
          </w:rPr>
          <w:delText xml:space="preserve">  违反本条例第十四条第三款规定，建设项目的节水设施没有建成或者没有达到国家规定标准投入使用的，由水行政主管部门或者供水行政主管部门依据职权，责令停止使用，限期改正，并处以五万元以上十万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1367" w:author="user" w:date="2019-10-22T14:49:00Z"/>
          <w:rFonts w:ascii="Times New Roman" w:hAnsi="Times New Roman" w:cs="Times New Roman"/>
          <w:szCs w:val="32"/>
        </w:rPr>
      </w:pPr>
      <w:del w:id="1365" w:author="user" w:date="2019-10-22T14:49:00Z">
        <w:r>
          <w:rPr>
            <w:rFonts w:ascii="Times New Roman" w:hAnsi="Times New Roman" w:cs="Times New Roman" w:eastAsia="黑体"/>
            <w:szCs w:val="32"/>
          </w:rPr>
          <w:delText>第四十三条</w:delText>
        </w:r>
      </w:del>
      <w:del w:id="1366" w:author="user" w:date="2019-10-22T14:49:00Z">
        <w:r>
          <w:rPr>
            <w:rFonts w:ascii="Times New Roman" w:hAnsi="Times New Roman" w:cs="Times New Roman"/>
            <w:szCs w:val="32"/>
          </w:rPr>
          <w:delText xml:space="preserve">  违反本条例第十五条规定，未在规定期限内完成节约用水技术改造的，由水行政主管部门或者供水行政主管部门责令改正；逾期不改正的，处以二万元以上十万元以下罚款。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1373" w:author="user" w:date="2019-10-22T14:49:00Z"/>
          <w:rFonts w:ascii="Times New Roman" w:hAnsi="Times New Roman" w:cs="Times New Roman"/>
          <w:szCs w:val="32"/>
        </w:rPr>
      </w:pPr>
      <w:del w:id="1368" w:author="user" w:date="2019-10-22T14:49:00Z">
        <w:r>
          <w:rPr>
            <w:rFonts w:ascii="Times New Roman" w:hAnsi="Times New Roman" w:cs="Times New Roman" w:eastAsia="黑体"/>
            <w:szCs w:val="32"/>
          </w:rPr>
          <w:delText>第四十</w:delText>
        </w:r>
      </w:del>
      <w:del w:id="1369" w:author="user" w:date="2019-10-22T14:49:00Z">
        <w:r>
          <w:rPr>
            <w:rFonts w:ascii="Times New Roman" w:hAnsi="Times New Roman" w:cs="Times New Roman" w:eastAsia="黑体"/>
            <w:color w:val="000000"/>
            <w:szCs w:val="32"/>
          </w:rPr>
          <w:delText>四条</w:delText>
        </w:r>
      </w:del>
      <w:del w:id="1370" w:author="user" w:date="2019-10-22T14:49:00Z">
        <w:r>
          <w:rPr>
            <w:rFonts w:ascii="Times New Roman" w:hAnsi="Times New Roman" w:cs="Times New Roman" w:eastAsia="黑体"/>
            <w:szCs w:val="32"/>
          </w:rPr>
          <w:delText xml:space="preserve"> </w:delText>
        </w:r>
      </w:del>
      <w:del w:id="1371" w:author="user" w:date="2019-10-22T14:49:00Z">
        <w:r>
          <w:rPr>
            <w:rFonts w:ascii="Times New Roman" w:hAnsi="Times New Roman" w:cs="Times New Roman"/>
            <w:szCs w:val="32"/>
          </w:rPr>
          <w:delText xml:space="preserve"> 违反本条例规定，有下列行为之一的，由同级</w:delText>
        </w:r>
      </w:del>
      <w:del w:id="1372" w:author="user" w:date="2019-10-22T14:49:00Z">
        <w:r>
          <w:rPr>
            <w:rFonts w:ascii="Times New Roman" w:hAnsi="Times New Roman" w:cs="Times New Roman"/>
            <w:spacing w:val="-6"/>
            <w:szCs w:val="32"/>
          </w:rPr>
          <w:delText>人民政府或者上级行政主管部门对直接负责的主管人员和其他直接责任人员，依法给予行政处分；构成犯罪的，依法追究刑事责任：</w:delText>
        </w:r>
      </w:del>
    </w:p>
    <w:p>
      <w:pPr>
        <w:pStyle w:val="Normal"/>
        <w:widowControl w:val="false"/>
        <w:overflowPunct w:val="false"/>
        <w:bidi w:val="0"/>
        <w:snapToGrid w:val="false"/>
        <w:spacing w:lineRule="exact" w:line="590" w:before="0" w:after="0"/>
        <w:ind w:firstLineChars="200" w:startChars="0" w:start="0" w:endChars="0" w:end="0"/>
        <w:jc w:val="both"/>
        <w:rPr>
          <w:del w:id="1375" w:author="user" w:date="2019-10-22T14:49:00Z"/>
          <w:rFonts w:ascii="Times New Roman" w:hAnsi="Times New Roman" w:cs="Times New Roman"/>
          <w:szCs w:val="32"/>
        </w:rPr>
      </w:pPr>
      <w:del w:id="1374" w:author="user" w:date="2019-10-22T14:49:00Z">
        <w:r>
          <w:rPr>
            <w:rFonts w:ascii="Times New Roman" w:hAnsi="Times New Roman" w:cs="Times New Roman"/>
            <w:szCs w:val="32"/>
          </w:rPr>
          <w:delText>（一）对不符合法定条件的单位或者个人核发取水许可证的；</w:delText>
        </w:r>
      </w:del>
    </w:p>
    <w:p>
      <w:pPr>
        <w:pStyle w:val="Normal"/>
        <w:widowControl w:val="false"/>
        <w:overflowPunct w:val="false"/>
        <w:bidi w:val="0"/>
        <w:snapToGrid w:val="false"/>
        <w:spacing w:lineRule="exact" w:line="590" w:before="0" w:after="0"/>
        <w:ind w:firstLineChars="200" w:startChars="0" w:start="0" w:endChars="0" w:end="0"/>
        <w:jc w:val="both"/>
        <w:rPr>
          <w:del w:id="1377" w:author="user" w:date="2019-10-22T14:49:00Z"/>
          <w:rFonts w:ascii="Times New Roman" w:hAnsi="Times New Roman" w:cs="Times New Roman"/>
          <w:szCs w:val="32"/>
        </w:rPr>
      </w:pPr>
      <w:del w:id="1376" w:author="user" w:date="2019-10-22T14:49:00Z">
        <w:r>
          <w:rPr>
            <w:rFonts w:ascii="Times New Roman" w:hAnsi="Times New Roman" w:cs="Times New Roman"/>
            <w:szCs w:val="32"/>
          </w:rPr>
          <w:delText>（二）不按照水量分配方案分配水量的；</w:delText>
        </w:r>
      </w:del>
    </w:p>
    <w:p>
      <w:pPr>
        <w:pStyle w:val="Normal"/>
        <w:widowControl w:val="false"/>
        <w:overflowPunct w:val="false"/>
        <w:bidi w:val="0"/>
        <w:snapToGrid w:val="false"/>
        <w:spacing w:lineRule="exact" w:line="590" w:before="0" w:after="0"/>
        <w:ind w:firstLineChars="200" w:startChars="0" w:start="0" w:endChars="0" w:end="0"/>
        <w:jc w:val="both"/>
        <w:rPr>
          <w:del w:id="1379" w:author="user" w:date="2019-10-22T14:49:00Z"/>
          <w:rFonts w:ascii="Times New Roman" w:hAnsi="Times New Roman" w:cs="Times New Roman"/>
          <w:szCs w:val="32"/>
        </w:rPr>
      </w:pPr>
      <w:del w:id="1378" w:author="user" w:date="2019-10-22T14:49:00Z">
        <w:r>
          <w:rPr>
            <w:rFonts w:ascii="Times New Roman" w:hAnsi="Times New Roman" w:cs="Times New Roman"/>
            <w:szCs w:val="32"/>
          </w:rPr>
          <w:delText>（三）不按照国家有关规定收取水资源费的；</w:delText>
        </w:r>
      </w:del>
    </w:p>
    <w:p>
      <w:pPr>
        <w:pStyle w:val="Normal"/>
        <w:widowControl w:val="false"/>
        <w:overflowPunct w:val="false"/>
        <w:bidi w:val="0"/>
        <w:snapToGrid w:val="false"/>
        <w:spacing w:lineRule="exact" w:line="590" w:before="0" w:after="0"/>
        <w:ind w:firstLineChars="200" w:startChars="0" w:start="0" w:endChars="0" w:end="0"/>
        <w:jc w:val="both"/>
        <w:rPr>
          <w:del w:id="1381" w:author="user" w:date="2019-10-22T14:49:00Z"/>
          <w:rFonts w:ascii="Times New Roman" w:hAnsi="Times New Roman" w:cs="Times New Roman"/>
          <w:szCs w:val="32"/>
        </w:rPr>
      </w:pPr>
      <w:del w:id="1380" w:author="user" w:date="2019-10-22T14:49:00Z">
        <w:r>
          <w:rPr>
            <w:rFonts w:ascii="Times New Roman" w:hAnsi="Times New Roman" w:cs="Times New Roman"/>
            <w:szCs w:val="32"/>
          </w:rPr>
          <w:delText>（四）其他玩忽职守、滥用职权、徇私舞弊的行为。</w:delText>
        </w:r>
      </w:del>
    </w:p>
    <w:p>
      <w:pPr>
        <w:pStyle w:val="Normal"/>
        <w:widowControl w:val="false"/>
        <w:overflowPunct w:val="false"/>
        <w:bidi w:val="0"/>
        <w:snapToGrid w:val="false"/>
        <w:spacing w:lineRule="exact" w:line="590" w:before="0" w:after="0"/>
        <w:ind w:firstLineChars="200" w:startChars="0" w:start="0" w:endChars="0" w:end="0"/>
        <w:jc w:val="both"/>
        <w:rPr>
          <w:del w:id="1383" w:author="user" w:date="2019-10-22T14:49:00Z"/>
          <w:rFonts w:ascii="Times New Roman" w:hAnsi="Times New Roman" w:cs="Times New Roman"/>
          <w:szCs w:val="32"/>
        </w:rPr>
      </w:pPr>
      <w:del w:id="1382"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385" w:author="user" w:date="2019-10-22T14:49:00Z"/>
          <w:rFonts w:ascii="Times New Roman" w:hAnsi="Times New Roman" w:eastAsia="黑体" w:cs="Times New Roman"/>
          <w:szCs w:val="32"/>
        </w:rPr>
      </w:pPr>
      <w:del w:id="1384" w:author="user" w:date="2019-10-22T14:49:00Z">
        <w:r>
          <w:rPr>
            <w:rFonts w:ascii="Times New Roman" w:hAnsi="Times New Roman" w:cs="Times New Roman" w:eastAsia="黑体"/>
            <w:szCs w:val="32"/>
          </w:rPr>
          <w:delText>第六章  附则</w:delText>
        </w:r>
      </w:del>
    </w:p>
    <w:p>
      <w:pPr>
        <w:pStyle w:val="Normal"/>
        <w:widowControl w:val="false"/>
        <w:overflowPunct w:val="false"/>
        <w:bidi w:val="0"/>
        <w:snapToGrid w:val="false"/>
        <w:spacing w:lineRule="exact" w:line="590" w:before="0" w:after="0"/>
        <w:ind w:firstLineChars="200" w:startChars="0" w:start="0" w:endChars="0" w:end="0"/>
        <w:jc w:val="both"/>
        <w:rPr>
          <w:del w:id="1387" w:author="user" w:date="2019-10-22T14:49:00Z"/>
          <w:rFonts w:ascii="Times New Roman" w:hAnsi="Times New Roman" w:eastAsia="黑体" w:cs="Times New Roman"/>
          <w:szCs w:val="32"/>
        </w:rPr>
      </w:pPr>
      <w:del w:id="1386"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398" w:author="user" w:date="2019-10-22T14:49:00Z"/>
          <w:rFonts w:ascii="Times New Roman" w:hAnsi="Times New Roman" w:cs="Times New Roman"/>
          <w:szCs w:val="32"/>
        </w:rPr>
      </w:pPr>
      <w:del w:id="1388" w:author="user" w:date="2019-10-22T14:49:00Z">
        <w:r>
          <w:rPr>
            <w:rFonts w:ascii="Times New Roman" w:hAnsi="Times New Roman" w:cs="Times New Roman" w:eastAsia="黑体"/>
            <w:szCs w:val="32"/>
          </w:rPr>
          <w:delText>第四十</w:delText>
        </w:r>
      </w:del>
      <w:del w:id="1389" w:author="user" w:date="2019-10-22T14:49:00Z">
        <w:r>
          <w:rPr>
            <w:rFonts w:ascii="Times New Roman" w:hAnsi="Times New Roman" w:cs="Times New Roman" w:eastAsia="黑体"/>
            <w:color w:val="000000"/>
            <w:szCs w:val="32"/>
          </w:rPr>
          <w:delText>五</w:delText>
        </w:r>
      </w:del>
      <w:del w:id="1390" w:author="user" w:date="2019-10-22T14:49:00Z">
        <w:r>
          <w:rPr>
            <w:rFonts w:ascii="Times New Roman" w:hAnsi="Times New Roman" w:cs="Times New Roman" w:eastAsia="黑体"/>
            <w:szCs w:val="32"/>
          </w:rPr>
          <w:delText>条</w:delText>
        </w:r>
      </w:del>
      <w:del w:id="1391" w:author="user" w:date="2019-10-22T14:49:00Z">
        <w:r>
          <w:rPr>
            <w:rFonts w:ascii="Times New Roman" w:hAnsi="Times New Roman" w:cs="Times New Roman"/>
            <w:szCs w:val="32"/>
          </w:rPr>
          <w:delText xml:space="preserve">  本条例自</w:delText>
        </w:r>
      </w:del>
      <w:del w:id="1392" w:author="user" w:date="2019-10-22T14:49:00Z">
        <w:r>
          <w:rPr>
            <w:rFonts w:cs="Times New Roman" w:ascii="Times New Roman" w:hAnsi="Times New Roman"/>
            <w:szCs w:val="32"/>
          </w:rPr>
          <w:delText>2014</w:delText>
        </w:r>
      </w:del>
      <w:del w:id="1393" w:author="user" w:date="2019-10-22T14:49:00Z">
        <w:r>
          <w:rPr>
            <w:rFonts w:ascii="Times New Roman" w:hAnsi="Times New Roman" w:cs="Times New Roman"/>
            <w:szCs w:val="32"/>
          </w:rPr>
          <w:delText>年</w:delText>
        </w:r>
      </w:del>
      <w:del w:id="1394" w:author="user" w:date="2019-10-22T14:49:00Z">
        <w:r>
          <w:rPr>
            <w:rFonts w:cs="Times New Roman" w:ascii="Times New Roman" w:hAnsi="Times New Roman"/>
            <w:szCs w:val="32"/>
          </w:rPr>
          <w:delText>1</w:delText>
        </w:r>
      </w:del>
      <w:del w:id="1395" w:author="user" w:date="2019-10-22T14:49:00Z">
        <w:r>
          <w:rPr>
            <w:rFonts w:ascii="Times New Roman" w:hAnsi="Times New Roman" w:cs="Times New Roman"/>
            <w:szCs w:val="32"/>
          </w:rPr>
          <w:delText>月</w:delText>
        </w:r>
      </w:del>
      <w:del w:id="1396" w:author="user" w:date="2019-10-22T14:49:00Z">
        <w:r>
          <w:rPr>
            <w:rFonts w:cs="Times New Roman" w:ascii="Times New Roman" w:hAnsi="Times New Roman"/>
            <w:szCs w:val="32"/>
          </w:rPr>
          <w:delText>1</w:delText>
        </w:r>
      </w:del>
      <w:del w:id="1397" w:author="user" w:date="2019-10-22T14:49:00Z">
        <w:r>
          <w:rPr>
            <w:rFonts w:ascii="Times New Roman" w:hAnsi="Times New Roman" w:cs="Times New Roman"/>
            <w:szCs w:val="32"/>
          </w:rPr>
          <w:delText>日起施行。</w:delText>
        </w:r>
      </w:del>
      <w:r>
        <w:br w:type="page"/>
      </w:r>
    </w:p>
    <w:p>
      <w:pPr>
        <w:pStyle w:val="Normal"/>
        <w:widowControl w:val="false"/>
        <w:overflowPunct w:val="false"/>
        <w:bidi w:val="0"/>
        <w:snapToGrid w:val="false"/>
        <w:spacing w:lineRule="exact" w:line="590" w:before="0" w:after="0"/>
        <w:ind w:firstLineChars="200" w:startChars="0" w:start="0" w:endChars="0" w:end="0"/>
        <w:jc w:val="both"/>
        <w:rPr>
          <w:del w:id="1400" w:author="user" w:date="2019-10-22T14:49:00Z"/>
          <w:rFonts w:ascii="Times New Roman" w:hAnsi="Times New Roman" w:cs="Times New Roman"/>
          <w:color w:val="000000"/>
          <w:szCs w:val="32"/>
        </w:rPr>
      </w:pPr>
      <w:del w:id="1399" w:author="user" w:date="2019-10-22T14:49:00Z">
        <w:r>
          <w:rPr>
            <w:rFonts w:cs="Times New Roman" w:ascii="Times New Roman" w:hAnsi="Times New Roman"/>
            <w:color w:val="000000"/>
            <w:szCs w:val="32"/>
          </w:rPr>
        </w:r>
      </w:del>
    </w:p>
    <w:p>
      <w:pPr>
        <w:pStyle w:val="Normal"/>
        <w:widowControl w:val="false"/>
        <w:overflowPunct w:val="false"/>
        <w:bidi w:val="0"/>
        <w:snapToGrid w:val="false"/>
        <w:spacing w:lineRule="exact" w:line="590" w:before="0" w:after="0"/>
        <w:ind w:firstLineChars="200" w:startChars="0" w:start="0" w:endChars="0" w:end="0"/>
        <w:jc w:val="both"/>
        <w:rPr>
          <w:del w:id="1402" w:author="user" w:date="2019-10-22T14:49:00Z"/>
          <w:rFonts w:ascii="Times New Roman" w:hAnsi="Times New Roman" w:eastAsia="黑体" w:cs="Times New Roman"/>
          <w:color w:val="000000"/>
          <w:sz w:val="28"/>
          <w:szCs w:val="28"/>
        </w:rPr>
      </w:pPr>
      <w:del w:id="1401" w:author="user" w:date="2019-10-22T14:49:00Z">
        <w:r>
          <w:rPr>
            <w:rFonts w:eastAsia="黑体" w:cs="Times New Roman" w:ascii="Times New Roman" w:hAnsi="Times New Roman"/>
            <w:color w:val="000000"/>
            <w:sz w:val="28"/>
            <w:szCs w:val="28"/>
          </w:rPr>
        </w:r>
      </w:del>
    </w:p>
    <w:p>
      <w:pPr>
        <w:pStyle w:val="Normal"/>
        <w:widowControl w:val="false"/>
        <w:overflowPunct w:val="false"/>
        <w:bidi w:val="0"/>
        <w:snapToGrid w:val="false"/>
        <w:spacing w:lineRule="exact" w:line="590" w:before="0" w:after="0"/>
        <w:ind w:firstLineChars="200" w:startChars="0" w:start="0" w:endChars="0" w:end="0"/>
        <w:jc w:val="both"/>
        <w:rPr>
          <w:del w:id="1404" w:author="user" w:date="2019-10-22T14:49:00Z"/>
          <w:rFonts w:ascii="Times New Roman" w:hAnsi="Times New Roman" w:eastAsia="宋体" w:cs="Times New Roman"/>
          <w:sz w:val="44"/>
          <w:szCs w:val="44"/>
        </w:rPr>
      </w:pPr>
      <w:del w:id="1403" w:author="user" w:date="2019-10-22T14:49:00Z">
        <w:r>
          <w:rPr>
            <w:rFonts w:ascii="Times New Roman" w:hAnsi="Times New Roman" w:cs="Times New Roman" w:eastAsia="宋体"/>
            <w:sz w:val="44"/>
            <w:szCs w:val="44"/>
          </w:rPr>
          <w:delText>无锡市河道管理条例</w:delText>
        </w:r>
      </w:del>
    </w:p>
    <w:p>
      <w:pPr>
        <w:pStyle w:val="Normal"/>
        <w:widowControl w:val="false"/>
        <w:overflowPunct w:val="false"/>
        <w:bidi w:val="0"/>
        <w:snapToGrid w:val="false"/>
        <w:spacing w:lineRule="exact" w:line="590" w:before="0" w:after="0"/>
        <w:ind w:firstLineChars="200" w:startChars="0" w:start="0" w:endChars="0" w:end="0"/>
        <w:jc w:val="both"/>
        <w:rPr>
          <w:del w:id="1406" w:author="user" w:date="2019-10-22T14:49:00Z"/>
          <w:rFonts w:ascii="Times New Roman" w:hAnsi="Times New Roman" w:eastAsia="楷体_GB2312" w:cs="Times New Roman"/>
          <w:sz w:val="44"/>
          <w:szCs w:val="32"/>
        </w:rPr>
      </w:pPr>
      <w:del w:id="1405" w:author="user" w:date="2019-10-22T14:49:00Z">
        <w:r>
          <w:rPr>
            <w:rFonts w:eastAsia="楷体_GB2312" w:cs="Times New Roman" w:ascii="Times New Roman" w:hAnsi="Times New Roman"/>
            <w:sz w:val="44"/>
            <w:szCs w:val="32"/>
          </w:rPr>
        </w:r>
      </w:del>
    </w:p>
    <w:p>
      <w:pPr>
        <w:pStyle w:val="Normal"/>
        <w:widowControl w:val="false"/>
        <w:overflowPunct w:val="false"/>
        <w:bidi w:val="0"/>
        <w:snapToGrid w:val="false"/>
        <w:spacing w:lineRule="exact" w:line="590" w:before="0" w:after="0"/>
        <w:ind w:firstLineChars="200" w:startChars="0" w:start="0" w:endChars="0" w:end="0"/>
        <w:jc w:val="both"/>
        <w:rPr>
          <w:del w:id="1435" w:author="user" w:date="2019-10-22T14:49:00Z"/>
          <w:rFonts w:ascii="Times New Roman" w:hAnsi="Times New Roman" w:eastAsia="楷体_GB2312" w:cs="Times New Roman"/>
          <w:szCs w:val="32"/>
        </w:rPr>
      </w:pPr>
      <w:del w:id="1407" w:author="user" w:date="2019-10-22T14:49:00Z">
        <w:r>
          <w:rPr>
            <w:rFonts w:ascii="Times New Roman" w:hAnsi="Times New Roman" w:cs="Times New Roman" w:eastAsia="楷体_GB2312"/>
            <w:szCs w:val="32"/>
          </w:rPr>
          <w:delText>（</w:delText>
        </w:r>
      </w:del>
      <w:del w:id="1408" w:author="user" w:date="2019-10-22T14:49:00Z">
        <w:r>
          <w:rPr>
            <w:rFonts w:eastAsia="楷体_GB2312" w:cs="Times New Roman" w:ascii="Times New Roman" w:hAnsi="Times New Roman"/>
            <w:szCs w:val="32"/>
          </w:rPr>
          <w:delText>2009</w:delText>
        </w:r>
      </w:del>
      <w:del w:id="1409" w:author="user" w:date="2019-10-22T14:49:00Z">
        <w:r>
          <w:rPr>
            <w:rFonts w:ascii="Times New Roman" w:hAnsi="Times New Roman" w:cs="Times New Roman" w:eastAsia="楷体_GB2312"/>
            <w:szCs w:val="32"/>
          </w:rPr>
          <w:delText>年</w:delText>
        </w:r>
      </w:del>
      <w:del w:id="1410" w:author="user" w:date="2019-10-22T14:49:00Z">
        <w:r>
          <w:rPr>
            <w:rFonts w:eastAsia="楷体_GB2312" w:cs="Times New Roman" w:ascii="Times New Roman" w:hAnsi="Times New Roman"/>
            <w:szCs w:val="32"/>
          </w:rPr>
          <w:delText>6</w:delText>
        </w:r>
      </w:del>
      <w:del w:id="1411" w:author="user" w:date="2019-10-22T14:49:00Z">
        <w:r>
          <w:rPr>
            <w:rFonts w:ascii="Times New Roman" w:hAnsi="Times New Roman" w:cs="Times New Roman" w:eastAsia="楷体_GB2312"/>
            <w:szCs w:val="32"/>
          </w:rPr>
          <w:delText>月</w:delText>
        </w:r>
      </w:del>
      <w:del w:id="1412" w:author="user" w:date="2019-10-22T14:49:00Z">
        <w:r>
          <w:rPr>
            <w:rFonts w:eastAsia="楷体_GB2312" w:cs="Times New Roman" w:ascii="Times New Roman" w:hAnsi="Times New Roman"/>
            <w:szCs w:val="32"/>
          </w:rPr>
          <w:delText>25</w:delText>
        </w:r>
      </w:del>
      <w:del w:id="1413" w:author="user" w:date="2019-10-22T14:49:00Z">
        <w:r>
          <w:rPr>
            <w:rFonts w:ascii="Times New Roman" w:hAnsi="Times New Roman" w:cs="Times New Roman" w:eastAsia="楷体_GB2312"/>
            <w:szCs w:val="32"/>
          </w:rPr>
          <w:delText>日无锡市第十四届人民代表大会常务委员会第十二次会议</w:delText>
        </w:r>
      </w:del>
      <w:del w:id="1414" w:author="user" w:date="2019-10-22T14:49:00Z">
        <w:r>
          <w:rPr>
            <w:rFonts w:ascii="Times New Roman" w:hAnsi="Times New Roman" w:cs="Times New Roman" w:eastAsia="楷体_GB2312"/>
            <w:szCs w:val="32"/>
          </w:rPr>
          <w:delText>通过</w:delText>
        </w:r>
      </w:del>
      <w:del w:id="1415" w:author="user" w:date="2019-10-22T14:49:00Z">
        <w:r>
          <w:rPr>
            <w:rFonts w:ascii="Times New Roman" w:hAnsi="Times New Roman" w:cs="Times New Roman" w:eastAsia="楷体_GB2312"/>
            <w:szCs w:val="32"/>
          </w:rPr>
          <w:delText xml:space="preserve">  </w:delText>
        </w:r>
      </w:del>
      <w:del w:id="1416" w:author="user" w:date="2019-10-22T14:49:00Z">
        <w:r>
          <w:rPr>
            <w:rFonts w:eastAsia="楷体_GB2312" w:cs="Times New Roman" w:ascii="Times New Roman" w:hAnsi="Times New Roman"/>
            <w:szCs w:val="32"/>
          </w:rPr>
          <w:delText>2009</w:delText>
        </w:r>
      </w:del>
      <w:del w:id="1417" w:author="user" w:date="2019-10-22T14:49:00Z">
        <w:r>
          <w:rPr>
            <w:rFonts w:ascii="Times New Roman" w:hAnsi="Times New Roman" w:cs="Times New Roman" w:eastAsia="楷体_GB2312"/>
            <w:szCs w:val="32"/>
          </w:rPr>
          <w:delText>年</w:delText>
        </w:r>
      </w:del>
      <w:del w:id="1418" w:author="user" w:date="2019-10-22T14:49:00Z">
        <w:r>
          <w:rPr>
            <w:rFonts w:eastAsia="楷体_GB2312" w:cs="Times New Roman" w:ascii="Times New Roman" w:hAnsi="Times New Roman"/>
            <w:szCs w:val="32"/>
          </w:rPr>
          <w:delText>7</w:delText>
        </w:r>
      </w:del>
      <w:del w:id="1419" w:author="user" w:date="2019-10-22T14:49:00Z">
        <w:r>
          <w:rPr>
            <w:rFonts w:ascii="Times New Roman" w:hAnsi="Times New Roman" w:cs="Times New Roman" w:eastAsia="楷体_GB2312"/>
            <w:szCs w:val="32"/>
          </w:rPr>
          <w:delText>月</w:delText>
        </w:r>
      </w:del>
      <w:del w:id="1420" w:author="user" w:date="2019-10-22T14:49:00Z">
        <w:r>
          <w:rPr>
            <w:rFonts w:eastAsia="楷体_GB2312" w:cs="Times New Roman" w:ascii="Times New Roman" w:hAnsi="Times New Roman"/>
            <w:szCs w:val="32"/>
          </w:rPr>
          <w:delText>29</w:delText>
        </w:r>
      </w:del>
      <w:del w:id="1421" w:author="user" w:date="2019-10-22T14:49:00Z">
        <w:r>
          <w:rPr>
            <w:rFonts w:ascii="Times New Roman" w:hAnsi="Times New Roman" w:cs="Times New Roman" w:eastAsia="楷体_GB2312"/>
            <w:szCs w:val="32"/>
          </w:rPr>
          <w:delText>日江苏省第十一届人民代表大会常务委员会第十次会议批准  根据</w:delText>
        </w:r>
      </w:del>
      <w:del w:id="1422" w:author="user" w:date="2019-10-22T14:49:00Z">
        <w:r>
          <w:rPr>
            <w:rFonts w:eastAsia="楷体_GB2312" w:cs="Times New Roman" w:ascii="Times New Roman" w:hAnsi="Times New Roman"/>
            <w:szCs w:val="32"/>
          </w:rPr>
          <w:delText>2019</w:delText>
        </w:r>
      </w:del>
      <w:del w:id="1423" w:author="user" w:date="2019-10-22T14:49:00Z">
        <w:r>
          <w:rPr>
            <w:rFonts w:ascii="Times New Roman" w:hAnsi="Times New Roman" w:cs="Times New Roman" w:eastAsia="楷体_GB2312"/>
            <w:szCs w:val="32"/>
          </w:rPr>
          <w:delText>年</w:delText>
        </w:r>
      </w:del>
      <w:del w:id="1424" w:author="user" w:date="2019-10-22T14:49:00Z">
        <w:r>
          <w:rPr>
            <w:rFonts w:eastAsia="楷体_GB2312" w:cs="Times New Roman" w:ascii="Times New Roman" w:hAnsi="Times New Roman"/>
            <w:szCs w:val="32"/>
          </w:rPr>
          <w:delText>8</w:delText>
        </w:r>
      </w:del>
      <w:del w:id="1425" w:author="user" w:date="2019-10-22T14:49:00Z">
        <w:r>
          <w:rPr>
            <w:rFonts w:ascii="Times New Roman" w:hAnsi="Times New Roman" w:cs="Times New Roman" w:eastAsia="楷体_GB2312"/>
            <w:szCs w:val="32"/>
          </w:rPr>
          <w:delText>月</w:delText>
        </w:r>
      </w:del>
      <w:del w:id="1426" w:author="user" w:date="2019-10-22T14:49:00Z">
        <w:r>
          <w:rPr>
            <w:rFonts w:eastAsia="楷体_GB2312" w:cs="Times New Roman" w:ascii="Times New Roman" w:hAnsi="Times New Roman"/>
            <w:szCs w:val="32"/>
          </w:rPr>
          <w:delText>29</w:delText>
        </w:r>
      </w:del>
      <w:del w:id="1427" w:author="user" w:date="2019-10-22T14:49:00Z">
        <w:r>
          <w:rPr>
            <w:rFonts w:ascii="Times New Roman" w:hAnsi="Times New Roman" w:cs="Times New Roman" w:eastAsia="楷体_GB2312"/>
            <w:szCs w:val="32"/>
          </w:rPr>
          <w:delText>日无锡市第十六届人民代表大会常务委员会第二十一次会议通过，</w:delText>
        </w:r>
      </w:del>
      <w:del w:id="1428" w:author="user" w:date="2019-10-22T14:49:00Z">
        <w:r>
          <w:rPr>
            <w:rFonts w:eastAsia="楷体_GB2312" w:cs="Times New Roman" w:ascii="Times New Roman" w:hAnsi="Times New Roman"/>
            <w:color w:val="000000"/>
          </w:rPr>
          <w:delText>2019</w:delText>
        </w:r>
      </w:del>
      <w:del w:id="1429" w:author="user" w:date="2019-10-22T14:49:00Z">
        <w:r>
          <w:rPr>
            <w:rFonts w:ascii="Times New Roman" w:hAnsi="Times New Roman" w:cs="Times New Roman" w:eastAsia="楷体_GB2312"/>
            <w:color w:val="000000"/>
          </w:rPr>
          <w:delText>年</w:delText>
        </w:r>
      </w:del>
      <w:del w:id="1430" w:author="user" w:date="2019-10-22T14:49:00Z">
        <w:r>
          <w:rPr>
            <w:rFonts w:eastAsia="楷体_GB2312" w:cs="Times New Roman" w:ascii="Times New Roman" w:hAnsi="Times New Roman"/>
            <w:color w:val="000000"/>
          </w:rPr>
          <w:delText>9</w:delText>
        </w:r>
      </w:del>
      <w:del w:id="1431" w:author="user" w:date="2019-10-22T14:49:00Z">
        <w:r>
          <w:rPr>
            <w:rFonts w:ascii="Times New Roman" w:hAnsi="Times New Roman" w:cs="Times New Roman" w:eastAsia="楷体_GB2312"/>
            <w:color w:val="000000"/>
          </w:rPr>
          <w:delText>月</w:delText>
        </w:r>
      </w:del>
      <w:del w:id="1432" w:author="user" w:date="2019-10-22T14:49:00Z">
        <w:r>
          <w:rPr>
            <w:rFonts w:eastAsia="楷体_GB2312" w:cs="Times New Roman" w:ascii="Times New Roman" w:hAnsi="Times New Roman"/>
            <w:color w:val="000000"/>
          </w:rPr>
          <w:delText>27</w:delText>
        </w:r>
      </w:del>
      <w:del w:id="1433" w:author="user" w:date="2019-10-22T14:49:00Z">
        <w:r>
          <w:rPr>
            <w:rFonts w:ascii="Times New Roman" w:hAnsi="Times New Roman" w:cs="Times New Roman" w:eastAsia="楷体_GB2312"/>
            <w:color w:val="000000"/>
          </w:rPr>
          <w:delText>日江苏省第十三届人民代表大会常务委员会第十一次会议批准</w:delText>
        </w:r>
      </w:del>
      <w:del w:id="1434" w:author="user" w:date="2019-10-22T14:49:00Z">
        <w:r>
          <w:rPr>
            <w:rFonts w:ascii="Times New Roman" w:hAnsi="Times New Roman" w:cs="Times New Roman" w:eastAsia="楷体_GB2312"/>
            <w:szCs w:val="32"/>
          </w:rPr>
          <w:delText>的《关于修改〈无锡市禁止燃放烟花爆竹条例〉等五件地方性法规的决定》修正）</w:delText>
        </w:r>
      </w:del>
    </w:p>
    <w:p>
      <w:pPr>
        <w:pStyle w:val="Normal"/>
        <w:widowControl w:val="false"/>
        <w:overflowPunct w:val="false"/>
        <w:bidi w:val="0"/>
        <w:snapToGrid w:val="false"/>
        <w:spacing w:lineRule="exact" w:line="590" w:before="0" w:after="0"/>
        <w:ind w:firstLineChars="200" w:startChars="0" w:start="0" w:endChars="0" w:end="0"/>
        <w:jc w:val="both"/>
        <w:rPr>
          <w:del w:id="1437" w:author="user" w:date="2019-10-22T14:49:00Z"/>
          <w:rFonts w:ascii="Times New Roman" w:hAnsi="Times New Roman" w:eastAsia="楷体_GB2312" w:cs="Times New Roman"/>
          <w:szCs w:val="32"/>
        </w:rPr>
      </w:pPr>
      <w:del w:id="1436" w:author="user" w:date="2019-10-22T14:49:00Z">
        <w:r>
          <w:rPr>
            <w:rFonts w:eastAsia="楷体_GB2312"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439" w:author="user" w:date="2019-10-22T14:49:00Z"/>
          <w:rFonts w:ascii="Times New Roman" w:hAnsi="Times New Roman" w:eastAsia="楷体_GB2312" w:cs="Times New Roman"/>
          <w:color w:val="000000"/>
          <w:szCs w:val="32"/>
        </w:rPr>
      </w:pPr>
      <w:del w:id="1438" w:author="user" w:date="2019-10-22T14:49:00Z">
        <w:r>
          <w:rPr>
            <w:rFonts w:ascii="Times New Roman" w:hAnsi="Times New Roman" w:cs="Times New Roman" w:eastAsia="楷体_GB2312"/>
            <w:color w:val="000000"/>
            <w:szCs w:val="32"/>
          </w:rPr>
          <w:delText>目　录</w:delText>
        </w:r>
      </w:del>
    </w:p>
    <w:p>
      <w:pPr>
        <w:pStyle w:val="Normal"/>
        <w:widowControl w:val="false"/>
        <w:overflowPunct w:val="false"/>
        <w:bidi w:val="0"/>
        <w:snapToGrid w:val="false"/>
        <w:spacing w:lineRule="exact" w:line="590" w:before="0" w:after="0"/>
        <w:ind w:firstLineChars="200" w:startChars="0" w:start="0" w:endChars="0" w:end="0"/>
        <w:jc w:val="both"/>
        <w:rPr>
          <w:del w:id="1441" w:author="user" w:date="2019-10-22T14:49:00Z"/>
          <w:rFonts w:ascii="Times New Roman" w:hAnsi="Times New Roman" w:eastAsia="楷体_GB2312" w:cs="Times New Roman"/>
          <w:szCs w:val="32"/>
        </w:rPr>
      </w:pPr>
      <w:del w:id="1440" w:author="user" w:date="2019-10-22T14:49:00Z">
        <w:r>
          <w:rPr>
            <w:rFonts w:ascii="Times New Roman" w:hAnsi="Times New Roman" w:cs="Times New Roman" w:eastAsia="楷体_GB2312"/>
            <w:szCs w:val="32"/>
          </w:rPr>
          <w:delText>第一章  总则</w:delText>
        </w:r>
      </w:del>
    </w:p>
    <w:p>
      <w:pPr>
        <w:pStyle w:val="Normal"/>
        <w:widowControl w:val="false"/>
        <w:overflowPunct w:val="false"/>
        <w:bidi w:val="0"/>
        <w:snapToGrid w:val="false"/>
        <w:spacing w:lineRule="exact" w:line="590" w:before="0" w:after="0"/>
        <w:ind w:firstLineChars="200" w:startChars="0" w:start="0" w:endChars="0" w:end="0"/>
        <w:jc w:val="both"/>
        <w:rPr>
          <w:del w:id="1443" w:author="user" w:date="2019-10-22T14:49:00Z"/>
          <w:rFonts w:ascii="Times New Roman" w:hAnsi="Times New Roman" w:eastAsia="楷体_GB2312" w:cs="Times New Roman"/>
          <w:szCs w:val="32"/>
        </w:rPr>
      </w:pPr>
      <w:del w:id="1442" w:author="user" w:date="2019-10-22T14:49:00Z">
        <w:r>
          <w:rPr>
            <w:rFonts w:ascii="Times New Roman" w:hAnsi="Times New Roman" w:cs="Times New Roman" w:eastAsia="楷体_GB2312"/>
            <w:szCs w:val="32"/>
          </w:rPr>
          <w:delText>第二章  河道规划与整治</w:delText>
        </w:r>
      </w:del>
    </w:p>
    <w:p>
      <w:pPr>
        <w:pStyle w:val="Normal"/>
        <w:widowControl w:val="false"/>
        <w:overflowPunct w:val="false"/>
        <w:bidi w:val="0"/>
        <w:snapToGrid w:val="false"/>
        <w:spacing w:lineRule="exact" w:line="590" w:before="0" w:after="0"/>
        <w:ind w:firstLineChars="200" w:startChars="0" w:start="0" w:endChars="0" w:end="0"/>
        <w:jc w:val="both"/>
        <w:rPr>
          <w:del w:id="1445" w:author="user" w:date="2019-10-22T14:49:00Z"/>
          <w:rFonts w:ascii="Times New Roman" w:hAnsi="Times New Roman" w:eastAsia="黑体" w:cs="Times New Roman"/>
          <w:color w:val="FF0000"/>
          <w:szCs w:val="32"/>
        </w:rPr>
      </w:pPr>
      <w:del w:id="1444" w:author="user" w:date="2019-10-22T14:49:00Z">
        <w:r>
          <w:rPr>
            <w:rFonts w:ascii="Times New Roman" w:hAnsi="Times New Roman" w:cs="Times New Roman" w:eastAsia="楷体_GB2312"/>
            <w:szCs w:val="32"/>
          </w:rPr>
          <w:delText>第三章  河道保护与管理</w:delText>
        </w:r>
      </w:del>
    </w:p>
    <w:p>
      <w:pPr>
        <w:pStyle w:val="Normal"/>
        <w:widowControl w:val="false"/>
        <w:overflowPunct w:val="false"/>
        <w:bidi w:val="0"/>
        <w:snapToGrid w:val="false"/>
        <w:spacing w:lineRule="exact" w:line="590" w:before="0" w:after="0"/>
        <w:ind w:firstLineChars="200" w:startChars="0" w:start="0" w:endChars="0" w:end="0"/>
        <w:jc w:val="both"/>
        <w:rPr>
          <w:del w:id="1447" w:author="user" w:date="2019-10-22T14:49:00Z"/>
          <w:rFonts w:ascii="Times New Roman" w:hAnsi="Times New Roman" w:eastAsia="楷体_GB2312" w:cs="Times New Roman"/>
          <w:szCs w:val="32"/>
        </w:rPr>
      </w:pPr>
      <w:del w:id="1446" w:author="user" w:date="2019-10-22T14:49:00Z">
        <w:r>
          <w:rPr>
            <w:rFonts w:ascii="Times New Roman" w:hAnsi="Times New Roman" w:cs="Times New Roman" w:eastAsia="楷体_GB2312"/>
            <w:szCs w:val="32"/>
          </w:rPr>
          <w:delText>第四章  河道利用</w:delText>
        </w:r>
      </w:del>
    </w:p>
    <w:p>
      <w:pPr>
        <w:pStyle w:val="Normal"/>
        <w:widowControl w:val="false"/>
        <w:overflowPunct w:val="false"/>
        <w:bidi w:val="0"/>
        <w:snapToGrid w:val="false"/>
        <w:spacing w:lineRule="exact" w:line="590" w:before="0" w:after="0"/>
        <w:ind w:firstLineChars="200" w:startChars="0" w:start="0" w:endChars="0" w:end="0"/>
        <w:jc w:val="both"/>
        <w:rPr>
          <w:del w:id="1449" w:author="user" w:date="2019-10-22T14:49:00Z"/>
          <w:rFonts w:ascii="Times New Roman" w:hAnsi="Times New Roman" w:eastAsia="楷体_GB2312" w:cs="Times New Roman"/>
          <w:szCs w:val="32"/>
        </w:rPr>
      </w:pPr>
      <w:del w:id="1448" w:author="user" w:date="2019-10-22T14:49:00Z">
        <w:r>
          <w:rPr>
            <w:rFonts w:ascii="Times New Roman" w:hAnsi="Times New Roman" w:cs="Times New Roman" w:eastAsia="楷体_GB2312"/>
            <w:szCs w:val="32"/>
          </w:rPr>
          <w:delText>第五章  法律责任</w:delText>
        </w:r>
      </w:del>
    </w:p>
    <w:p>
      <w:pPr>
        <w:pStyle w:val="Normal"/>
        <w:widowControl w:val="false"/>
        <w:overflowPunct w:val="false"/>
        <w:bidi w:val="0"/>
        <w:snapToGrid w:val="false"/>
        <w:spacing w:lineRule="exact" w:line="590" w:before="0" w:after="0"/>
        <w:ind w:firstLineChars="200" w:startChars="0" w:start="0" w:endChars="0" w:end="0"/>
        <w:jc w:val="both"/>
        <w:rPr>
          <w:del w:id="1451" w:author="user" w:date="2019-10-22T14:49:00Z"/>
          <w:rFonts w:ascii="Times New Roman" w:hAnsi="Times New Roman" w:eastAsia="楷体_GB2312" w:cs="Times New Roman"/>
          <w:szCs w:val="32"/>
        </w:rPr>
      </w:pPr>
      <w:del w:id="1450" w:author="user" w:date="2019-10-22T14:49:00Z">
        <w:r>
          <w:rPr>
            <w:rFonts w:ascii="Times New Roman" w:hAnsi="Times New Roman" w:cs="Times New Roman" w:eastAsia="楷体_GB2312"/>
            <w:szCs w:val="32"/>
          </w:rPr>
          <w:delText>第六章  附则</w:delText>
        </w:r>
      </w:del>
    </w:p>
    <w:p>
      <w:pPr>
        <w:pStyle w:val="Normal"/>
        <w:widowControl w:val="false"/>
        <w:overflowPunct w:val="false"/>
        <w:bidi w:val="0"/>
        <w:snapToGrid w:val="false"/>
        <w:spacing w:lineRule="exact" w:line="590" w:before="0" w:after="0"/>
        <w:ind w:firstLineChars="200" w:startChars="0" w:start="0" w:endChars="0" w:end="0"/>
        <w:jc w:val="both"/>
        <w:rPr>
          <w:del w:id="1453" w:author="user" w:date="2019-10-22T14:49:00Z"/>
          <w:rFonts w:ascii="Times New Roman" w:hAnsi="Times New Roman" w:eastAsia="楷体_GB2312" w:cs="Times New Roman"/>
          <w:szCs w:val="32"/>
        </w:rPr>
      </w:pPr>
      <w:del w:id="1452" w:author="user" w:date="2019-10-22T14:49:00Z">
        <w:r>
          <w:rPr>
            <w:rFonts w:eastAsia="楷体_GB2312"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455" w:author="user" w:date="2019-10-22T14:49:00Z"/>
          <w:rFonts w:ascii="Times New Roman" w:hAnsi="Times New Roman" w:eastAsia="黑体" w:cs="Times New Roman"/>
          <w:szCs w:val="32"/>
        </w:rPr>
      </w:pPr>
      <w:del w:id="1454"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457" w:author="user" w:date="2019-10-22T14:49:00Z"/>
          <w:rFonts w:ascii="Times New Roman" w:hAnsi="Times New Roman" w:eastAsia="黑体" w:cs="Times New Roman"/>
          <w:szCs w:val="32"/>
        </w:rPr>
      </w:pPr>
      <w:del w:id="1456" w:author="user" w:date="2019-10-22T14:49:00Z">
        <w:r>
          <w:rPr>
            <w:rFonts w:ascii="Times New Roman" w:hAnsi="Times New Roman" w:cs="Times New Roman" w:eastAsia="黑体"/>
            <w:szCs w:val="32"/>
          </w:rPr>
          <w:delText>第一章  总则</w:delText>
        </w:r>
      </w:del>
    </w:p>
    <w:p>
      <w:pPr>
        <w:pStyle w:val="Normal"/>
        <w:widowControl w:val="false"/>
        <w:overflowPunct w:val="false"/>
        <w:bidi w:val="0"/>
        <w:snapToGrid w:val="false"/>
        <w:spacing w:lineRule="exact" w:line="590" w:before="0" w:after="0"/>
        <w:ind w:firstLineChars="200" w:startChars="0" w:start="0" w:endChars="0" w:end="0"/>
        <w:jc w:val="both"/>
        <w:rPr>
          <w:del w:id="1459" w:author="user" w:date="2019-10-22T14:49:00Z"/>
          <w:rFonts w:ascii="Times New Roman" w:hAnsi="Times New Roman" w:eastAsia="黑体" w:cs="Times New Roman"/>
          <w:szCs w:val="32"/>
        </w:rPr>
      </w:pPr>
      <w:del w:id="1458"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462" w:author="user" w:date="2019-10-22T14:49:00Z"/>
          <w:rFonts w:ascii="Times New Roman" w:hAnsi="Times New Roman" w:cs="Times New Roman"/>
          <w:szCs w:val="32"/>
        </w:rPr>
      </w:pPr>
      <w:del w:id="1460" w:author="user" w:date="2019-10-22T14:49:00Z">
        <w:r>
          <w:rPr>
            <w:rFonts w:ascii="Times New Roman" w:hAnsi="Times New Roman" w:cs="Times New Roman" w:eastAsia="黑体"/>
            <w:szCs w:val="32"/>
          </w:rPr>
          <w:delText>第一条</w:delText>
        </w:r>
      </w:del>
      <w:del w:id="1461" w:author="user" w:date="2019-10-22T14:49:00Z">
        <w:r>
          <w:rPr>
            <w:rFonts w:ascii="Times New Roman" w:hAnsi="Times New Roman" w:cs="Times New Roman"/>
            <w:szCs w:val="32"/>
          </w:rPr>
          <w:delText xml:space="preserve">  为了加强河道管理和保护，规范开发利用，保障防洪和供水安全，改善水生态环境，发挥河道的综合效益，根据《中华人民共和国水法》《中华人民共和国防洪法》《中华人民共和国河道管理条例》《江苏省河道管理条例》等法律、法规，结合本市实际，制定本条例。</w:delText>
        </w:r>
      </w:del>
    </w:p>
    <w:p>
      <w:pPr>
        <w:pStyle w:val="Normal"/>
        <w:widowControl w:val="false"/>
        <w:overflowPunct w:val="false"/>
        <w:bidi w:val="0"/>
        <w:snapToGrid w:val="false"/>
        <w:spacing w:lineRule="exact" w:line="590" w:before="0" w:after="0"/>
        <w:ind w:firstLineChars="200" w:startChars="0" w:start="0" w:endChars="0" w:end="0"/>
        <w:jc w:val="both"/>
        <w:rPr>
          <w:del w:id="1467" w:author="user" w:date="2019-10-22T14:49:00Z"/>
          <w:rFonts w:ascii="Times New Roman" w:hAnsi="Times New Roman" w:cs="Times New Roman"/>
          <w:szCs w:val="32"/>
        </w:rPr>
      </w:pPr>
      <w:del w:id="1463" w:author="user" w:date="2019-10-22T14:49:00Z">
        <w:r>
          <w:rPr>
            <w:rFonts w:ascii="Times New Roman" w:hAnsi="Times New Roman" w:cs="Times New Roman" w:eastAsia="黑体"/>
            <w:szCs w:val="32"/>
          </w:rPr>
          <w:delText>第二条</w:delText>
        </w:r>
      </w:del>
      <w:del w:id="1464" w:author="user" w:date="2019-10-22T14:49:00Z">
        <w:r>
          <w:rPr>
            <w:rFonts w:ascii="Times New Roman" w:hAnsi="Times New Roman" w:cs="Times New Roman"/>
            <w:szCs w:val="32"/>
          </w:rPr>
          <w:delText xml:space="preserve">  本条例适用于本市行政区域内的河道（包括湖泊、荡、</w:delText>
        </w:r>
      </w:del>
      <w:del w:id="1465" w:author="user" w:date="2019-10-22T14:49:00Z">
        <w:r>
          <w:rPr>
            <w:rFonts w:ascii="Times New Roman" w:hAnsi="Times New Roman" w:cs="Times New Roman" w:eastAsia="方正仿宋_GBK;微软雅黑"/>
            <w:szCs w:val="32"/>
          </w:rPr>
          <w:delText>氿</w:delText>
        </w:r>
      </w:del>
      <w:del w:id="1466" w:author="user" w:date="2019-10-22T14:49:00Z">
        <w:r>
          <w:rPr>
            <w:rFonts w:ascii="Times New Roman" w:hAnsi="Times New Roman" w:cs="Times New Roman"/>
            <w:szCs w:val="32"/>
          </w:rPr>
          <w:delText>、人工水道、水库）及其配套工程。</w:delText>
        </w:r>
      </w:del>
    </w:p>
    <w:p>
      <w:pPr>
        <w:pStyle w:val="Normal"/>
        <w:widowControl w:val="false"/>
        <w:overflowPunct w:val="false"/>
        <w:bidi w:val="0"/>
        <w:snapToGrid w:val="false"/>
        <w:spacing w:lineRule="exact" w:line="590" w:before="0" w:after="0"/>
        <w:ind w:firstLineChars="200" w:startChars="0" w:start="0" w:endChars="0" w:end="0"/>
        <w:jc w:val="both"/>
        <w:rPr>
          <w:del w:id="1469" w:author="user" w:date="2019-10-22T14:49:00Z"/>
          <w:rFonts w:ascii="Times New Roman" w:hAnsi="Times New Roman" w:cs="Times New Roman"/>
          <w:szCs w:val="32"/>
        </w:rPr>
      </w:pPr>
      <w:del w:id="1468" w:author="user" w:date="2019-10-22T14:49:00Z">
        <w:r>
          <w:rPr>
            <w:rFonts w:ascii="Times New Roman" w:hAnsi="Times New Roman" w:cs="Times New Roman"/>
            <w:szCs w:val="32"/>
          </w:rPr>
          <w:delText>长江、太湖等流域性河道的管理，法律、法规另有规定的，从其规定。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1471" w:author="user" w:date="2019-10-22T14:49:00Z"/>
          <w:rFonts w:ascii="Times New Roman" w:hAnsi="Times New Roman" w:cs="Times New Roman"/>
          <w:szCs w:val="32"/>
        </w:rPr>
      </w:pPr>
      <w:del w:id="1470" w:author="user" w:date="2019-10-22T14:49:00Z">
        <w:r>
          <w:rPr>
            <w:rFonts w:ascii="Times New Roman" w:hAnsi="Times New Roman" w:cs="Times New Roman"/>
            <w:szCs w:val="32"/>
          </w:rPr>
          <w:delText>河道内的航道，同时适用航道管理的相关法律、法规。</w:delText>
        </w:r>
      </w:del>
    </w:p>
    <w:p>
      <w:pPr>
        <w:pStyle w:val="Normal"/>
        <w:widowControl w:val="false"/>
        <w:overflowPunct w:val="false"/>
        <w:bidi w:val="0"/>
        <w:snapToGrid w:val="false"/>
        <w:spacing w:lineRule="exact" w:line="590" w:before="0" w:after="0"/>
        <w:ind w:firstLineChars="200" w:startChars="0" w:start="0" w:endChars="0" w:end="0"/>
        <w:jc w:val="both"/>
        <w:rPr>
          <w:del w:id="1474" w:author="user" w:date="2019-10-22T14:49:00Z"/>
          <w:rFonts w:ascii="Times New Roman" w:hAnsi="Times New Roman" w:cs="Times New Roman"/>
          <w:szCs w:val="32"/>
        </w:rPr>
      </w:pPr>
      <w:del w:id="1472" w:author="user" w:date="2019-10-22T14:49:00Z">
        <w:r>
          <w:rPr>
            <w:rFonts w:ascii="Times New Roman" w:hAnsi="Times New Roman" w:cs="Times New Roman" w:eastAsia="黑体"/>
            <w:szCs w:val="32"/>
          </w:rPr>
          <w:delText>第三条</w:delText>
        </w:r>
      </w:del>
      <w:del w:id="1473" w:author="user" w:date="2019-10-22T14:49:00Z">
        <w:r>
          <w:rPr>
            <w:rFonts w:ascii="Times New Roman" w:hAnsi="Times New Roman" w:cs="Times New Roman"/>
            <w:szCs w:val="32"/>
          </w:rPr>
          <w:delText xml:space="preserve">  河道管理坚持统一规划、综合整治、积极保护、合理利用的原则，充分发挥河道防洪抗旱、航运、旅游、生态和景观的功能。</w:delText>
        </w:r>
      </w:del>
    </w:p>
    <w:p>
      <w:pPr>
        <w:pStyle w:val="Normal"/>
        <w:widowControl w:val="false"/>
        <w:overflowPunct w:val="false"/>
        <w:bidi w:val="0"/>
        <w:snapToGrid w:val="false"/>
        <w:spacing w:lineRule="exact" w:line="590" w:before="0" w:after="0"/>
        <w:ind w:firstLineChars="200" w:startChars="0" w:start="0" w:endChars="0" w:end="0"/>
        <w:jc w:val="both"/>
        <w:rPr>
          <w:del w:id="1477" w:author="user" w:date="2019-10-22T14:49:00Z"/>
          <w:rFonts w:ascii="Times New Roman" w:hAnsi="Times New Roman" w:cs="Times New Roman"/>
          <w:szCs w:val="32"/>
        </w:rPr>
      </w:pPr>
      <w:del w:id="1475" w:author="user" w:date="2019-10-22T14:49:00Z">
        <w:r>
          <w:rPr>
            <w:rFonts w:ascii="Times New Roman" w:hAnsi="Times New Roman" w:cs="Times New Roman" w:eastAsia="黑体"/>
            <w:szCs w:val="32"/>
          </w:rPr>
          <w:delText>第四条</w:delText>
        </w:r>
      </w:del>
      <w:del w:id="1476" w:author="user" w:date="2019-10-22T14:49:00Z">
        <w:r>
          <w:rPr>
            <w:rFonts w:ascii="Times New Roman" w:hAnsi="Times New Roman" w:cs="Times New Roman"/>
            <w:szCs w:val="32"/>
          </w:rPr>
          <w:delText xml:space="preserve">  市、县级市、区人民政府应当加强对河道管理工作的领导，建立健全河道管理单位，按照规定将河道建设、维修养护、管理运行所需经费纳入年度财政预算。</w:delText>
        </w:r>
      </w:del>
    </w:p>
    <w:p>
      <w:pPr>
        <w:pStyle w:val="Normal"/>
        <w:widowControl w:val="false"/>
        <w:overflowPunct w:val="false"/>
        <w:bidi w:val="0"/>
        <w:snapToGrid w:val="false"/>
        <w:spacing w:lineRule="exact" w:line="590" w:before="0" w:after="0"/>
        <w:ind w:firstLineChars="200" w:startChars="0" w:start="0" w:endChars="0" w:end="0"/>
        <w:jc w:val="both"/>
        <w:rPr>
          <w:del w:id="1479" w:author="user" w:date="2019-10-22T14:49:00Z"/>
          <w:rFonts w:ascii="Times New Roman" w:hAnsi="Times New Roman" w:cs="Times New Roman"/>
          <w:szCs w:val="32"/>
        </w:rPr>
      </w:pPr>
      <w:del w:id="1478" w:author="user" w:date="2019-10-22T14:49:00Z">
        <w:r>
          <w:rPr>
            <w:rFonts w:ascii="Times New Roman" w:hAnsi="Times New Roman" w:cs="Times New Roman"/>
            <w:szCs w:val="32"/>
          </w:rPr>
          <w:delText>镇人民政府、街道办事处应当按照规定的职责，加强日常巡查，制止违法行为，做好河道的维修养护和清淤疏浚、保洁等工作。</w:delText>
        </w:r>
      </w:del>
    </w:p>
    <w:p>
      <w:pPr>
        <w:pStyle w:val="Normal"/>
        <w:widowControl w:val="false"/>
        <w:overflowPunct w:val="false"/>
        <w:bidi w:val="0"/>
        <w:snapToGrid w:val="false"/>
        <w:spacing w:lineRule="exact" w:line="590" w:before="0" w:after="0"/>
        <w:ind w:firstLineChars="200" w:startChars="0" w:start="0" w:endChars="0" w:end="0"/>
        <w:jc w:val="both"/>
        <w:rPr>
          <w:del w:id="1481" w:author="user" w:date="2019-10-22T14:49:00Z"/>
          <w:rFonts w:ascii="Times New Roman" w:hAnsi="Times New Roman" w:eastAsia="黑体" w:cs="Times New Roman"/>
          <w:szCs w:val="32"/>
        </w:rPr>
      </w:pPr>
      <w:del w:id="1480" w:author="user" w:date="2019-10-22T14:49:00Z">
        <w:r>
          <w:rPr>
            <w:rFonts w:ascii="Times New Roman" w:hAnsi="Times New Roman" w:cs="Times New Roman"/>
            <w:szCs w:val="32"/>
          </w:rPr>
          <w:delText>村民委员会、居民委员会组织村（居）民制定村规民约或者居民公约，引导村民、居民自觉维护河道整洁，协助做好河道的清淤疏浚和保洁等工作。</w:delText>
        </w:r>
      </w:del>
    </w:p>
    <w:p>
      <w:pPr>
        <w:pStyle w:val="Normal"/>
        <w:widowControl w:val="false"/>
        <w:overflowPunct w:val="false"/>
        <w:bidi w:val="0"/>
        <w:snapToGrid w:val="false"/>
        <w:spacing w:lineRule="exact" w:line="590" w:before="0" w:after="0"/>
        <w:ind w:firstLineChars="200" w:startChars="0" w:start="0" w:endChars="0" w:end="0"/>
        <w:jc w:val="both"/>
        <w:rPr>
          <w:del w:id="1484" w:author="user" w:date="2019-10-22T14:49:00Z"/>
          <w:rFonts w:ascii="Times New Roman" w:hAnsi="Times New Roman" w:cs="Times New Roman"/>
          <w:szCs w:val="32"/>
        </w:rPr>
      </w:pPr>
      <w:del w:id="1482" w:author="user" w:date="2019-10-22T14:49:00Z">
        <w:r>
          <w:rPr>
            <w:rFonts w:ascii="Times New Roman" w:hAnsi="Times New Roman" w:cs="Times New Roman" w:eastAsia="黑体"/>
            <w:szCs w:val="32"/>
          </w:rPr>
          <w:delText>第五条</w:delText>
        </w:r>
      </w:del>
      <w:del w:id="1483" w:author="user" w:date="2019-10-22T14:49:00Z">
        <w:r>
          <w:rPr>
            <w:rFonts w:ascii="Times New Roman" w:hAnsi="Times New Roman" w:cs="Times New Roman"/>
            <w:szCs w:val="32"/>
          </w:rPr>
          <w:delText xml:space="preserve">  水行政主管部门是河道主管机关，按照规定的权限负责本行政区域内河道的统一监督和管理；河道管理机构受同级水行政主管部门委托，负责河道的日常监督管理。</w:delText>
        </w:r>
      </w:del>
    </w:p>
    <w:p>
      <w:pPr>
        <w:pStyle w:val="Normal"/>
        <w:widowControl w:val="false"/>
        <w:overflowPunct w:val="false"/>
        <w:bidi w:val="0"/>
        <w:snapToGrid w:val="false"/>
        <w:spacing w:lineRule="exact" w:line="590" w:before="0" w:after="0"/>
        <w:ind w:firstLineChars="200" w:startChars="0" w:start="0" w:endChars="0" w:end="0"/>
        <w:jc w:val="both"/>
        <w:rPr>
          <w:del w:id="1486" w:author="user" w:date="2019-10-22T14:49:00Z"/>
          <w:rFonts w:ascii="Times New Roman" w:hAnsi="Times New Roman" w:cs="Times New Roman"/>
          <w:szCs w:val="32"/>
        </w:rPr>
      </w:pPr>
      <w:del w:id="1485" w:author="user" w:date="2019-10-22T14:49:00Z">
        <w:r>
          <w:rPr>
            <w:rFonts w:ascii="Times New Roman" w:hAnsi="Times New Roman" w:cs="Times New Roman"/>
            <w:szCs w:val="32"/>
          </w:rPr>
          <w:delText>发展改革、自然资源规划、交通运输、住房城乡建设、生态环境、市政园林、农业农村等政府有关部门应当按照各自职责，共同做好本条例的实施工作；涉及河道文化旅游功能开发的，有关政府主管部门应当积极配合。</w:delText>
        </w:r>
      </w:del>
    </w:p>
    <w:p>
      <w:pPr>
        <w:pStyle w:val="Normal"/>
        <w:widowControl w:val="false"/>
        <w:overflowPunct w:val="false"/>
        <w:bidi w:val="0"/>
        <w:snapToGrid w:val="false"/>
        <w:spacing w:lineRule="exact" w:line="590" w:before="0" w:after="0"/>
        <w:ind w:firstLineChars="200" w:startChars="0" w:start="0" w:endChars="0" w:end="0"/>
        <w:jc w:val="both"/>
        <w:rPr>
          <w:del w:id="1489" w:author="user" w:date="2019-10-22T14:49:00Z"/>
          <w:rFonts w:ascii="Times New Roman" w:hAnsi="Times New Roman" w:cs="Times New Roman"/>
          <w:szCs w:val="32"/>
        </w:rPr>
      </w:pPr>
      <w:del w:id="1487" w:author="user" w:date="2019-10-22T14:49:00Z">
        <w:r>
          <w:rPr>
            <w:rFonts w:ascii="Times New Roman" w:hAnsi="Times New Roman" w:cs="Times New Roman" w:eastAsia="黑体"/>
            <w:szCs w:val="32"/>
          </w:rPr>
          <w:delText>第六条</w:delText>
        </w:r>
      </w:del>
      <w:del w:id="1488" w:author="user" w:date="2019-10-22T14:49:00Z">
        <w:r>
          <w:rPr>
            <w:rFonts w:ascii="Times New Roman" w:hAnsi="Times New Roman" w:cs="Times New Roman"/>
            <w:szCs w:val="32"/>
          </w:rPr>
          <w:delText xml:space="preserve">  河道管理实行统一管理与分级管理相结合，下级管理服从上级管理的管理体制。对上级水行政主管部门管理的河道，下级水行政主管部门可以按照职责权限的规定，根据河道的统一规划和管理技术要求实施管理。</w:delText>
        </w:r>
      </w:del>
    </w:p>
    <w:p>
      <w:pPr>
        <w:pStyle w:val="Normal"/>
        <w:widowControl w:val="false"/>
        <w:overflowPunct w:val="false"/>
        <w:bidi w:val="0"/>
        <w:snapToGrid w:val="false"/>
        <w:spacing w:lineRule="exact" w:line="590" w:before="0" w:after="0"/>
        <w:ind w:firstLineChars="200" w:startChars="0" w:start="0" w:endChars="0" w:end="0"/>
        <w:jc w:val="both"/>
        <w:rPr>
          <w:del w:id="1491" w:author="user" w:date="2019-10-22T14:49:00Z"/>
          <w:rFonts w:ascii="Times New Roman" w:hAnsi="Times New Roman" w:cs="Times New Roman"/>
          <w:szCs w:val="32"/>
        </w:rPr>
      </w:pPr>
      <w:del w:id="1490" w:author="user" w:date="2019-10-22T14:49:00Z">
        <w:r>
          <w:rPr>
            <w:rFonts w:ascii="Times New Roman" w:hAnsi="Times New Roman" w:cs="Times New Roman"/>
            <w:szCs w:val="32"/>
          </w:rPr>
          <w:delText>市、县级市、区人民政府水行政主管部门应当按照河道分级管理权限制定河道管理名录，经本级人民政府批准后向社会公布。</w:delText>
        </w:r>
      </w:del>
    </w:p>
    <w:p>
      <w:pPr>
        <w:pStyle w:val="Normal"/>
        <w:widowControl w:val="false"/>
        <w:overflowPunct w:val="false"/>
        <w:bidi w:val="0"/>
        <w:snapToGrid w:val="false"/>
        <w:spacing w:lineRule="exact" w:line="590" w:before="0" w:after="0"/>
        <w:ind w:firstLineChars="200" w:startChars="0" w:start="0" w:endChars="0" w:end="0"/>
        <w:jc w:val="both"/>
        <w:rPr>
          <w:del w:id="1494" w:author="user" w:date="2019-10-22T14:49:00Z"/>
          <w:rFonts w:ascii="Times New Roman" w:hAnsi="Times New Roman" w:cs="Times New Roman"/>
          <w:szCs w:val="32"/>
        </w:rPr>
      </w:pPr>
      <w:del w:id="1492" w:author="user" w:date="2019-10-22T14:49:00Z">
        <w:r>
          <w:rPr>
            <w:rFonts w:ascii="Times New Roman" w:hAnsi="Times New Roman" w:cs="Times New Roman" w:eastAsia="黑体"/>
            <w:szCs w:val="32"/>
          </w:rPr>
          <w:delText>第七条</w:delText>
        </w:r>
      </w:del>
      <w:del w:id="1493" w:author="user" w:date="2019-10-22T14:49:00Z">
        <w:r>
          <w:rPr>
            <w:rFonts w:ascii="Times New Roman" w:hAnsi="Times New Roman" w:cs="Times New Roman"/>
            <w:szCs w:val="32"/>
          </w:rPr>
          <w:delText xml:space="preserve">  全面实行河长制，落实河道管理保护地方主体责任，建立健全部门联动综合治理长效机制，统筹推进水资源保护、水污染防治、水环境治理、水生态修复，维护河道健康生命和公共安全，提升河道综合功能。</w:delText>
        </w:r>
      </w:del>
    </w:p>
    <w:p>
      <w:pPr>
        <w:pStyle w:val="Normal"/>
        <w:widowControl w:val="false"/>
        <w:overflowPunct w:val="false"/>
        <w:bidi w:val="0"/>
        <w:snapToGrid w:val="false"/>
        <w:spacing w:lineRule="exact" w:line="590" w:before="0" w:after="0"/>
        <w:ind w:firstLineChars="200" w:startChars="0" w:start="0" w:endChars="0" w:end="0"/>
        <w:jc w:val="both"/>
        <w:rPr>
          <w:del w:id="1497" w:author="user" w:date="2019-10-22T14:49:00Z"/>
          <w:rFonts w:ascii="Times New Roman" w:hAnsi="Times New Roman" w:cs="Times New Roman"/>
          <w:szCs w:val="32"/>
        </w:rPr>
      </w:pPr>
      <w:del w:id="1495" w:author="user" w:date="2019-10-22T14:49:00Z">
        <w:r>
          <w:rPr>
            <w:rFonts w:ascii="Times New Roman" w:hAnsi="Times New Roman" w:cs="Times New Roman" w:eastAsia="黑体"/>
            <w:szCs w:val="32"/>
          </w:rPr>
          <w:delText>第八条</w:delText>
        </w:r>
      </w:del>
      <w:del w:id="1496" w:author="user" w:date="2019-10-22T14:49:00Z">
        <w:r>
          <w:rPr>
            <w:rFonts w:ascii="Times New Roman" w:hAnsi="Times New Roman" w:cs="Times New Roman"/>
            <w:szCs w:val="32"/>
          </w:rPr>
          <w:delText xml:space="preserve">  任何单位和个人都有保护河道及其配套工程安全、保护水环境和依法参加防汛抢险的义务，并有权对破坏河道及其配套工程、危害河道水生态环境的行为进行劝阻、制止和举报。</w:delText>
        </w:r>
      </w:del>
    </w:p>
    <w:p>
      <w:pPr>
        <w:pStyle w:val="Normal"/>
        <w:widowControl w:val="false"/>
        <w:overflowPunct w:val="false"/>
        <w:bidi w:val="0"/>
        <w:snapToGrid w:val="false"/>
        <w:spacing w:lineRule="exact" w:line="590" w:before="0" w:after="0"/>
        <w:ind w:firstLineChars="200" w:startChars="0" w:start="0" w:endChars="0" w:end="0"/>
        <w:jc w:val="both"/>
        <w:rPr>
          <w:del w:id="1499" w:author="user" w:date="2019-10-22T14:49:00Z"/>
          <w:rFonts w:ascii="Times New Roman" w:hAnsi="Times New Roman" w:cs="Times New Roman"/>
          <w:szCs w:val="32"/>
        </w:rPr>
      </w:pPr>
      <w:del w:id="1498" w:author="user" w:date="2019-10-22T14:49:00Z">
        <w:r>
          <w:rPr>
            <w:rFonts w:ascii="Times New Roman" w:hAnsi="Times New Roman" w:cs="Times New Roman"/>
            <w:szCs w:val="32"/>
          </w:rPr>
          <w:delText>对河道的整治和保护以及防汛抢险做出突出贡献的单位和个人，由各级人民政府或者水行政主管部门给予表彰和奖励。</w:delText>
        </w:r>
      </w:del>
    </w:p>
    <w:p>
      <w:pPr>
        <w:pStyle w:val="Normal"/>
        <w:widowControl w:val="false"/>
        <w:overflowPunct w:val="false"/>
        <w:bidi w:val="0"/>
        <w:snapToGrid w:val="false"/>
        <w:spacing w:lineRule="exact" w:line="590" w:before="0" w:after="0"/>
        <w:ind w:firstLineChars="200" w:startChars="0" w:start="0" w:endChars="0" w:end="0"/>
        <w:jc w:val="both"/>
        <w:rPr>
          <w:del w:id="1501" w:author="user" w:date="2019-10-22T14:49:00Z"/>
          <w:rFonts w:ascii="Times New Roman" w:hAnsi="Times New Roman" w:cs="Times New Roman"/>
          <w:szCs w:val="32"/>
        </w:rPr>
      </w:pPr>
      <w:del w:id="1500"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503" w:author="user" w:date="2019-10-22T14:49:00Z"/>
          <w:rFonts w:ascii="Times New Roman" w:hAnsi="Times New Roman" w:eastAsia="黑体" w:cs="Times New Roman"/>
          <w:szCs w:val="32"/>
        </w:rPr>
      </w:pPr>
      <w:del w:id="1502" w:author="user" w:date="2019-10-22T14:49:00Z">
        <w:r>
          <w:rPr>
            <w:rFonts w:ascii="Times New Roman" w:hAnsi="Times New Roman" w:cs="Times New Roman" w:eastAsia="黑体"/>
            <w:szCs w:val="32"/>
          </w:rPr>
          <w:delText>第二章  河道规划与整治</w:delText>
        </w:r>
      </w:del>
    </w:p>
    <w:p>
      <w:pPr>
        <w:pStyle w:val="Normal"/>
        <w:widowControl w:val="false"/>
        <w:overflowPunct w:val="false"/>
        <w:bidi w:val="0"/>
        <w:snapToGrid w:val="false"/>
        <w:spacing w:lineRule="exact" w:line="590" w:before="0" w:after="0"/>
        <w:ind w:firstLineChars="200" w:startChars="0" w:start="0" w:endChars="0" w:end="0"/>
        <w:jc w:val="both"/>
        <w:rPr>
          <w:del w:id="1505" w:author="user" w:date="2019-10-22T14:49:00Z"/>
          <w:rFonts w:ascii="Times New Roman" w:hAnsi="Times New Roman" w:eastAsia="黑体" w:cs="Times New Roman"/>
          <w:szCs w:val="32"/>
        </w:rPr>
      </w:pPr>
      <w:del w:id="1504"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510" w:author="user" w:date="2019-10-22T14:49:00Z"/>
          <w:rFonts w:ascii="Times New Roman" w:hAnsi="Times New Roman" w:cs="Times New Roman"/>
          <w:szCs w:val="32"/>
        </w:rPr>
      </w:pPr>
      <w:del w:id="1506" w:author="user" w:date="2019-10-22T14:49:00Z">
        <w:r>
          <w:rPr>
            <w:rFonts w:ascii="Times New Roman" w:hAnsi="Times New Roman" w:cs="Times New Roman" w:eastAsia="黑体"/>
            <w:kern w:val="0"/>
            <w:szCs w:val="32"/>
          </w:rPr>
          <w:delText>第</w:delText>
        </w:r>
      </w:del>
      <w:del w:id="1507" w:author="user" w:date="2019-10-22T14:49:00Z">
        <w:r>
          <w:rPr>
            <w:rFonts w:ascii="Times New Roman" w:hAnsi="Times New Roman" w:cs="Times New Roman" w:eastAsia="黑体"/>
            <w:szCs w:val="32"/>
          </w:rPr>
          <w:delText>九</w:delText>
        </w:r>
      </w:del>
      <w:del w:id="1508" w:author="user" w:date="2019-10-22T14:49:00Z">
        <w:r>
          <w:rPr>
            <w:rFonts w:ascii="Times New Roman" w:hAnsi="Times New Roman" w:cs="Times New Roman" w:eastAsia="黑体"/>
            <w:kern w:val="0"/>
            <w:szCs w:val="32"/>
          </w:rPr>
          <w:delText>条</w:delText>
        </w:r>
      </w:del>
      <w:del w:id="1509" w:author="user" w:date="2019-10-22T14:49:00Z">
        <w:r>
          <w:rPr>
            <w:rFonts w:ascii="Times New Roman" w:hAnsi="Times New Roman" w:cs="Times New Roman"/>
            <w:szCs w:val="32"/>
          </w:rPr>
          <w:delText xml:space="preserve">  市、县级市、区人民政府水行政主管部门应当按照职责权限，会同发展改革、自然资源规划、交通运输等有关部门编制水系规划、河道保护规划等河道规划，报本级人民政府批准后实施，并报上一级水行政主管部门备案。</w:delText>
        </w:r>
      </w:del>
    </w:p>
    <w:p>
      <w:pPr>
        <w:pStyle w:val="Normal"/>
        <w:widowControl w:val="false"/>
        <w:overflowPunct w:val="false"/>
        <w:bidi w:val="0"/>
        <w:snapToGrid w:val="false"/>
        <w:spacing w:lineRule="exact" w:line="590" w:before="0" w:after="0"/>
        <w:ind w:firstLineChars="200" w:startChars="0" w:start="0" w:endChars="0" w:end="0"/>
        <w:jc w:val="both"/>
        <w:rPr>
          <w:del w:id="1512" w:author="user" w:date="2019-10-22T14:49:00Z"/>
          <w:rFonts w:ascii="Times New Roman" w:hAnsi="Times New Roman" w:cs="Times New Roman"/>
          <w:szCs w:val="32"/>
        </w:rPr>
      </w:pPr>
      <w:del w:id="1511" w:author="user" w:date="2019-10-22T14:49:00Z">
        <w:r>
          <w:rPr>
            <w:rFonts w:ascii="Times New Roman" w:hAnsi="Times New Roman" w:cs="Times New Roman"/>
            <w:szCs w:val="32"/>
          </w:rPr>
          <w:delText>修改河道规划，应当经原批准机关批准。</w:delText>
        </w:r>
      </w:del>
    </w:p>
    <w:p>
      <w:pPr>
        <w:pStyle w:val="Normal"/>
        <w:widowControl w:val="false"/>
        <w:overflowPunct w:val="false"/>
        <w:bidi w:val="0"/>
        <w:snapToGrid w:val="false"/>
        <w:spacing w:lineRule="exact" w:line="590" w:before="0" w:after="0"/>
        <w:ind w:firstLineChars="200" w:startChars="0" w:start="0" w:endChars="0" w:end="0"/>
        <w:jc w:val="both"/>
        <w:rPr>
          <w:del w:id="1519" w:author="user" w:date="2019-10-22T14:49:00Z"/>
          <w:rFonts w:ascii="Times New Roman" w:hAnsi="Times New Roman" w:cs="Times New Roman"/>
          <w:szCs w:val="32"/>
        </w:rPr>
      </w:pPr>
      <w:del w:id="1513" w:author="user" w:date="2019-10-22T14:49:00Z">
        <w:r>
          <w:rPr>
            <w:rFonts w:ascii="Times New Roman" w:hAnsi="Times New Roman" w:cs="Times New Roman" w:eastAsia="黑体"/>
            <w:szCs w:val="32"/>
          </w:rPr>
          <w:delText>第</w:delText>
        </w:r>
      </w:del>
      <w:del w:id="1514" w:author="user" w:date="2019-10-22T14:49:00Z">
        <w:r>
          <w:rPr>
            <w:rFonts w:ascii="Times New Roman" w:hAnsi="Times New Roman" w:cs="Times New Roman" w:eastAsia="黑体"/>
            <w:bCs/>
            <w:szCs w:val="32"/>
          </w:rPr>
          <w:delText>十</w:delText>
        </w:r>
      </w:del>
      <w:del w:id="1515" w:author="user" w:date="2019-10-22T14:49:00Z">
        <w:r>
          <w:rPr>
            <w:rFonts w:ascii="Times New Roman" w:hAnsi="Times New Roman" w:cs="Times New Roman" w:eastAsia="黑体"/>
            <w:szCs w:val="32"/>
          </w:rPr>
          <w:delText>条</w:delText>
        </w:r>
      </w:del>
      <w:del w:id="1516" w:author="user" w:date="2019-10-22T14:49:00Z">
        <w:r>
          <w:rPr>
            <w:rFonts w:ascii="Times New Roman" w:hAnsi="Times New Roman" w:cs="Times New Roman"/>
            <w:szCs w:val="32"/>
          </w:rPr>
          <w:delText xml:space="preserve">  河道规划应当符合流域综合规划、区域综合规划、土地利用总体规划、城乡规划</w:delText>
        </w:r>
      </w:del>
      <w:del w:id="1517" w:author="user" w:date="2019-10-22T14:49:00Z">
        <w:r>
          <w:rPr>
            <w:rFonts w:cs="Times New Roman" w:ascii="Times New Roman" w:hAnsi="Times New Roman"/>
            <w:szCs w:val="32"/>
          </w:rPr>
          <w:delText>,</w:delText>
        </w:r>
      </w:del>
      <w:del w:id="1518" w:author="user" w:date="2019-10-22T14:49:00Z">
        <w:r>
          <w:rPr>
            <w:rFonts w:ascii="Times New Roman" w:hAnsi="Times New Roman" w:cs="Times New Roman"/>
            <w:szCs w:val="32"/>
          </w:rPr>
          <w:delText>符合国家、省、市规定的防洪排涝标准、通航标准及其他有关技术规定，确保河网水面率不降低。</w:delText>
        </w:r>
      </w:del>
    </w:p>
    <w:p>
      <w:pPr>
        <w:pStyle w:val="Normal"/>
        <w:widowControl w:val="false"/>
        <w:overflowPunct w:val="false"/>
        <w:bidi w:val="0"/>
        <w:snapToGrid w:val="false"/>
        <w:spacing w:lineRule="exact" w:line="590" w:before="0" w:after="0"/>
        <w:ind w:firstLineChars="200" w:startChars="0" w:start="0" w:endChars="0" w:end="0"/>
        <w:jc w:val="both"/>
        <w:rPr>
          <w:del w:id="1521" w:author="user" w:date="2019-10-22T14:49:00Z"/>
          <w:rFonts w:ascii="Times New Roman" w:hAnsi="Times New Roman" w:cs="Times New Roman"/>
          <w:szCs w:val="32"/>
        </w:rPr>
      </w:pPr>
      <w:del w:id="1520" w:author="user" w:date="2019-10-22T14:49:00Z">
        <w:r>
          <w:rPr>
            <w:rFonts w:ascii="Times New Roman" w:hAnsi="Times New Roman" w:cs="Times New Roman"/>
            <w:szCs w:val="32"/>
          </w:rPr>
          <w:delText>有关部门编制或者修改各类规划涉及河道的，应当按照规划审批权限，事先征求同级水行政主管部门的意见。</w:delText>
        </w:r>
      </w:del>
    </w:p>
    <w:p>
      <w:pPr>
        <w:pStyle w:val="Normal"/>
        <w:widowControl w:val="false"/>
        <w:overflowPunct w:val="false"/>
        <w:bidi w:val="0"/>
        <w:snapToGrid w:val="false"/>
        <w:spacing w:lineRule="exact" w:line="590" w:before="0" w:after="0"/>
        <w:ind w:firstLineChars="200" w:startChars="0" w:start="0" w:endChars="0" w:end="0"/>
        <w:jc w:val="both"/>
        <w:rPr>
          <w:del w:id="1524" w:author="user" w:date="2019-10-22T14:49:00Z"/>
          <w:rFonts w:ascii="Times New Roman" w:hAnsi="Times New Roman" w:cs="Times New Roman"/>
          <w:szCs w:val="32"/>
        </w:rPr>
      </w:pPr>
      <w:del w:id="1522" w:author="user" w:date="2019-10-22T14:49:00Z">
        <w:r>
          <w:rPr>
            <w:rFonts w:ascii="Times New Roman" w:hAnsi="Times New Roman" w:cs="Times New Roman" w:eastAsia="黑体"/>
            <w:szCs w:val="32"/>
          </w:rPr>
          <w:delText>第十一条</w:delText>
        </w:r>
      </w:del>
      <w:del w:id="1523" w:author="user" w:date="2019-10-22T14:49:00Z">
        <w:r>
          <w:rPr>
            <w:rFonts w:ascii="Times New Roman" w:hAnsi="Times New Roman" w:cs="Times New Roman"/>
            <w:szCs w:val="32"/>
          </w:rPr>
          <w:delText xml:space="preserve">  水行政主管部门应当根据河道规划提出河道规划控制线方案，经自然资源规划行政主管部门批准后实施；涉及航道的，水行政主管部门应当事先征求交通运输行政主管部门的意见。河道的整治、保护以及涉及河道的各类工程应当严格按照河道规划控制线实施。</w:delText>
        </w:r>
      </w:del>
    </w:p>
    <w:p>
      <w:pPr>
        <w:pStyle w:val="Normal"/>
        <w:widowControl w:val="false"/>
        <w:overflowPunct w:val="false"/>
        <w:bidi w:val="0"/>
        <w:snapToGrid w:val="false"/>
        <w:spacing w:lineRule="exact" w:line="590" w:before="0" w:after="0"/>
        <w:ind w:firstLineChars="200" w:startChars="0" w:start="0" w:endChars="0" w:end="0"/>
        <w:jc w:val="both"/>
        <w:rPr>
          <w:del w:id="1526" w:author="user" w:date="2019-10-22T14:49:00Z"/>
          <w:rFonts w:ascii="Times New Roman" w:hAnsi="Times New Roman" w:cs="Times New Roman"/>
          <w:szCs w:val="32"/>
        </w:rPr>
      </w:pPr>
      <w:del w:id="1525" w:author="user" w:date="2019-10-22T14:49:00Z">
        <w:r>
          <w:rPr>
            <w:rFonts w:ascii="Times New Roman" w:hAnsi="Times New Roman" w:cs="Times New Roman"/>
            <w:szCs w:val="32"/>
          </w:rPr>
          <w:delText>河道规划控制线范围内的土地，经自然资源规划和水行政主管部门核定，按照国务院规定的权限报经县级以上人民政府批准后，划定为规划保留区，并予以公告。</w:delText>
        </w:r>
      </w:del>
    </w:p>
    <w:p>
      <w:pPr>
        <w:pStyle w:val="Normal"/>
        <w:widowControl w:val="false"/>
        <w:overflowPunct w:val="false"/>
        <w:bidi w:val="0"/>
        <w:snapToGrid w:val="false"/>
        <w:spacing w:lineRule="exact" w:line="590" w:before="0" w:after="0"/>
        <w:ind w:firstLineChars="200" w:startChars="0" w:start="0" w:endChars="0" w:end="0"/>
        <w:jc w:val="both"/>
        <w:rPr>
          <w:del w:id="1528" w:author="user" w:date="2019-10-22T14:49:00Z"/>
          <w:rFonts w:ascii="Times New Roman" w:hAnsi="Times New Roman" w:cs="Times New Roman"/>
          <w:color w:val="0000FF"/>
          <w:u w:val="single"/>
        </w:rPr>
      </w:pPr>
      <w:del w:id="1527" w:author="user" w:date="2019-10-22T14:49:00Z">
        <w:r>
          <w:rPr>
            <w:rFonts w:ascii="Times New Roman" w:hAnsi="Times New Roman" w:cs="Times New Roman"/>
            <w:szCs w:val="32"/>
          </w:rPr>
          <w:delText>规划保留区内一般不得建设与防洪无关的工矿工程设施。特殊情况下确需建设的，应当事先征求有关水行政主管部门的意见，并依法报请有关部门批准。</w:delText>
        </w:r>
      </w:del>
    </w:p>
    <w:p>
      <w:pPr>
        <w:pStyle w:val="Normal"/>
        <w:widowControl w:val="false"/>
        <w:overflowPunct w:val="false"/>
        <w:bidi w:val="0"/>
        <w:snapToGrid w:val="false"/>
        <w:spacing w:lineRule="exact" w:line="590" w:before="0" w:after="0"/>
        <w:ind w:firstLineChars="200" w:startChars="0" w:start="0" w:endChars="0" w:end="0"/>
        <w:jc w:val="both"/>
        <w:rPr>
          <w:del w:id="1533" w:author="user" w:date="2019-10-22T14:49:00Z"/>
          <w:rFonts w:ascii="Times New Roman" w:hAnsi="Times New Roman" w:cs="Times New Roman"/>
          <w:szCs w:val="32"/>
        </w:rPr>
      </w:pPr>
      <w:del w:id="1529" w:author="user" w:date="2019-10-22T14:49:00Z">
        <w:r>
          <w:rPr>
            <w:rFonts w:ascii="Times New Roman" w:hAnsi="Times New Roman" w:cs="Times New Roman" w:eastAsia="黑体"/>
            <w:szCs w:val="32"/>
          </w:rPr>
          <w:delText>第十</w:delText>
        </w:r>
      </w:del>
      <w:del w:id="1530" w:author="user" w:date="2019-10-22T14:49:00Z">
        <w:r>
          <w:rPr>
            <w:rFonts w:ascii="Times New Roman" w:hAnsi="Times New Roman" w:cs="Times New Roman" w:eastAsia="黑体"/>
            <w:bCs/>
            <w:szCs w:val="32"/>
          </w:rPr>
          <w:delText>二</w:delText>
        </w:r>
      </w:del>
      <w:del w:id="1531" w:author="user" w:date="2019-10-22T14:49:00Z">
        <w:r>
          <w:rPr>
            <w:rFonts w:ascii="Times New Roman" w:hAnsi="Times New Roman" w:cs="Times New Roman" w:eastAsia="黑体"/>
            <w:szCs w:val="32"/>
          </w:rPr>
          <w:delText>条</w:delText>
        </w:r>
      </w:del>
      <w:del w:id="1532" w:author="user" w:date="2019-10-22T14:49:00Z">
        <w:r>
          <w:rPr>
            <w:rFonts w:ascii="Times New Roman" w:hAnsi="Times New Roman" w:cs="Times New Roman"/>
            <w:szCs w:val="32"/>
          </w:rPr>
          <w:delText xml:space="preserve">  水行政主管部门应当会同有关部门，根据河道规划制定河道整治年度计划，报同级人民政府批准后实施。</w:delText>
        </w:r>
      </w:del>
    </w:p>
    <w:p>
      <w:pPr>
        <w:pStyle w:val="Normal"/>
        <w:widowControl w:val="false"/>
        <w:overflowPunct w:val="false"/>
        <w:bidi w:val="0"/>
        <w:snapToGrid w:val="false"/>
        <w:spacing w:lineRule="exact" w:line="590" w:before="0" w:after="0"/>
        <w:ind w:firstLineChars="200" w:startChars="0" w:start="0" w:endChars="0" w:end="0"/>
        <w:jc w:val="both"/>
        <w:rPr>
          <w:del w:id="1535" w:author="user" w:date="2019-10-22T14:49:00Z"/>
          <w:rFonts w:ascii="Times New Roman" w:hAnsi="Times New Roman" w:cs="Times New Roman"/>
          <w:szCs w:val="32"/>
        </w:rPr>
      </w:pPr>
      <w:del w:id="1534" w:author="user" w:date="2019-10-22T14:49:00Z">
        <w:r>
          <w:rPr>
            <w:rFonts w:ascii="Times New Roman" w:hAnsi="Times New Roman" w:cs="Times New Roman"/>
            <w:szCs w:val="32"/>
          </w:rPr>
          <w:delText>河道整治年度计划应当明确截污控污、防洪排涝、河道清淤、滨水空间改造等整治目标，明确责任单位和任务分工。</w:delText>
        </w:r>
      </w:del>
    </w:p>
    <w:p>
      <w:pPr>
        <w:pStyle w:val="Normal"/>
        <w:widowControl w:val="false"/>
        <w:overflowPunct w:val="false"/>
        <w:bidi w:val="0"/>
        <w:snapToGrid w:val="false"/>
        <w:spacing w:lineRule="exact" w:line="590" w:before="0" w:after="0"/>
        <w:ind w:firstLineChars="200" w:startChars="0" w:start="0" w:endChars="0" w:end="0"/>
        <w:jc w:val="both"/>
        <w:rPr>
          <w:del w:id="1537" w:author="user" w:date="2019-10-22T14:49:00Z"/>
          <w:rFonts w:ascii="Times New Roman" w:hAnsi="Times New Roman" w:cs="Times New Roman"/>
          <w:szCs w:val="32"/>
        </w:rPr>
      </w:pPr>
      <w:del w:id="1536" w:author="user" w:date="2019-10-22T14:49:00Z">
        <w:r>
          <w:rPr>
            <w:rFonts w:ascii="Times New Roman" w:hAnsi="Times New Roman" w:cs="Times New Roman"/>
            <w:szCs w:val="32"/>
          </w:rPr>
          <w:delText>对严重影响水质、防洪安全和环境景观的河道，应当采取应急措施，优先安排整治。</w:delText>
        </w:r>
      </w:del>
    </w:p>
    <w:p>
      <w:pPr>
        <w:pStyle w:val="Normal"/>
        <w:widowControl w:val="false"/>
        <w:overflowPunct w:val="false"/>
        <w:bidi w:val="0"/>
        <w:snapToGrid w:val="false"/>
        <w:spacing w:lineRule="exact" w:line="590" w:before="0" w:after="0"/>
        <w:ind w:firstLineChars="200" w:startChars="0" w:start="0" w:endChars="0" w:end="0"/>
        <w:jc w:val="both"/>
        <w:rPr>
          <w:del w:id="1544" w:author="user" w:date="2019-10-22T14:49:00Z"/>
          <w:rFonts w:ascii="Times New Roman" w:hAnsi="Times New Roman" w:cs="Times New Roman"/>
          <w:szCs w:val="32"/>
        </w:rPr>
      </w:pPr>
      <w:del w:id="1538" w:author="user" w:date="2019-10-22T14:49:00Z">
        <w:r>
          <w:rPr>
            <w:rFonts w:ascii="Times New Roman" w:hAnsi="Times New Roman" w:cs="Times New Roman" w:eastAsia="黑体"/>
            <w:szCs w:val="32"/>
          </w:rPr>
          <w:delText>第十</w:delText>
        </w:r>
      </w:del>
      <w:del w:id="1539" w:author="user" w:date="2019-10-22T14:49:00Z">
        <w:r>
          <w:rPr>
            <w:rFonts w:ascii="Times New Roman" w:hAnsi="Times New Roman" w:cs="Times New Roman" w:eastAsia="黑体"/>
            <w:bCs/>
            <w:szCs w:val="32"/>
          </w:rPr>
          <w:delText>三</w:delText>
        </w:r>
      </w:del>
      <w:del w:id="1540" w:author="user" w:date="2019-10-22T14:49:00Z">
        <w:r>
          <w:rPr>
            <w:rFonts w:ascii="Times New Roman" w:hAnsi="Times New Roman" w:cs="Times New Roman" w:eastAsia="黑体"/>
            <w:szCs w:val="32"/>
          </w:rPr>
          <w:delText>条</w:delText>
        </w:r>
      </w:del>
      <w:del w:id="1541" w:author="user" w:date="2019-10-22T14:49:00Z">
        <w:r>
          <w:rPr>
            <w:rFonts w:ascii="Times New Roman" w:hAnsi="Times New Roman" w:cs="Times New Roman"/>
            <w:szCs w:val="32"/>
          </w:rPr>
          <w:delText xml:space="preserve">  </w:delText>
        </w:r>
      </w:del>
      <w:del w:id="1542" w:author="user" w:date="2019-10-22T14:49:00Z">
        <w:r>
          <w:rPr>
            <w:rFonts w:ascii="Times New Roman" w:hAnsi="Times New Roman" w:cs="Times New Roman"/>
            <w:kern w:val="0"/>
            <w:szCs w:val="32"/>
          </w:rPr>
          <w:delText>河道整治应当按照河道规划，执行相</w:delText>
        </w:r>
      </w:del>
      <w:del w:id="1543" w:author="user" w:date="2019-10-22T14:49:00Z">
        <w:r>
          <w:rPr>
            <w:rFonts w:ascii="Times New Roman" w:hAnsi="Times New Roman" w:cs="Times New Roman"/>
            <w:szCs w:val="32"/>
          </w:rPr>
          <w:delText xml:space="preserve">关的技术标准和规范，满足河道功能性要求。 </w:delText>
        </w:r>
      </w:del>
    </w:p>
    <w:p>
      <w:pPr>
        <w:pStyle w:val="Normal"/>
        <w:widowControl w:val="false"/>
        <w:overflowPunct w:val="false"/>
        <w:bidi w:val="0"/>
        <w:snapToGrid w:val="false"/>
        <w:spacing w:lineRule="exact" w:line="590" w:before="0" w:after="0"/>
        <w:ind w:firstLineChars="200" w:startChars="0" w:start="0" w:endChars="0" w:end="0"/>
        <w:jc w:val="both"/>
        <w:rPr>
          <w:del w:id="1547" w:author="user" w:date="2019-10-22T14:49:00Z"/>
          <w:rFonts w:ascii="Times New Roman" w:hAnsi="Times New Roman" w:cs="Times New Roman"/>
          <w:szCs w:val="32"/>
        </w:rPr>
      </w:pPr>
      <w:del w:id="1545" w:author="user" w:date="2019-10-22T14:49:00Z">
        <w:r>
          <w:rPr>
            <w:rFonts w:ascii="Times New Roman" w:hAnsi="Times New Roman" w:cs="Times New Roman"/>
            <w:szCs w:val="32"/>
          </w:rPr>
          <w:delText>河道整治应当注重保护、恢复河道及其周边的生态环境和历史人文景观。河</w:delText>
        </w:r>
      </w:del>
      <w:del w:id="1546" w:author="user" w:date="2019-10-22T14:49:00Z">
        <w:r>
          <w:rPr>
            <w:rFonts w:ascii="Times New Roman" w:hAnsi="Times New Roman" w:cs="Times New Roman"/>
            <w:kern w:val="0"/>
            <w:szCs w:val="32"/>
          </w:rPr>
          <w:delText>道整治选用的材料和使用的作业机械，应当符合环保、生态要求。</w:delText>
        </w:r>
      </w:del>
    </w:p>
    <w:p>
      <w:pPr>
        <w:pStyle w:val="Normal"/>
        <w:widowControl w:val="false"/>
        <w:overflowPunct w:val="false"/>
        <w:bidi w:val="0"/>
        <w:snapToGrid w:val="false"/>
        <w:spacing w:lineRule="exact" w:line="590" w:before="0" w:after="0"/>
        <w:ind w:firstLineChars="200" w:startChars="0" w:start="0" w:endChars="0" w:end="0"/>
        <w:jc w:val="both"/>
        <w:rPr>
          <w:del w:id="1550" w:author="user" w:date="2019-10-22T14:49:00Z"/>
          <w:rFonts w:ascii="Times New Roman" w:hAnsi="Times New Roman" w:cs="Times New Roman"/>
          <w:szCs w:val="32"/>
        </w:rPr>
      </w:pPr>
      <w:del w:id="1548" w:author="user" w:date="2019-10-22T14:49:00Z">
        <w:r>
          <w:rPr>
            <w:rFonts w:ascii="Times New Roman" w:hAnsi="Times New Roman" w:cs="Times New Roman" w:eastAsia="黑体"/>
            <w:szCs w:val="32"/>
          </w:rPr>
          <w:delText>第十四条</w:delText>
        </w:r>
      </w:del>
      <w:del w:id="1549" w:author="user" w:date="2019-10-22T14:49:00Z">
        <w:r>
          <w:rPr>
            <w:rFonts w:ascii="Times New Roman" w:hAnsi="Times New Roman" w:cs="Times New Roman"/>
            <w:szCs w:val="32"/>
          </w:rPr>
          <w:delText xml:space="preserve">  水行政主管部门调整水系、进行河道整治涉及航道的，应当兼顾航运需要，符合通航标准和航运技术规范，并事先征求交通运输行政主管部门的意见；交通运输行政主管部门进行航道整治、设置航道、调整航道技术等级，应当符合防洪安全要求，并事先征求水行政主管部门的意见。</w:delText>
        </w:r>
      </w:del>
    </w:p>
    <w:p>
      <w:pPr>
        <w:pStyle w:val="Normal"/>
        <w:widowControl w:val="false"/>
        <w:overflowPunct w:val="false"/>
        <w:bidi w:val="0"/>
        <w:snapToGrid w:val="false"/>
        <w:spacing w:lineRule="exact" w:line="590" w:before="0" w:after="0"/>
        <w:ind w:firstLineChars="200" w:startChars="0" w:start="0" w:endChars="0" w:end="0"/>
        <w:jc w:val="both"/>
        <w:rPr>
          <w:del w:id="1552" w:author="user" w:date="2019-10-22T14:49:00Z"/>
          <w:rFonts w:ascii="Times New Roman" w:hAnsi="Times New Roman" w:cs="Times New Roman"/>
          <w:szCs w:val="32"/>
        </w:rPr>
      </w:pPr>
      <w:del w:id="1551" w:author="user" w:date="2019-10-22T14:49:00Z">
        <w:r>
          <w:rPr>
            <w:rFonts w:ascii="Times New Roman" w:hAnsi="Times New Roman" w:cs="Times New Roman"/>
            <w:szCs w:val="32"/>
          </w:rPr>
          <w:delText>河道整治涉及渔业水域的，应当兼顾渔业发展的需要，并事先征求农业农村主管部门的意见。</w:delText>
        </w:r>
      </w:del>
    </w:p>
    <w:p>
      <w:pPr>
        <w:pStyle w:val="Normal"/>
        <w:widowControl w:val="false"/>
        <w:overflowPunct w:val="false"/>
        <w:bidi w:val="0"/>
        <w:snapToGrid w:val="false"/>
        <w:spacing w:lineRule="exact" w:line="590" w:before="0" w:after="0"/>
        <w:ind w:firstLineChars="200" w:startChars="0" w:start="0" w:endChars="0" w:end="0"/>
        <w:jc w:val="both"/>
        <w:rPr>
          <w:del w:id="1556" w:author="user" w:date="2019-10-22T14:49:00Z"/>
          <w:rFonts w:ascii="Times New Roman" w:hAnsi="Times New Roman" w:cs="Times New Roman"/>
          <w:kern w:val="0"/>
          <w:szCs w:val="32"/>
        </w:rPr>
      </w:pPr>
      <w:del w:id="1553" w:author="user" w:date="2019-10-22T14:49:00Z">
        <w:r>
          <w:rPr>
            <w:rFonts w:ascii="Times New Roman" w:hAnsi="Times New Roman" w:cs="Times New Roman" w:eastAsia="黑体"/>
            <w:szCs w:val="32"/>
          </w:rPr>
          <w:delText>第十五条</w:delText>
        </w:r>
      </w:del>
      <w:del w:id="1554" w:author="user" w:date="2019-10-22T14:49:00Z">
        <w:r>
          <w:rPr>
            <w:rFonts w:ascii="Times New Roman" w:hAnsi="Times New Roman" w:cs="Times New Roman"/>
            <w:szCs w:val="32"/>
          </w:rPr>
          <w:delText xml:space="preserve">  河道整治需要占用的土地，由当地人民政府协调</w:delText>
        </w:r>
      </w:del>
      <w:del w:id="1555" w:author="user" w:date="2019-10-22T14:49:00Z">
        <w:r>
          <w:rPr>
            <w:rFonts w:ascii="Times New Roman" w:hAnsi="Times New Roman" w:cs="Times New Roman"/>
            <w:kern w:val="0"/>
            <w:szCs w:val="32"/>
          </w:rPr>
          <w:delText>解决，并依法办理用地手续；因河道整治所增加的土地，应当按照有关规划安排使用。</w:delText>
        </w:r>
      </w:del>
    </w:p>
    <w:p>
      <w:pPr>
        <w:pStyle w:val="Normal"/>
        <w:widowControl w:val="false"/>
        <w:overflowPunct w:val="false"/>
        <w:bidi w:val="0"/>
        <w:snapToGrid w:val="false"/>
        <w:spacing w:lineRule="exact" w:line="590" w:before="0" w:after="0"/>
        <w:ind w:firstLineChars="200" w:startChars="0" w:start="0" w:endChars="0" w:end="0"/>
        <w:jc w:val="both"/>
        <w:rPr>
          <w:del w:id="1559" w:author="user" w:date="2019-10-22T14:49:00Z"/>
          <w:rFonts w:ascii="Times New Roman" w:hAnsi="Times New Roman" w:cs="Times New Roman"/>
          <w:szCs w:val="32"/>
        </w:rPr>
      </w:pPr>
      <w:del w:id="1557" w:author="user" w:date="2019-10-22T14:49:00Z">
        <w:r>
          <w:rPr>
            <w:rFonts w:ascii="Times New Roman" w:hAnsi="Times New Roman" w:cs="Times New Roman" w:eastAsia="黑体"/>
            <w:szCs w:val="32"/>
          </w:rPr>
          <w:delText>第十六条</w:delText>
        </w:r>
      </w:del>
      <w:del w:id="1558" w:author="user" w:date="2019-10-22T14:49:00Z">
        <w:r>
          <w:rPr>
            <w:rFonts w:ascii="Times New Roman" w:hAnsi="Times New Roman" w:cs="Times New Roman"/>
            <w:szCs w:val="32"/>
          </w:rPr>
          <w:delText xml:space="preserve">  水行政主管部门应当根据保障生活、生产和生态环境用水的需要，制定和实施水量、水质调度方案，维持河道生态所需要的流量和水位，加强河道水体交换，逐步提高河道水系自然净化能力，改善河道水环境。调度方案的制定和实施涉及通航安全的，应当事先告知海事管理机构。</w:delText>
        </w:r>
      </w:del>
    </w:p>
    <w:p>
      <w:pPr>
        <w:pStyle w:val="Normal"/>
        <w:widowControl w:val="false"/>
        <w:overflowPunct w:val="false"/>
        <w:bidi w:val="0"/>
        <w:snapToGrid w:val="false"/>
        <w:spacing w:lineRule="exact" w:line="590" w:before="0" w:after="0"/>
        <w:ind w:firstLineChars="200" w:startChars="0" w:start="0" w:endChars="0" w:end="0"/>
        <w:jc w:val="both"/>
        <w:rPr>
          <w:del w:id="1562" w:author="user" w:date="2019-10-22T14:49:00Z"/>
          <w:rFonts w:ascii="Times New Roman" w:hAnsi="Times New Roman" w:cs="Times New Roman"/>
          <w:szCs w:val="32"/>
        </w:rPr>
      </w:pPr>
      <w:del w:id="1560" w:author="user" w:date="2019-10-22T14:49:00Z">
        <w:r>
          <w:rPr>
            <w:rFonts w:ascii="Times New Roman" w:hAnsi="Times New Roman" w:cs="Times New Roman" w:eastAsia="黑体"/>
            <w:szCs w:val="32"/>
          </w:rPr>
          <w:delText>第十七条</w:delText>
        </w:r>
      </w:del>
      <w:del w:id="1561" w:author="user" w:date="2019-10-22T14:49:00Z">
        <w:r>
          <w:rPr>
            <w:rFonts w:ascii="Times New Roman" w:hAnsi="Times New Roman" w:cs="Times New Roman"/>
            <w:szCs w:val="32"/>
          </w:rPr>
          <w:delText xml:space="preserve">  河道水面、驳岸、护栏、岸坡及两岸绿化、景观设施的保洁和维（养）护，按照属地管理原则，由市、县级市、区人民政府确定的主管部门组织实施，并接受水行政主管部门的监督、检查、考核。</w:delText>
        </w:r>
      </w:del>
    </w:p>
    <w:p>
      <w:pPr>
        <w:pStyle w:val="Normal"/>
        <w:widowControl w:val="false"/>
        <w:overflowPunct w:val="false"/>
        <w:bidi w:val="0"/>
        <w:snapToGrid w:val="false"/>
        <w:spacing w:lineRule="exact" w:line="590" w:before="0" w:after="0"/>
        <w:ind w:firstLineChars="200" w:startChars="0" w:start="0" w:endChars="0" w:end="0"/>
        <w:jc w:val="both"/>
        <w:rPr>
          <w:del w:id="1564" w:author="user" w:date="2019-10-22T14:49:00Z"/>
          <w:rFonts w:ascii="Times New Roman" w:hAnsi="Times New Roman" w:cs="Times New Roman"/>
          <w:szCs w:val="32"/>
        </w:rPr>
      </w:pPr>
      <w:del w:id="1563" w:author="user" w:date="2019-10-22T14:49:00Z">
        <w:r>
          <w:rPr>
            <w:rFonts w:ascii="Times New Roman" w:hAnsi="Times New Roman" w:cs="Times New Roman"/>
            <w:szCs w:val="32"/>
          </w:rPr>
          <w:delText>单位和封闭式管理小区内河道的保洁和维（养）护由产权人或者使用人负责。</w:delText>
        </w:r>
      </w:del>
    </w:p>
    <w:p>
      <w:pPr>
        <w:pStyle w:val="Normal"/>
        <w:widowControl w:val="false"/>
        <w:overflowPunct w:val="false"/>
        <w:bidi w:val="0"/>
        <w:snapToGrid w:val="false"/>
        <w:spacing w:lineRule="exact" w:line="590" w:before="0" w:after="0"/>
        <w:ind w:firstLineChars="200" w:startChars="0" w:start="0" w:endChars="0" w:end="0"/>
        <w:jc w:val="both"/>
        <w:rPr>
          <w:del w:id="1566" w:author="user" w:date="2019-10-22T14:49:00Z"/>
          <w:rFonts w:ascii="Times New Roman" w:hAnsi="Times New Roman" w:cs="Times New Roman"/>
          <w:szCs w:val="32"/>
        </w:rPr>
      </w:pPr>
      <w:del w:id="1565"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568" w:author="user" w:date="2019-10-22T14:49:00Z"/>
          <w:rFonts w:ascii="Times New Roman" w:hAnsi="Times New Roman" w:eastAsia="黑体" w:cs="Times New Roman"/>
          <w:szCs w:val="32"/>
        </w:rPr>
      </w:pPr>
      <w:del w:id="1567" w:author="user" w:date="2019-10-22T14:49:00Z">
        <w:r>
          <w:rPr>
            <w:rFonts w:ascii="Times New Roman" w:hAnsi="Times New Roman" w:cs="Times New Roman" w:eastAsia="黑体"/>
            <w:szCs w:val="32"/>
          </w:rPr>
          <w:delText>第三章  河道保护与管理</w:delText>
        </w:r>
      </w:del>
    </w:p>
    <w:p>
      <w:pPr>
        <w:pStyle w:val="Normal"/>
        <w:widowControl w:val="false"/>
        <w:overflowPunct w:val="false"/>
        <w:bidi w:val="0"/>
        <w:snapToGrid w:val="false"/>
        <w:spacing w:lineRule="exact" w:line="590" w:before="0" w:after="0"/>
        <w:ind w:firstLineChars="200" w:startChars="0" w:start="0" w:endChars="0" w:end="0"/>
        <w:jc w:val="both"/>
        <w:rPr>
          <w:del w:id="1570" w:author="user" w:date="2019-10-22T14:49:00Z"/>
          <w:rFonts w:ascii="Times New Roman" w:hAnsi="Times New Roman" w:eastAsia="黑体" w:cs="Times New Roman"/>
          <w:szCs w:val="32"/>
        </w:rPr>
      </w:pPr>
      <w:del w:id="1569"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573" w:author="user" w:date="2019-10-22T14:49:00Z"/>
          <w:rFonts w:ascii="Times New Roman" w:hAnsi="Times New Roman" w:cs="Times New Roman"/>
          <w:szCs w:val="32"/>
        </w:rPr>
      </w:pPr>
      <w:del w:id="1571" w:author="user" w:date="2019-10-22T14:49:00Z">
        <w:r>
          <w:rPr>
            <w:rFonts w:ascii="Times New Roman" w:hAnsi="Times New Roman" w:cs="Times New Roman" w:eastAsia="黑体"/>
            <w:szCs w:val="32"/>
          </w:rPr>
          <w:delText xml:space="preserve">第十八条 </w:delText>
        </w:r>
      </w:del>
      <w:del w:id="1572" w:author="user" w:date="2019-10-22T14:49:00Z">
        <w:r>
          <w:rPr>
            <w:rFonts w:ascii="Times New Roman" w:hAnsi="Times New Roman" w:cs="Times New Roman"/>
            <w:szCs w:val="32"/>
          </w:rPr>
          <w:delText xml:space="preserve"> 市、县级市（区）、镇（街道）设立总河长、副总河长，河道分级分段设立市、县级市（区）、镇（街道）、村（社区）四级河长。</w:delText>
        </w:r>
      </w:del>
    </w:p>
    <w:p>
      <w:pPr>
        <w:pStyle w:val="Normal"/>
        <w:widowControl w:val="false"/>
        <w:overflowPunct w:val="false"/>
        <w:bidi w:val="0"/>
        <w:snapToGrid w:val="false"/>
        <w:spacing w:lineRule="exact" w:line="590" w:before="0" w:after="0"/>
        <w:ind w:firstLineChars="200" w:startChars="0" w:start="0" w:endChars="0" w:end="0"/>
        <w:jc w:val="both"/>
        <w:rPr>
          <w:del w:id="1575" w:author="user" w:date="2019-10-22T14:49:00Z"/>
          <w:rFonts w:ascii="Times New Roman" w:hAnsi="Times New Roman" w:cs="Times New Roman"/>
          <w:szCs w:val="32"/>
        </w:rPr>
      </w:pPr>
      <w:del w:id="1574" w:author="user" w:date="2019-10-22T14:49:00Z">
        <w:r>
          <w:rPr>
            <w:rFonts w:ascii="Times New Roman" w:hAnsi="Times New Roman" w:cs="Times New Roman"/>
            <w:szCs w:val="32"/>
          </w:rPr>
          <w:delText>总河长、副总河长、河长名单向社会公布。</w:delText>
        </w:r>
      </w:del>
    </w:p>
    <w:p>
      <w:pPr>
        <w:pStyle w:val="Normal"/>
        <w:widowControl w:val="false"/>
        <w:overflowPunct w:val="false"/>
        <w:bidi w:val="0"/>
        <w:snapToGrid w:val="false"/>
        <w:spacing w:lineRule="exact" w:line="590" w:before="0" w:after="0"/>
        <w:ind w:firstLineChars="200" w:startChars="0" w:start="0" w:endChars="0" w:end="0"/>
        <w:jc w:val="both"/>
        <w:rPr>
          <w:del w:id="1578" w:author="user" w:date="2019-10-22T14:49:00Z"/>
          <w:rFonts w:ascii="Times New Roman" w:hAnsi="Times New Roman" w:cs="Times New Roman"/>
          <w:szCs w:val="32"/>
        </w:rPr>
      </w:pPr>
      <w:del w:id="1576" w:author="user" w:date="2019-10-22T14:49:00Z">
        <w:r>
          <w:rPr>
            <w:rFonts w:ascii="Times New Roman" w:hAnsi="Times New Roman" w:cs="Times New Roman" w:eastAsia="黑体"/>
            <w:szCs w:val="32"/>
          </w:rPr>
          <w:delText xml:space="preserve">第十九条 </w:delText>
        </w:r>
      </w:del>
      <w:del w:id="1577" w:author="user" w:date="2019-10-22T14:49:00Z">
        <w:r>
          <w:rPr>
            <w:rFonts w:ascii="Times New Roman" w:hAnsi="Times New Roman" w:cs="Times New Roman"/>
            <w:szCs w:val="32"/>
          </w:rPr>
          <w:delText xml:space="preserve"> 各级总河长是本行政区域内河长制的第一责任人，组织领导、协调解决河长制落实过程中的重大问题，组织督促检查、绩效考核和问责追究。副总河长协助总河长开展工作。</w:delText>
        </w:r>
      </w:del>
    </w:p>
    <w:p>
      <w:pPr>
        <w:pStyle w:val="Normal"/>
        <w:widowControl w:val="false"/>
        <w:overflowPunct w:val="false"/>
        <w:bidi w:val="0"/>
        <w:snapToGrid w:val="false"/>
        <w:spacing w:lineRule="exact" w:line="590" w:before="0" w:after="0"/>
        <w:ind w:firstLineChars="200" w:startChars="0" w:start="0" w:endChars="0" w:end="0"/>
        <w:jc w:val="both"/>
        <w:rPr>
          <w:del w:id="1580" w:author="user" w:date="2019-10-22T14:49:00Z"/>
          <w:rFonts w:ascii="Times New Roman" w:hAnsi="Times New Roman" w:cs="Times New Roman"/>
          <w:szCs w:val="32"/>
        </w:rPr>
      </w:pPr>
      <w:del w:id="1579" w:author="user" w:date="2019-10-22T14:49:00Z">
        <w:r>
          <w:rPr>
            <w:rFonts w:ascii="Times New Roman" w:hAnsi="Times New Roman" w:cs="Times New Roman"/>
            <w:szCs w:val="32"/>
          </w:rPr>
          <w:delText>各级河长负责组织相应河道的管理、保护、治理等工作，开展河道巡查，协调、督促解决河道管理保护中的问题。</w:delText>
        </w:r>
      </w:del>
    </w:p>
    <w:p>
      <w:pPr>
        <w:pStyle w:val="Normal"/>
        <w:widowControl w:val="false"/>
        <w:overflowPunct w:val="false"/>
        <w:bidi w:val="0"/>
        <w:snapToGrid w:val="false"/>
        <w:spacing w:lineRule="exact" w:line="590" w:before="0" w:after="0"/>
        <w:ind w:firstLineChars="200" w:startChars="0" w:start="0" w:endChars="0" w:end="0"/>
        <w:jc w:val="both"/>
        <w:rPr>
          <w:del w:id="1582" w:author="user" w:date="2019-10-22T14:49:00Z"/>
          <w:rFonts w:ascii="Times New Roman" w:hAnsi="Times New Roman" w:cs="Times New Roman"/>
          <w:szCs w:val="32"/>
        </w:rPr>
      </w:pPr>
      <w:del w:id="1581" w:author="user" w:date="2019-10-22T14:49:00Z">
        <w:r>
          <w:rPr>
            <w:rFonts w:ascii="Times New Roman" w:hAnsi="Times New Roman" w:cs="Times New Roman"/>
            <w:szCs w:val="32"/>
          </w:rPr>
          <w:delText>相关部门按照分工履行职责，落实河长制有关工作。</w:delText>
        </w:r>
      </w:del>
    </w:p>
    <w:p>
      <w:pPr>
        <w:pStyle w:val="Normal"/>
        <w:widowControl w:val="false"/>
        <w:overflowPunct w:val="false"/>
        <w:bidi w:val="0"/>
        <w:snapToGrid w:val="false"/>
        <w:spacing w:lineRule="exact" w:line="590" w:before="0" w:after="0"/>
        <w:ind w:firstLineChars="200" w:startChars="0" w:start="0" w:endChars="0" w:end="0"/>
        <w:jc w:val="both"/>
        <w:rPr>
          <w:del w:id="1585" w:author="user" w:date="2019-10-22T14:49:00Z"/>
          <w:rFonts w:ascii="Times New Roman" w:hAnsi="Times New Roman" w:cs="Times New Roman"/>
          <w:szCs w:val="32"/>
        </w:rPr>
      </w:pPr>
      <w:del w:id="1583" w:author="user" w:date="2019-10-22T14:49:00Z">
        <w:r>
          <w:rPr>
            <w:rFonts w:ascii="Times New Roman" w:hAnsi="Times New Roman" w:cs="Times New Roman" w:eastAsia="黑体"/>
            <w:szCs w:val="32"/>
          </w:rPr>
          <w:delText>第二十条</w:delText>
        </w:r>
      </w:del>
      <w:del w:id="1584" w:author="user" w:date="2019-10-22T14:49:00Z">
        <w:r>
          <w:rPr>
            <w:rFonts w:ascii="Times New Roman" w:hAnsi="Times New Roman" w:cs="Times New Roman"/>
            <w:szCs w:val="32"/>
          </w:rPr>
          <w:delText xml:space="preserve">  市、县级市、区人民政府应当建立河长制工作考核评价制度，对下一级全面实行河长制工作情况进行考核评价。</w:delText>
        </w:r>
      </w:del>
    </w:p>
    <w:p>
      <w:pPr>
        <w:pStyle w:val="Normal"/>
        <w:widowControl w:val="false"/>
        <w:overflowPunct w:val="false"/>
        <w:bidi w:val="0"/>
        <w:snapToGrid w:val="false"/>
        <w:spacing w:lineRule="exact" w:line="590" w:before="0" w:after="0"/>
        <w:ind w:firstLineChars="200" w:startChars="0" w:start="0" w:endChars="0" w:end="0"/>
        <w:jc w:val="both"/>
        <w:rPr>
          <w:del w:id="1587" w:author="user" w:date="2019-10-22T14:49:00Z"/>
          <w:rFonts w:ascii="Times New Roman" w:hAnsi="Times New Roman" w:cs="Times New Roman"/>
          <w:szCs w:val="32"/>
        </w:rPr>
      </w:pPr>
      <w:del w:id="1586" w:author="user" w:date="2019-10-22T14:49:00Z">
        <w:r>
          <w:rPr>
            <w:rFonts w:ascii="Times New Roman" w:hAnsi="Times New Roman" w:cs="Times New Roman"/>
            <w:szCs w:val="32"/>
          </w:rPr>
          <w:delText>各级人民政府及相关部门履行河长制工作职责情况应当纳入高质量发展考核评价体系。</w:delText>
        </w:r>
      </w:del>
    </w:p>
    <w:p>
      <w:pPr>
        <w:pStyle w:val="Normal"/>
        <w:widowControl w:val="false"/>
        <w:overflowPunct w:val="false"/>
        <w:bidi w:val="0"/>
        <w:snapToGrid w:val="false"/>
        <w:spacing w:lineRule="exact" w:line="590" w:before="0" w:after="0"/>
        <w:ind w:firstLineChars="200" w:startChars="0" w:start="0" w:endChars="0" w:end="0"/>
        <w:jc w:val="both"/>
        <w:rPr>
          <w:del w:id="1590" w:author="user" w:date="2019-10-22T14:49:00Z"/>
          <w:rFonts w:ascii="Times New Roman" w:hAnsi="Times New Roman" w:cs="Times New Roman"/>
          <w:szCs w:val="32"/>
        </w:rPr>
      </w:pPr>
      <w:del w:id="1588" w:author="user" w:date="2019-10-22T14:49:00Z">
        <w:r>
          <w:rPr>
            <w:rFonts w:ascii="Times New Roman" w:hAnsi="Times New Roman" w:cs="Times New Roman" w:eastAsia="黑体"/>
            <w:szCs w:val="32"/>
          </w:rPr>
          <w:delText>第二十一条</w:delText>
        </w:r>
      </w:del>
      <w:del w:id="1589" w:author="user" w:date="2019-10-22T14:49:00Z">
        <w:r>
          <w:rPr>
            <w:rFonts w:ascii="Times New Roman" w:hAnsi="Times New Roman" w:cs="Times New Roman"/>
            <w:szCs w:val="32"/>
          </w:rPr>
          <w:delText xml:space="preserve">  市、县级市、区人民政府应当建立公众参与信息平台，并聘请有关专业组织、社会公众对河长的履职情况进行监督和评价。</w:delText>
        </w:r>
      </w:del>
    </w:p>
    <w:p>
      <w:pPr>
        <w:pStyle w:val="Normal"/>
        <w:widowControl w:val="false"/>
        <w:overflowPunct w:val="false"/>
        <w:bidi w:val="0"/>
        <w:snapToGrid w:val="false"/>
        <w:spacing w:lineRule="exact" w:line="590" w:before="0" w:after="0"/>
        <w:ind w:firstLineChars="200" w:startChars="0" w:start="0" w:endChars="0" w:end="0"/>
        <w:jc w:val="both"/>
        <w:rPr>
          <w:del w:id="1595" w:author="user" w:date="2019-10-22T14:49:00Z"/>
          <w:rFonts w:ascii="Times New Roman" w:hAnsi="Times New Roman" w:cs="Times New Roman"/>
          <w:color w:val="00FF00"/>
          <w:szCs w:val="32"/>
        </w:rPr>
      </w:pPr>
      <w:del w:id="1591" w:author="user" w:date="2019-10-22T14:49:00Z">
        <w:r>
          <w:rPr>
            <w:rFonts w:ascii="Times New Roman" w:hAnsi="Times New Roman" w:cs="Times New Roman" w:eastAsia="黑体"/>
            <w:szCs w:val="32"/>
          </w:rPr>
          <w:delText>第</w:delText>
        </w:r>
      </w:del>
      <w:del w:id="1592" w:author="user" w:date="2019-10-22T14:49:00Z">
        <w:r>
          <w:rPr>
            <w:rFonts w:ascii="Times New Roman" w:hAnsi="Times New Roman" w:cs="Times New Roman" w:eastAsia="黑体"/>
            <w:bCs/>
            <w:szCs w:val="32"/>
          </w:rPr>
          <w:delText>二十二</w:delText>
        </w:r>
      </w:del>
      <w:del w:id="1593" w:author="user" w:date="2019-10-22T14:49:00Z">
        <w:r>
          <w:rPr>
            <w:rFonts w:ascii="Times New Roman" w:hAnsi="Times New Roman" w:cs="Times New Roman" w:eastAsia="黑体"/>
            <w:szCs w:val="32"/>
          </w:rPr>
          <w:delText>条</w:delText>
        </w:r>
      </w:del>
      <w:del w:id="1594" w:author="user" w:date="2019-10-22T14:49:00Z">
        <w:r>
          <w:rPr>
            <w:rFonts w:ascii="Times New Roman" w:hAnsi="Times New Roman" w:cs="Times New Roman"/>
            <w:szCs w:val="32"/>
          </w:rPr>
          <w:delText xml:space="preserve">  河道管理范围按照《江苏省水利工程管理条例》的规定划定。</w:delText>
        </w:r>
      </w:del>
    </w:p>
    <w:p>
      <w:pPr>
        <w:pStyle w:val="Normal"/>
        <w:widowControl w:val="false"/>
        <w:overflowPunct w:val="false"/>
        <w:bidi w:val="0"/>
        <w:snapToGrid w:val="false"/>
        <w:spacing w:lineRule="exact" w:line="590" w:before="0" w:after="0"/>
        <w:ind w:firstLineChars="200" w:startChars="0" w:start="0" w:endChars="0" w:end="0"/>
        <w:jc w:val="both"/>
        <w:rPr>
          <w:del w:id="1597" w:author="user" w:date="2019-10-22T14:49:00Z"/>
          <w:rFonts w:ascii="Times New Roman" w:hAnsi="Times New Roman" w:cs="Times New Roman"/>
          <w:spacing w:val="6"/>
          <w:szCs w:val="32"/>
        </w:rPr>
      </w:pPr>
      <w:del w:id="1596" w:author="user" w:date="2019-10-22T14:49:00Z">
        <w:r>
          <w:rPr>
            <w:rFonts w:ascii="Times New Roman" w:hAnsi="Times New Roman" w:cs="Times New Roman"/>
            <w:spacing w:val="6"/>
            <w:szCs w:val="32"/>
          </w:rPr>
          <w:delText>河道管理范围划定后，水行政主管部门应当根据需要设立标志。</w:delText>
        </w:r>
      </w:del>
    </w:p>
    <w:p>
      <w:pPr>
        <w:pStyle w:val="Normal"/>
        <w:widowControl w:val="false"/>
        <w:overflowPunct w:val="false"/>
        <w:bidi w:val="0"/>
        <w:snapToGrid w:val="false"/>
        <w:spacing w:lineRule="exact" w:line="590" w:before="0" w:after="0"/>
        <w:ind w:firstLineChars="200" w:startChars="0" w:start="0" w:endChars="0" w:end="0"/>
        <w:jc w:val="both"/>
        <w:rPr>
          <w:del w:id="1602" w:author="user" w:date="2019-10-22T14:49:00Z"/>
          <w:rFonts w:ascii="Times New Roman" w:hAnsi="Times New Roman" w:cs="Times New Roman"/>
          <w:kern w:val="0"/>
          <w:szCs w:val="18"/>
        </w:rPr>
      </w:pPr>
      <w:del w:id="1598" w:author="user" w:date="2019-10-22T14:49:00Z">
        <w:r>
          <w:rPr>
            <w:rFonts w:ascii="Times New Roman" w:hAnsi="Times New Roman" w:cs="Times New Roman" w:eastAsia="黑体"/>
            <w:szCs w:val="32"/>
          </w:rPr>
          <w:delText>第</w:delText>
        </w:r>
      </w:del>
      <w:del w:id="1599" w:author="user" w:date="2019-10-22T14:49:00Z">
        <w:r>
          <w:rPr>
            <w:rFonts w:ascii="Times New Roman" w:hAnsi="Times New Roman" w:cs="Times New Roman" w:eastAsia="黑体"/>
            <w:bCs/>
            <w:szCs w:val="32"/>
          </w:rPr>
          <w:delText>二十三</w:delText>
        </w:r>
      </w:del>
      <w:del w:id="1600" w:author="user" w:date="2019-10-22T14:49:00Z">
        <w:r>
          <w:rPr>
            <w:rFonts w:ascii="Times New Roman" w:hAnsi="Times New Roman" w:cs="Times New Roman" w:eastAsia="黑体"/>
            <w:szCs w:val="32"/>
          </w:rPr>
          <w:delText xml:space="preserve">条  </w:delText>
        </w:r>
      </w:del>
      <w:del w:id="1601" w:author="user" w:date="2019-10-22T14:49:00Z">
        <w:r>
          <w:rPr>
            <w:rFonts w:ascii="Times New Roman" w:hAnsi="Times New Roman" w:cs="Times New Roman"/>
            <w:kern w:val="0"/>
            <w:szCs w:val="18"/>
          </w:rPr>
          <w:delText>河道管理范围内的土地确权，由自然资源规划行政主管部门按照有关规定办理。</w:delText>
        </w:r>
      </w:del>
    </w:p>
    <w:p>
      <w:pPr>
        <w:pStyle w:val="Normal"/>
        <w:widowControl w:val="false"/>
        <w:overflowPunct w:val="false"/>
        <w:bidi w:val="0"/>
        <w:snapToGrid w:val="false"/>
        <w:spacing w:lineRule="exact" w:line="590" w:before="0" w:after="0"/>
        <w:ind w:firstLineChars="200" w:startChars="0" w:start="0" w:endChars="0" w:end="0"/>
        <w:jc w:val="both"/>
        <w:rPr>
          <w:del w:id="1606" w:author="user" w:date="2019-10-22T14:49:00Z"/>
          <w:rFonts w:ascii="Times New Roman" w:hAnsi="Times New Roman" w:cs="Times New Roman"/>
          <w:kern w:val="0"/>
          <w:szCs w:val="18"/>
        </w:rPr>
      </w:pPr>
      <w:del w:id="1603" w:author="user" w:date="2019-10-22T14:49:00Z">
        <w:r>
          <w:rPr>
            <w:rFonts w:ascii="Times New Roman" w:hAnsi="Times New Roman" w:cs="Times New Roman" w:eastAsia="黑体"/>
            <w:szCs w:val="32"/>
          </w:rPr>
          <w:delText>第二十四条</w:delText>
        </w:r>
      </w:del>
      <w:del w:id="1604" w:author="user" w:date="2019-10-22T14:49:00Z">
        <w:r>
          <w:rPr>
            <w:rFonts w:ascii="Times New Roman" w:hAnsi="Times New Roman" w:cs="Times New Roman"/>
            <w:szCs w:val="32"/>
          </w:rPr>
          <w:delText xml:space="preserve"> </w:delText>
        </w:r>
      </w:del>
      <w:del w:id="1605" w:author="user" w:date="2019-10-22T14:49:00Z">
        <w:r>
          <w:rPr>
            <w:rFonts w:ascii="Times New Roman" w:hAnsi="Times New Roman" w:cs="Times New Roman"/>
            <w:kern w:val="0"/>
            <w:szCs w:val="18"/>
          </w:rPr>
          <w:delText xml:space="preserve"> 在河道管理范围内禁止下列活动：</w:delText>
        </w:r>
      </w:del>
    </w:p>
    <w:p>
      <w:pPr>
        <w:pStyle w:val="Normal"/>
        <w:widowControl w:val="false"/>
        <w:overflowPunct w:val="false"/>
        <w:bidi w:val="0"/>
        <w:snapToGrid w:val="false"/>
        <w:spacing w:lineRule="exact" w:line="590" w:before="0" w:after="0"/>
        <w:ind w:firstLineChars="200" w:startChars="0" w:start="0" w:endChars="0" w:end="0"/>
        <w:jc w:val="both"/>
        <w:rPr>
          <w:del w:id="1608" w:author="user" w:date="2019-10-22T14:49:00Z"/>
          <w:rFonts w:ascii="Times New Roman" w:hAnsi="Times New Roman" w:cs="Times New Roman"/>
          <w:kern w:val="0"/>
          <w:szCs w:val="18"/>
        </w:rPr>
      </w:pPr>
      <w:del w:id="1607" w:author="user" w:date="2019-10-22T14:49:00Z">
        <w:r>
          <w:rPr>
            <w:rFonts w:ascii="Times New Roman" w:hAnsi="Times New Roman" w:cs="Times New Roman"/>
            <w:kern w:val="0"/>
            <w:szCs w:val="18"/>
          </w:rPr>
          <w:delText>（一）倾倒、排放、堆放、填埋矿渣、石渣、煤灰、泥土、泥浆、垃圾等废弃物；</w:delText>
        </w:r>
      </w:del>
    </w:p>
    <w:p>
      <w:pPr>
        <w:pStyle w:val="Normal"/>
        <w:widowControl w:val="false"/>
        <w:overflowPunct w:val="false"/>
        <w:bidi w:val="0"/>
        <w:snapToGrid w:val="false"/>
        <w:spacing w:lineRule="exact" w:line="590" w:before="0" w:after="0"/>
        <w:ind w:firstLineChars="200" w:startChars="0" w:start="0" w:endChars="0" w:end="0"/>
        <w:jc w:val="both"/>
        <w:rPr>
          <w:del w:id="1610" w:author="user" w:date="2019-10-22T14:49:00Z"/>
          <w:rFonts w:ascii="Times New Roman" w:hAnsi="Times New Roman" w:cs="Times New Roman"/>
          <w:kern w:val="0"/>
          <w:szCs w:val="18"/>
        </w:rPr>
      </w:pPr>
      <w:del w:id="1609" w:author="user" w:date="2019-10-22T14:49:00Z">
        <w:r>
          <w:rPr>
            <w:rFonts w:ascii="Times New Roman" w:hAnsi="Times New Roman" w:cs="Times New Roman"/>
            <w:kern w:val="0"/>
            <w:szCs w:val="18"/>
          </w:rPr>
          <w:delText>（二）倾倒、排放油类、酸液、碱液等有毒有害物质，清洗装贮过油类或者有毒污染物的车辆、容器；</w:delText>
        </w:r>
      </w:del>
    </w:p>
    <w:p>
      <w:pPr>
        <w:pStyle w:val="Normal"/>
        <w:widowControl w:val="false"/>
        <w:overflowPunct w:val="false"/>
        <w:bidi w:val="0"/>
        <w:snapToGrid w:val="false"/>
        <w:spacing w:lineRule="exact" w:line="590" w:before="0" w:after="0"/>
        <w:ind w:firstLineChars="200" w:startChars="0" w:start="0" w:endChars="0" w:end="0"/>
        <w:jc w:val="both"/>
        <w:rPr>
          <w:del w:id="1612" w:author="user" w:date="2019-10-22T14:49:00Z"/>
          <w:rFonts w:ascii="Times New Roman" w:hAnsi="Times New Roman" w:cs="Times New Roman"/>
          <w:kern w:val="0"/>
          <w:szCs w:val="18"/>
        </w:rPr>
      </w:pPr>
      <w:del w:id="1611" w:author="user" w:date="2019-10-22T14:49:00Z">
        <w:r>
          <w:rPr>
            <w:rFonts w:ascii="Times New Roman" w:hAnsi="Times New Roman" w:cs="Times New Roman"/>
            <w:kern w:val="0"/>
            <w:szCs w:val="18"/>
          </w:rPr>
          <w:delText>（三）损坏堤防、护岸、闸坝等各类水工程建筑物及防汛、水文、通讯、供电、观测、自动控制等设施；</w:delText>
        </w:r>
      </w:del>
    </w:p>
    <w:p>
      <w:pPr>
        <w:pStyle w:val="Normal"/>
        <w:widowControl w:val="false"/>
        <w:overflowPunct w:val="false"/>
        <w:bidi w:val="0"/>
        <w:snapToGrid w:val="false"/>
        <w:spacing w:lineRule="exact" w:line="590" w:before="0" w:after="0"/>
        <w:ind w:firstLineChars="200" w:startChars="0" w:start="0" w:endChars="0" w:end="0"/>
        <w:jc w:val="both"/>
        <w:rPr>
          <w:del w:id="1614" w:author="user" w:date="2019-10-22T14:49:00Z"/>
          <w:rFonts w:ascii="Times New Roman" w:hAnsi="Times New Roman" w:cs="Times New Roman"/>
          <w:kern w:val="0"/>
          <w:szCs w:val="18"/>
        </w:rPr>
      </w:pPr>
      <w:del w:id="1613" w:author="user" w:date="2019-10-22T14:49:00Z">
        <w:r>
          <w:rPr>
            <w:rFonts w:ascii="Times New Roman" w:hAnsi="Times New Roman" w:cs="Times New Roman"/>
            <w:kern w:val="0"/>
            <w:szCs w:val="18"/>
          </w:rPr>
          <w:delText>（四）在行洪、排涝、输水河道内设置影响行水的建筑物、构筑物、障碍物或者种植阻碍行洪的林木或者高秆作物；</w:delText>
        </w:r>
      </w:del>
    </w:p>
    <w:p>
      <w:pPr>
        <w:pStyle w:val="Normal"/>
        <w:widowControl w:val="false"/>
        <w:overflowPunct w:val="false"/>
        <w:bidi w:val="0"/>
        <w:snapToGrid w:val="false"/>
        <w:spacing w:lineRule="exact" w:line="590" w:before="0" w:after="0"/>
        <w:ind w:firstLineChars="200" w:startChars="0" w:start="0" w:endChars="0" w:end="0"/>
        <w:jc w:val="both"/>
        <w:rPr>
          <w:del w:id="1616" w:author="user" w:date="2019-10-22T14:49:00Z"/>
          <w:rFonts w:ascii="Times New Roman" w:hAnsi="Times New Roman" w:cs="Times New Roman"/>
          <w:kern w:val="0"/>
          <w:szCs w:val="18"/>
        </w:rPr>
      </w:pPr>
      <w:del w:id="1615" w:author="user" w:date="2019-10-22T14:49:00Z">
        <w:r>
          <w:rPr>
            <w:rFonts w:ascii="Times New Roman" w:hAnsi="Times New Roman" w:cs="Times New Roman"/>
            <w:kern w:val="0"/>
            <w:szCs w:val="18"/>
          </w:rPr>
          <w:delText>（五）在堤防和护堤地建房、垦种、放牧、开渠、打井、挖窖、葬坟、晒粮、存放物料、开采地下资源、进行考古发掘以及开展集市贸易活动；</w:delText>
        </w:r>
      </w:del>
    </w:p>
    <w:p>
      <w:pPr>
        <w:pStyle w:val="Normal"/>
        <w:widowControl w:val="false"/>
        <w:overflowPunct w:val="false"/>
        <w:bidi w:val="0"/>
        <w:snapToGrid w:val="false"/>
        <w:spacing w:lineRule="exact" w:line="590" w:before="0" w:after="0"/>
        <w:ind w:firstLineChars="200" w:startChars="0" w:start="0" w:endChars="0" w:end="0"/>
        <w:jc w:val="both"/>
        <w:rPr>
          <w:del w:id="1618" w:author="user" w:date="2019-10-22T14:49:00Z"/>
          <w:rFonts w:ascii="Times New Roman" w:hAnsi="Times New Roman" w:cs="Times New Roman"/>
          <w:kern w:val="0"/>
          <w:szCs w:val="18"/>
        </w:rPr>
      </w:pPr>
      <w:del w:id="1617" w:author="user" w:date="2019-10-22T14:49:00Z">
        <w:r>
          <w:rPr>
            <w:rFonts w:ascii="Times New Roman" w:hAnsi="Times New Roman" w:cs="Times New Roman"/>
            <w:kern w:val="0"/>
            <w:szCs w:val="18"/>
          </w:rPr>
          <w:delText>（六）将污水管道直接接入河道；</w:delText>
        </w:r>
      </w:del>
    </w:p>
    <w:p>
      <w:pPr>
        <w:pStyle w:val="Normal"/>
        <w:widowControl w:val="false"/>
        <w:overflowPunct w:val="false"/>
        <w:bidi w:val="0"/>
        <w:snapToGrid w:val="false"/>
        <w:spacing w:lineRule="exact" w:line="590" w:before="0" w:after="0"/>
        <w:ind w:firstLineChars="200" w:startChars="0" w:start="0" w:endChars="0" w:end="0"/>
        <w:jc w:val="both"/>
        <w:rPr>
          <w:del w:id="1620" w:author="user" w:date="2019-10-22T14:49:00Z"/>
          <w:rFonts w:ascii="Times New Roman" w:hAnsi="Times New Roman" w:cs="Times New Roman"/>
          <w:kern w:val="0"/>
          <w:szCs w:val="18"/>
        </w:rPr>
      </w:pPr>
      <w:del w:id="1619" w:author="user" w:date="2019-10-22T14:49:00Z">
        <w:r>
          <w:rPr>
            <w:rFonts w:ascii="Times New Roman" w:hAnsi="Times New Roman" w:cs="Times New Roman"/>
            <w:kern w:val="0"/>
            <w:szCs w:val="18"/>
          </w:rPr>
          <w:delText>（七）其他侵占河道、危害防洪安全、影响河势稳定和破坏河道水环境的活动。</w:delText>
        </w:r>
      </w:del>
    </w:p>
    <w:p>
      <w:pPr>
        <w:pStyle w:val="Normal"/>
        <w:widowControl w:val="false"/>
        <w:overflowPunct w:val="false"/>
        <w:bidi w:val="0"/>
        <w:snapToGrid w:val="false"/>
        <w:spacing w:lineRule="exact" w:line="590" w:before="0" w:after="0"/>
        <w:ind w:firstLineChars="200" w:startChars="0" w:start="0" w:endChars="0" w:end="0"/>
        <w:jc w:val="both"/>
        <w:rPr>
          <w:del w:id="1625" w:author="user" w:date="2019-10-22T14:49:00Z"/>
          <w:rFonts w:ascii="Times New Roman" w:hAnsi="Times New Roman" w:cs="Times New Roman"/>
          <w:szCs w:val="32"/>
        </w:rPr>
      </w:pPr>
      <w:del w:id="1621" w:author="user" w:date="2019-10-22T14:49:00Z">
        <w:r>
          <w:rPr>
            <w:rFonts w:ascii="Times New Roman" w:hAnsi="Times New Roman" w:cs="Times New Roman" w:eastAsia="黑体"/>
            <w:szCs w:val="32"/>
          </w:rPr>
          <w:delText>第二十</w:delText>
        </w:r>
      </w:del>
      <w:del w:id="1622" w:author="user" w:date="2019-10-22T14:49:00Z">
        <w:r>
          <w:rPr>
            <w:rFonts w:ascii="Times New Roman" w:hAnsi="Times New Roman" w:cs="Times New Roman" w:eastAsia="黑体"/>
            <w:bCs/>
            <w:szCs w:val="32"/>
          </w:rPr>
          <w:delText>五</w:delText>
        </w:r>
      </w:del>
      <w:del w:id="1623" w:author="user" w:date="2019-10-22T14:49:00Z">
        <w:r>
          <w:rPr>
            <w:rFonts w:ascii="Times New Roman" w:hAnsi="Times New Roman" w:cs="Times New Roman" w:eastAsia="黑体"/>
            <w:szCs w:val="32"/>
          </w:rPr>
          <w:delText>条</w:delText>
        </w:r>
      </w:del>
      <w:del w:id="1624" w:author="user" w:date="2019-10-22T14:49:00Z">
        <w:r>
          <w:rPr>
            <w:rFonts w:ascii="Times New Roman" w:hAnsi="Times New Roman" w:cs="Times New Roman"/>
            <w:szCs w:val="32"/>
          </w:rPr>
          <w:delText xml:space="preserve">  禁止侵占和毁坏堤防、护岸、涵闸、泵站、水利工程管理用房、水文、水质监测站房设备和工程监测等河道配套设施设备。</w:delText>
        </w:r>
      </w:del>
    </w:p>
    <w:p>
      <w:pPr>
        <w:pStyle w:val="Normal"/>
        <w:widowControl w:val="false"/>
        <w:overflowPunct w:val="false"/>
        <w:bidi w:val="0"/>
        <w:snapToGrid w:val="false"/>
        <w:spacing w:lineRule="exact" w:line="590" w:before="0" w:after="0"/>
        <w:ind w:firstLineChars="200" w:startChars="0" w:start="0" w:endChars="0" w:end="0"/>
        <w:jc w:val="both"/>
        <w:rPr>
          <w:del w:id="1627" w:author="user" w:date="2019-10-22T14:49:00Z"/>
          <w:rFonts w:ascii="Times New Roman" w:hAnsi="Times New Roman" w:cs="Times New Roman"/>
          <w:color w:val="000000"/>
          <w:szCs w:val="28"/>
        </w:rPr>
      </w:pPr>
      <w:del w:id="1626" w:author="user" w:date="2019-10-22T14:49:00Z">
        <w:r>
          <w:rPr>
            <w:rFonts w:ascii="Times New Roman" w:hAnsi="Times New Roman" w:cs="Times New Roman"/>
            <w:szCs w:val="32"/>
          </w:rPr>
          <w:delText>占用或者拆除河道配套设施设备的，应当经产权人或者管理人同意，并按照有关规定进行移建、改建或者补偿，其费用由占用或者拆除单位承担。</w:delText>
        </w:r>
      </w:del>
    </w:p>
    <w:p>
      <w:pPr>
        <w:pStyle w:val="Normal"/>
        <w:widowControl w:val="false"/>
        <w:overflowPunct w:val="false"/>
        <w:bidi w:val="0"/>
        <w:snapToGrid w:val="false"/>
        <w:spacing w:lineRule="exact" w:line="590" w:before="0" w:after="0"/>
        <w:ind w:firstLineChars="200" w:startChars="0" w:start="0" w:endChars="0" w:end="0"/>
        <w:jc w:val="both"/>
        <w:rPr>
          <w:del w:id="1630" w:author="user" w:date="2019-10-22T14:49:00Z"/>
          <w:rFonts w:ascii="Times New Roman" w:hAnsi="Times New Roman" w:cs="Times New Roman"/>
          <w:szCs w:val="32"/>
        </w:rPr>
      </w:pPr>
      <w:del w:id="1628" w:author="user" w:date="2019-10-22T14:49:00Z">
        <w:r>
          <w:rPr>
            <w:rFonts w:ascii="Times New Roman" w:hAnsi="Times New Roman" w:cs="Times New Roman" w:eastAsia="黑体"/>
            <w:szCs w:val="32"/>
          </w:rPr>
          <w:delText>第二十六条</w:delText>
        </w:r>
      </w:del>
      <w:del w:id="1629" w:author="user" w:date="2019-10-22T14:49:00Z">
        <w:r>
          <w:rPr>
            <w:rFonts w:ascii="Times New Roman" w:hAnsi="Times New Roman" w:cs="Times New Roman"/>
            <w:szCs w:val="32"/>
          </w:rPr>
          <w:delText xml:space="preserve">  禁止围湖造地，禁止擅自围垦河道、圈圩养殖。</w:delText>
        </w:r>
      </w:del>
    </w:p>
    <w:p>
      <w:pPr>
        <w:pStyle w:val="Normal"/>
        <w:widowControl w:val="false"/>
        <w:overflowPunct w:val="false"/>
        <w:bidi w:val="0"/>
        <w:snapToGrid w:val="false"/>
        <w:spacing w:lineRule="exact" w:line="590" w:before="0" w:after="0"/>
        <w:ind w:firstLineChars="200" w:startChars="0" w:start="0" w:endChars="0" w:end="0"/>
        <w:jc w:val="both"/>
        <w:rPr>
          <w:del w:id="1632" w:author="user" w:date="2019-10-22T14:49:00Z"/>
          <w:rFonts w:ascii="Times New Roman" w:hAnsi="Times New Roman" w:cs="Times New Roman"/>
          <w:szCs w:val="32"/>
        </w:rPr>
      </w:pPr>
      <w:del w:id="1631" w:author="user" w:date="2019-10-22T14:49:00Z">
        <w:r>
          <w:rPr>
            <w:rFonts w:ascii="Times New Roman" w:hAnsi="Times New Roman" w:cs="Times New Roman"/>
            <w:szCs w:val="32"/>
          </w:rPr>
          <w:delText>对已擅自围垦河道、圈圩养殖的，由水利、农业农村、自然资源规划、生态环境等有关主管部门依照各自职责提出清退方案，报同级人民政府批准后实施。</w:delText>
        </w:r>
      </w:del>
    </w:p>
    <w:p>
      <w:pPr>
        <w:pStyle w:val="Normal"/>
        <w:widowControl w:val="false"/>
        <w:overflowPunct w:val="false"/>
        <w:bidi w:val="0"/>
        <w:snapToGrid w:val="false"/>
        <w:spacing w:lineRule="exact" w:line="590" w:before="0" w:after="0"/>
        <w:ind w:firstLineChars="200" w:startChars="0" w:start="0" w:endChars="0" w:end="0"/>
        <w:jc w:val="both"/>
        <w:rPr>
          <w:del w:id="1635" w:author="user" w:date="2019-10-22T14:49:00Z"/>
          <w:rFonts w:ascii="Times New Roman" w:hAnsi="Times New Roman" w:cs="Times New Roman"/>
          <w:szCs w:val="32"/>
        </w:rPr>
      </w:pPr>
      <w:del w:id="1633" w:author="user" w:date="2019-10-22T14:49:00Z">
        <w:r>
          <w:rPr>
            <w:rFonts w:ascii="Times New Roman" w:hAnsi="Times New Roman" w:cs="Times New Roman" w:eastAsia="黑体"/>
            <w:szCs w:val="32"/>
          </w:rPr>
          <w:delText>第二十七条</w:delText>
        </w:r>
      </w:del>
      <w:del w:id="1634" w:author="user" w:date="2019-10-22T14:49:00Z">
        <w:r>
          <w:rPr>
            <w:rFonts w:ascii="Times New Roman" w:hAnsi="Times New Roman" w:cs="Times New Roman"/>
            <w:szCs w:val="32"/>
          </w:rPr>
          <w:delText xml:space="preserve">  禁止填堵河道、覆盖河道。</w:delText>
        </w:r>
      </w:del>
    </w:p>
    <w:p>
      <w:pPr>
        <w:pStyle w:val="Normal"/>
        <w:widowControl w:val="false"/>
        <w:overflowPunct w:val="false"/>
        <w:bidi w:val="0"/>
        <w:snapToGrid w:val="false"/>
        <w:spacing w:lineRule="exact" w:line="590" w:before="0" w:after="0"/>
        <w:ind w:firstLineChars="200" w:startChars="0" w:start="0" w:endChars="0" w:end="0"/>
        <w:jc w:val="both"/>
        <w:rPr>
          <w:del w:id="1637" w:author="user" w:date="2019-10-22T14:49:00Z"/>
          <w:rFonts w:ascii="Times New Roman" w:hAnsi="Times New Roman" w:cs="Times New Roman"/>
          <w:szCs w:val="32"/>
        </w:rPr>
      </w:pPr>
      <w:del w:id="1636" w:author="user" w:date="2019-10-22T14:49:00Z">
        <w:r>
          <w:rPr>
            <w:rFonts w:ascii="Times New Roman" w:hAnsi="Times New Roman" w:cs="Times New Roman"/>
            <w:szCs w:val="32"/>
          </w:rPr>
          <w:delText>确因城市建设需要填堵原有河道沟叉、贮水湖塘洼淀和废除原有防洪围堤的，应当经城市人民政府批准。建设单位应当按照等效等量原则进行补偿，先行兴建替代补偿工程或功能补救措施，所需费用由建设单位承担。</w:delText>
        </w:r>
      </w:del>
    </w:p>
    <w:p>
      <w:pPr>
        <w:pStyle w:val="Normal"/>
        <w:widowControl w:val="false"/>
        <w:overflowPunct w:val="false"/>
        <w:bidi w:val="0"/>
        <w:snapToGrid w:val="false"/>
        <w:spacing w:lineRule="exact" w:line="590" w:before="0" w:after="0"/>
        <w:ind w:firstLineChars="200" w:startChars="0" w:start="0" w:endChars="0" w:end="0"/>
        <w:jc w:val="both"/>
        <w:rPr>
          <w:del w:id="1640" w:author="user" w:date="2019-10-22T14:49:00Z"/>
          <w:rFonts w:ascii="Times New Roman" w:hAnsi="Times New Roman" w:cs="Times New Roman"/>
          <w:color w:val="000000"/>
          <w:szCs w:val="32"/>
        </w:rPr>
      </w:pPr>
      <w:del w:id="1638" w:author="user" w:date="2019-10-22T14:49:00Z">
        <w:r>
          <w:rPr>
            <w:rFonts w:ascii="Times New Roman" w:hAnsi="Times New Roman" w:cs="Times New Roman"/>
            <w:szCs w:val="32"/>
          </w:rPr>
          <w:delText>涉及航道的，还应当经交通运输行政主管部</w:delText>
        </w:r>
      </w:del>
      <w:del w:id="1639" w:author="user" w:date="2019-10-22T14:49:00Z">
        <w:r>
          <w:rPr>
            <w:rFonts w:ascii="Times New Roman" w:hAnsi="Times New Roman" w:cs="Times New Roman"/>
            <w:color w:val="000000"/>
            <w:szCs w:val="32"/>
          </w:rPr>
          <w:delText>门审查同意。</w:delText>
        </w:r>
      </w:del>
    </w:p>
    <w:p>
      <w:pPr>
        <w:pStyle w:val="Normal"/>
        <w:widowControl w:val="false"/>
        <w:overflowPunct w:val="false"/>
        <w:bidi w:val="0"/>
        <w:snapToGrid w:val="false"/>
        <w:spacing w:lineRule="exact" w:line="590" w:before="0" w:after="0"/>
        <w:ind w:firstLineChars="200" w:startChars="0" w:start="0" w:endChars="0" w:end="0"/>
        <w:jc w:val="both"/>
        <w:rPr>
          <w:del w:id="1643" w:author="user" w:date="2019-10-22T14:49:00Z"/>
          <w:rFonts w:ascii="Times New Roman" w:hAnsi="Times New Roman" w:cs="Times New Roman"/>
          <w:szCs w:val="32"/>
        </w:rPr>
      </w:pPr>
      <w:del w:id="1641" w:author="user" w:date="2019-10-22T14:49:00Z">
        <w:r>
          <w:rPr>
            <w:rFonts w:ascii="Times New Roman" w:hAnsi="Times New Roman" w:cs="Times New Roman" w:eastAsia="黑体"/>
          </w:rPr>
          <w:delText>第二十八条</w:delText>
        </w:r>
      </w:del>
      <w:del w:id="1642" w:author="user" w:date="2019-10-22T14:49:00Z">
        <w:r>
          <w:rPr>
            <w:rFonts w:ascii="Times New Roman" w:hAnsi="Times New Roman" w:cs="Times New Roman"/>
            <w:szCs w:val="32"/>
          </w:rPr>
          <w:delText xml:space="preserve">  临河、穿河、跨河建（构）筑物和有关设施严重影响防洪排涝安全的，根据防洪标准，水行政主管部门可以报请本级人民政府按照国务院规定的权限责令建设单位限期改建或者拆除。汛期影响防洪安全的，必须服从防汛指挥机构的紧急处理决定。</w:delText>
        </w:r>
      </w:del>
    </w:p>
    <w:p>
      <w:pPr>
        <w:pStyle w:val="Normal"/>
        <w:widowControl w:val="false"/>
        <w:overflowPunct w:val="false"/>
        <w:bidi w:val="0"/>
        <w:snapToGrid w:val="false"/>
        <w:spacing w:lineRule="exact" w:line="590" w:before="0" w:after="0"/>
        <w:ind w:firstLineChars="200" w:startChars="0" w:start="0" w:endChars="0" w:end="0"/>
        <w:jc w:val="both"/>
        <w:rPr>
          <w:del w:id="1645" w:author="user" w:date="2019-10-22T14:49:00Z"/>
          <w:rFonts w:ascii="Times New Roman" w:hAnsi="Times New Roman" w:cs="Times New Roman"/>
          <w:color w:val="000000"/>
          <w:szCs w:val="28"/>
        </w:rPr>
      </w:pPr>
      <w:del w:id="1644" w:author="user" w:date="2019-10-22T14:49:00Z">
        <w:r>
          <w:rPr>
            <w:rFonts w:cs="Times New Roman" w:ascii="Times New Roman" w:hAnsi="Times New Roman"/>
            <w:color w:val="000000"/>
            <w:szCs w:val="28"/>
          </w:rPr>
        </w:r>
      </w:del>
    </w:p>
    <w:p>
      <w:pPr>
        <w:pStyle w:val="Normal"/>
        <w:widowControl w:val="false"/>
        <w:overflowPunct w:val="false"/>
        <w:bidi w:val="0"/>
        <w:snapToGrid w:val="false"/>
        <w:spacing w:lineRule="exact" w:line="590" w:before="0" w:after="0"/>
        <w:ind w:firstLineChars="200" w:startChars="0" w:start="0" w:endChars="0" w:end="0"/>
        <w:jc w:val="both"/>
        <w:rPr>
          <w:del w:id="1647" w:author="user" w:date="2019-10-22T14:49:00Z"/>
          <w:rFonts w:ascii="Times New Roman" w:hAnsi="Times New Roman" w:eastAsia="黑体" w:cs="Times New Roman"/>
          <w:szCs w:val="32"/>
        </w:rPr>
      </w:pPr>
      <w:del w:id="1646" w:author="user" w:date="2019-10-22T14:49:00Z">
        <w:r>
          <w:rPr>
            <w:rFonts w:ascii="Times New Roman" w:hAnsi="Times New Roman" w:cs="Times New Roman" w:eastAsia="黑体"/>
            <w:szCs w:val="32"/>
          </w:rPr>
          <w:delText>第四章  河道利用</w:delText>
        </w:r>
      </w:del>
    </w:p>
    <w:p>
      <w:pPr>
        <w:pStyle w:val="Normal"/>
        <w:widowControl w:val="false"/>
        <w:overflowPunct w:val="false"/>
        <w:bidi w:val="0"/>
        <w:snapToGrid w:val="false"/>
        <w:spacing w:lineRule="exact" w:line="590" w:before="0" w:after="0"/>
        <w:ind w:firstLineChars="200" w:startChars="0" w:start="0" w:endChars="0" w:end="0"/>
        <w:jc w:val="both"/>
        <w:rPr>
          <w:del w:id="1649" w:author="user" w:date="2019-10-22T14:49:00Z"/>
          <w:rFonts w:ascii="Times New Roman" w:hAnsi="Times New Roman" w:eastAsia="黑体" w:cs="Times New Roman"/>
          <w:szCs w:val="32"/>
        </w:rPr>
      </w:pPr>
      <w:del w:id="1648"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653" w:author="user" w:date="2019-10-22T14:49:00Z"/>
          <w:rFonts w:ascii="Times New Roman" w:hAnsi="Times New Roman" w:eastAsia="黑体" w:cs="Times New Roman"/>
          <w:color w:val="000000"/>
          <w:szCs w:val="32"/>
        </w:rPr>
      </w:pPr>
      <w:del w:id="1650" w:author="user" w:date="2019-10-22T14:49:00Z">
        <w:r>
          <w:rPr>
            <w:rFonts w:ascii="Times New Roman" w:hAnsi="Times New Roman" w:cs="Times New Roman" w:eastAsia="黑体"/>
            <w:szCs w:val="32"/>
          </w:rPr>
          <w:delText>第二十九条</w:delText>
        </w:r>
      </w:del>
      <w:del w:id="1651" w:author="user" w:date="2019-10-22T14:49:00Z">
        <w:r>
          <w:rPr>
            <w:rFonts w:ascii="Times New Roman" w:hAnsi="Times New Roman" w:cs="Times New Roman"/>
            <w:color w:val="000000"/>
            <w:szCs w:val="18"/>
          </w:rPr>
          <w:delText xml:space="preserve"> </w:delText>
        </w:r>
      </w:del>
      <w:del w:id="1652" w:author="user" w:date="2019-10-22T14:49:00Z">
        <w:r>
          <w:rPr>
            <w:rFonts w:ascii="Times New Roman" w:hAnsi="Times New Roman" w:cs="Times New Roman"/>
            <w:szCs w:val="32"/>
          </w:rPr>
          <w:delText xml:space="preserve"> 确需在河道管理范围内新建、扩建、改建的各类工程建设项目，应当符合防洪标准、岸线规划、航运要求和其他技术要求，不得危害堤防安全、影响河势稳定、妨碍行洪畅通；其工程建设方案以及工程位置和界限未经有管辖权的水行政主管部门根据前述防洪要求审查同意，建设单位不得开工建设，但由流域管理机构审批的除外。</w:delText>
        </w:r>
      </w:del>
    </w:p>
    <w:p>
      <w:pPr>
        <w:pStyle w:val="Normal"/>
        <w:widowControl w:val="false"/>
        <w:overflowPunct w:val="false"/>
        <w:bidi w:val="0"/>
        <w:snapToGrid w:val="false"/>
        <w:spacing w:lineRule="exact" w:line="590" w:before="0" w:after="0"/>
        <w:ind w:firstLineChars="200" w:startChars="0" w:start="0" w:endChars="0" w:end="0"/>
        <w:jc w:val="both"/>
        <w:rPr>
          <w:del w:id="1658" w:author="user" w:date="2019-10-22T14:49:00Z"/>
          <w:rFonts w:ascii="Times New Roman" w:hAnsi="Times New Roman" w:cs="Times New Roman"/>
          <w:color w:val="000000"/>
          <w:kern w:val="0"/>
        </w:rPr>
      </w:pPr>
      <w:del w:id="1654" w:author="user" w:date="2019-10-22T14:49:00Z">
        <w:r>
          <w:rPr>
            <w:rFonts w:ascii="Times New Roman" w:hAnsi="Times New Roman" w:cs="Times New Roman"/>
            <w:szCs w:val="32"/>
          </w:rPr>
          <w:delText>在审批或者建设过程中，建设项目的性质、规模、地点确需变更的，</w:delText>
        </w:r>
      </w:del>
      <w:del w:id="1655" w:author="user" w:date="2019-10-22T14:49:00Z">
        <w:r>
          <w:rPr>
            <w:rFonts w:ascii="Times New Roman" w:hAnsi="Times New Roman" w:cs="Times New Roman"/>
            <w:color w:val="000000"/>
            <w:kern w:val="0"/>
          </w:rPr>
          <w:delText>建设单位应当向原审查的</w:delText>
        </w:r>
      </w:del>
      <w:del w:id="1656" w:author="user" w:date="2019-10-22T14:49:00Z">
        <w:r>
          <w:rPr>
            <w:rFonts w:ascii="Times New Roman" w:hAnsi="Times New Roman" w:cs="Times New Roman"/>
            <w:szCs w:val="32"/>
          </w:rPr>
          <w:delText>水行政主管部门</w:delText>
        </w:r>
      </w:del>
      <w:del w:id="1657" w:author="user" w:date="2019-10-22T14:49:00Z">
        <w:r>
          <w:rPr>
            <w:rFonts w:ascii="Times New Roman" w:hAnsi="Times New Roman" w:cs="Times New Roman"/>
            <w:color w:val="000000"/>
            <w:kern w:val="0"/>
          </w:rPr>
          <w:delText>重新办理审查手续。</w:delText>
        </w:r>
      </w:del>
    </w:p>
    <w:p>
      <w:pPr>
        <w:pStyle w:val="Normal"/>
        <w:widowControl w:val="false"/>
        <w:overflowPunct w:val="false"/>
        <w:bidi w:val="0"/>
        <w:snapToGrid w:val="false"/>
        <w:spacing w:lineRule="exact" w:line="590" w:before="0" w:after="0"/>
        <w:ind w:firstLineChars="200" w:startChars="0" w:start="0" w:endChars="0" w:end="0"/>
        <w:jc w:val="both"/>
        <w:rPr>
          <w:del w:id="1661" w:author="user" w:date="2019-10-22T14:49:00Z"/>
          <w:rFonts w:ascii="Times New Roman" w:hAnsi="Times New Roman" w:cs="Times New Roman"/>
          <w:szCs w:val="32"/>
        </w:rPr>
      </w:pPr>
      <w:del w:id="1659" w:author="user" w:date="2019-10-22T14:49:00Z">
        <w:r>
          <w:rPr>
            <w:rFonts w:ascii="Times New Roman" w:hAnsi="Times New Roman" w:cs="Times New Roman" w:eastAsia="黑体"/>
            <w:szCs w:val="32"/>
          </w:rPr>
          <w:delText>第三十条</w:delText>
        </w:r>
      </w:del>
      <w:del w:id="1660" w:author="user" w:date="2019-10-22T14:49:00Z">
        <w:r>
          <w:rPr>
            <w:rFonts w:ascii="Times New Roman" w:hAnsi="Times New Roman" w:cs="Times New Roman"/>
            <w:szCs w:val="32"/>
          </w:rPr>
          <w:delText xml:space="preserve">  在河道管理范围内新建、改建、扩建建设项目，建设单位应当将占用范围内的河道整治项目一并纳入建设项目计划，并与建设项目同步审查、实施和验收。所需经费，占用岸段由本单位专用的，由建设单位承担；占用岸段非本单位专用的，由建设单位合理分担。</w:delText>
        </w:r>
      </w:del>
    </w:p>
    <w:p>
      <w:pPr>
        <w:pStyle w:val="Normal"/>
        <w:widowControl w:val="false"/>
        <w:overflowPunct w:val="false"/>
        <w:bidi w:val="0"/>
        <w:snapToGrid w:val="false"/>
        <w:spacing w:lineRule="exact" w:line="590" w:before="0" w:after="0"/>
        <w:ind w:firstLineChars="200" w:startChars="0" w:start="0" w:endChars="0" w:end="0"/>
        <w:jc w:val="both"/>
        <w:rPr>
          <w:del w:id="1665" w:author="user" w:date="2019-10-22T14:49:00Z"/>
          <w:rFonts w:ascii="Times New Roman" w:hAnsi="Times New Roman" w:cs="Times New Roman"/>
          <w:szCs w:val="32"/>
        </w:rPr>
      </w:pPr>
      <w:del w:id="1662" w:author="user" w:date="2019-10-22T14:49:00Z">
        <w:r>
          <w:rPr>
            <w:rFonts w:ascii="Times New Roman" w:hAnsi="Times New Roman" w:cs="Times New Roman" w:eastAsia="黑体"/>
            <w:color w:val="000000"/>
            <w:szCs w:val="32"/>
          </w:rPr>
          <w:delText>第三十一条</w:delText>
        </w:r>
      </w:del>
      <w:del w:id="1663" w:author="user" w:date="2019-10-22T14:49:00Z">
        <w:r>
          <w:rPr>
            <w:rFonts w:ascii="Times New Roman" w:hAnsi="Times New Roman" w:cs="Times New Roman"/>
            <w:color w:val="000000"/>
            <w:szCs w:val="32"/>
          </w:rPr>
          <w:delText xml:space="preserve">  </w:delText>
        </w:r>
      </w:del>
      <w:del w:id="1664" w:author="user" w:date="2019-10-22T14:49:00Z">
        <w:r>
          <w:rPr>
            <w:rFonts w:ascii="Times New Roman" w:hAnsi="Times New Roman" w:cs="Times New Roman"/>
            <w:szCs w:val="32"/>
          </w:rPr>
          <w:delText>新建、改建、扩建桥梁、码头等设施，应当符合河道规划、港航规划、防洪标准和有关技术要求，不得缩窄行洪通道。</w:delText>
        </w:r>
      </w:del>
    </w:p>
    <w:p>
      <w:pPr>
        <w:pStyle w:val="Normal"/>
        <w:widowControl w:val="false"/>
        <w:overflowPunct w:val="false"/>
        <w:bidi w:val="0"/>
        <w:snapToGrid w:val="false"/>
        <w:spacing w:lineRule="exact" w:line="590" w:before="0" w:after="0"/>
        <w:ind w:firstLineChars="200" w:startChars="0" w:start="0" w:endChars="0" w:end="0"/>
        <w:jc w:val="both"/>
        <w:rPr>
          <w:del w:id="1668" w:author="user" w:date="2019-10-22T14:49:00Z"/>
          <w:rFonts w:ascii="Times New Roman" w:hAnsi="Times New Roman" w:cs="Times New Roman"/>
          <w:color w:val="000000"/>
          <w:szCs w:val="32"/>
        </w:rPr>
      </w:pPr>
      <w:del w:id="1666" w:author="user" w:date="2019-10-22T14:49:00Z">
        <w:r>
          <w:rPr>
            <w:rFonts w:ascii="Times New Roman" w:hAnsi="Times New Roman" w:cs="Times New Roman" w:eastAsia="黑体"/>
            <w:szCs w:val="32"/>
          </w:rPr>
          <w:delText xml:space="preserve">第三十二条 </w:delText>
        </w:r>
      </w:del>
      <w:del w:id="1667" w:author="user" w:date="2019-10-22T14:49:00Z">
        <w:r>
          <w:rPr>
            <w:rFonts w:ascii="Times New Roman" w:hAnsi="Times New Roman" w:cs="Times New Roman"/>
            <w:color w:val="000000"/>
            <w:szCs w:val="32"/>
          </w:rPr>
          <w:delText xml:space="preserve"> 河道管理范围内的工程设施施工时，建设单位或者个人应当在开工前将施工方案报水行政主管部门备案，并严格按照施工方案进行施工。竣工后，应当通知水行政主管部门参加验收。</w:delText>
        </w:r>
      </w:del>
    </w:p>
    <w:p>
      <w:pPr>
        <w:pStyle w:val="Normal"/>
        <w:widowControl w:val="false"/>
        <w:overflowPunct w:val="false"/>
        <w:bidi w:val="0"/>
        <w:snapToGrid w:val="false"/>
        <w:spacing w:lineRule="exact" w:line="590" w:before="0" w:after="0"/>
        <w:ind w:firstLineChars="200" w:startChars="0" w:start="0" w:endChars="0" w:end="0"/>
        <w:jc w:val="both"/>
        <w:rPr>
          <w:del w:id="1673" w:author="user" w:date="2019-10-22T14:49:00Z"/>
          <w:rFonts w:ascii="Times New Roman" w:hAnsi="Times New Roman" w:cs="Times New Roman"/>
          <w:szCs w:val="32"/>
        </w:rPr>
      </w:pPr>
      <w:del w:id="1669" w:author="user" w:date="2019-10-22T14:49:00Z">
        <w:r>
          <w:rPr>
            <w:rFonts w:ascii="Times New Roman" w:hAnsi="Times New Roman" w:cs="Times New Roman" w:eastAsia="黑体"/>
            <w:color w:val="000000"/>
            <w:szCs w:val="32"/>
          </w:rPr>
          <w:delText>第三十</w:delText>
        </w:r>
      </w:del>
      <w:del w:id="1670" w:author="user" w:date="2019-10-22T14:49:00Z">
        <w:r>
          <w:rPr>
            <w:rFonts w:ascii="Times New Roman" w:hAnsi="Times New Roman" w:cs="Times New Roman" w:eastAsia="黑体"/>
            <w:bCs/>
            <w:color w:val="000000"/>
            <w:szCs w:val="32"/>
          </w:rPr>
          <w:delText>三</w:delText>
        </w:r>
      </w:del>
      <w:del w:id="1671" w:author="user" w:date="2019-10-22T14:49:00Z">
        <w:r>
          <w:rPr>
            <w:rFonts w:ascii="Times New Roman" w:hAnsi="Times New Roman" w:cs="Times New Roman" w:eastAsia="黑体"/>
            <w:color w:val="000000"/>
            <w:szCs w:val="32"/>
          </w:rPr>
          <w:delText>条</w:delText>
        </w:r>
      </w:del>
      <w:del w:id="1672" w:author="user" w:date="2019-10-22T14:49:00Z">
        <w:r>
          <w:rPr>
            <w:rFonts w:ascii="Times New Roman" w:hAnsi="Times New Roman" w:cs="Times New Roman"/>
            <w:color w:val="000000"/>
            <w:szCs w:val="32"/>
          </w:rPr>
          <w:delText xml:space="preserve">  河道管理范围内的建设项目施工时，建设单位应当承担施工期间防汛责任，保证防洪排涝和通航安全，满足调水要求，保护水质；施工围堰或者临时阻水设施在影响防洪安全时，建设单位应当按照防汛指挥机构的紧急处理决定，限期清除或者采取其他紧急补救措施；施工结束后应当及时清理现场和清除施工围堰等遗留物。</w:delText>
        </w:r>
      </w:del>
    </w:p>
    <w:p>
      <w:pPr>
        <w:pStyle w:val="Normal"/>
        <w:widowControl w:val="false"/>
        <w:overflowPunct w:val="false"/>
        <w:bidi w:val="0"/>
        <w:snapToGrid w:val="false"/>
        <w:spacing w:lineRule="exact" w:line="590" w:before="0" w:after="0"/>
        <w:ind w:firstLineChars="200" w:startChars="0" w:start="0" w:endChars="0" w:end="0"/>
        <w:jc w:val="both"/>
        <w:rPr>
          <w:del w:id="1678" w:author="user" w:date="2019-10-22T14:49:00Z"/>
          <w:rFonts w:ascii="Times New Roman" w:hAnsi="Times New Roman" w:cs="Times New Roman"/>
          <w:color w:val="000000"/>
          <w:szCs w:val="32"/>
        </w:rPr>
      </w:pPr>
      <w:del w:id="1674" w:author="user" w:date="2019-10-22T14:49:00Z">
        <w:r>
          <w:rPr>
            <w:rFonts w:ascii="Times New Roman" w:hAnsi="Times New Roman" w:cs="Times New Roman" w:eastAsia="黑体"/>
            <w:color w:val="000000"/>
            <w:szCs w:val="32"/>
          </w:rPr>
          <w:delText>第三十四条</w:delText>
        </w:r>
      </w:del>
      <w:del w:id="1675" w:author="user" w:date="2019-10-22T14:49:00Z">
        <w:r>
          <w:rPr>
            <w:rFonts w:ascii="Times New Roman" w:hAnsi="Times New Roman" w:cs="Times New Roman"/>
            <w:color w:val="000000"/>
            <w:szCs w:val="32"/>
          </w:rPr>
          <w:delText xml:space="preserve">  在河道管理范围内，开展水上旅游、水上运动等开发利用活动，应当符合河道规划，不得影响防洪安全、污染水质、损害河道及其配套工程，有关行政主管</w:delText>
        </w:r>
      </w:del>
      <w:del w:id="1676" w:author="user" w:date="2019-10-22T14:49:00Z">
        <w:r>
          <w:rPr>
            <w:rFonts w:ascii="Times New Roman" w:hAnsi="Times New Roman" w:cs="Times New Roman"/>
            <w:szCs w:val="32"/>
          </w:rPr>
          <w:delText>部门在</w:delText>
        </w:r>
      </w:del>
      <w:del w:id="1677" w:author="user" w:date="2019-10-22T14:49:00Z">
        <w:r>
          <w:rPr>
            <w:rFonts w:ascii="Times New Roman" w:hAnsi="Times New Roman" w:cs="Times New Roman"/>
            <w:color w:val="000000"/>
            <w:szCs w:val="32"/>
          </w:rPr>
          <w:delText>批准前，应当征求水行政主管部门的意见。</w:delText>
        </w:r>
      </w:del>
    </w:p>
    <w:p>
      <w:pPr>
        <w:pStyle w:val="Normal"/>
        <w:widowControl w:val="false"/>
        <w:overflowPunct w:val="false"/>
        <w:bidi w:val="0"/>
        <w:snapToGrid w:val="false"/>
        <w:spacing w:lineRule="exact" w:line="590" w:before="0" w:after="0"/>
        <w:ind w:firstLineChars="200" w:startChars="0" w:start="0" w:endChars="0" w:end="0"/>
        <w:jc w:val="both"/>
        <w:rPr>
          <w:del w:id="1681" w:author="user" w:date="2019-10-22T14:49:00Z"/>
          <w:rFonts w:ascii="Times New Roman" w:hAnsi="Times New Roman" w:cs="Times New Roman"/>
          <w:color w:val="000000"/>
          <w:szCs w:val="32"/>
        </w:rPr>
      </w:pPr>
      <w:del w:id="1679" w:author="user" w:date="2019-10-22T14:49:00Z">
        <w:r>
          <w:rPr>
            <w:rFonts w:ascii="Times New Roman" w:hAnsi="Times New Roman" w:cs="Times New Roman" w:eastAsia="黑体"/>
            <w:color w:val="000000"/>
            <w:szCs w:val="32"/>
          </w:rPr>
          <w:delText>第三十五条</w:delText>
        </w:r>
      </w:del>
      <w:del w:id="1680" w:author="user" w:date="2019-10-22T14:49:00Z">
        <w:r>
          <w:rPr>
            <w:rFonts w:ascii="Times New Roman" w:hAnsi="Times New Roman" w:cs="Times New Roman"/>
            <w:color w:val="000000"/>
            <w:szCs w:val="32"/>
          </w:rPr>
          <w:delText xml:space="preserve">  自然资源规划、农业农村、市政园林等部门在河道管理范围内划定用于种植、养殖的区域，应当符合河道规划和水（环境）功能区划的要求，不得影响防洪安全和破坏水生态环境。</w:delText>
        </w:r>
      </w:del>
    </w:p>
    <w:p>
      <w:pPr>
        <w:pStyle w:val="Normal"/>
        <w:widowControl w:val="false"/>
        <w:overflowPunct w:val="false"/>
        <w:bidi w:val="0"/>
        <w:snapToGrid w:val="false"/>
        <w:spacing w:lineRule="exact" w:line="590" w:before="0" w:after="0"/>
        <w:ind w:firstLineChars="200" w:startChars="0" w:start="0" w:endChars="0" w:end="0"/>
        <w:jc w:val="both"/>
        <w:rPr>
          <w:del w:id="1684" w:author="user" w:date="2019-10-22T14:49:00Z"/>
          <w:rFonts w:ascii="Times New Roman" w:hAnsi="Times New Roman" w:cs="Times New Roman"/>
          <w:color w:val="000000"/>
          <w:szCs w:val="32"/>
        </w:rPr>
      </w:pPr>
      <w:del w:id="1682" w:author="user" w:date="2019-10-22T14:49:00Z">
        <w:r>
          <w:rPr>
            <w:rFonts w:ascii="Times New Roman" w:hAnsi="Times New Roman" w:cs="Times New Roman" w:eastAsia="黑体"/>
            <w:color w:val="000000"/>
            <w:szCs w:val="32"/>
          </w:rPr>
          <w:delText>第三十六条</w:delText>
        </w:r>
      </w:del>
      <w:del w:id="1683" w:author="user" w:date="2019-10-22T14:49:00Z">
        <w:r>
          <w:rPr>
            <w:rFonts w:ascii="Times New Roman" w:hAnsi="Times New Roman" w:cs="Times New Roman"/>
            <w:color w:val="000000"/>
            <w:szCs w:val="32"/>
          </w:rPr>
          <w:delText xml:space="preserve">  在河道管理范围内采砂取土，应当符合河道规划，保证河势稳定、防洪安全、通航安全和港口安全，按照有关法律、法规的规定办理审批手续，并按照批准的地点、期限、总量、方式和深度进行。</w:delText>
        </w:r>
      </w:del>
    </w:p>
    <w:p>
      <w:pPr>
        <w:pStyle w:val="Normal"/>
        <w:widowControl w:val="false"/>
        <w:overflowPunct w:val="false"/>
        <w:bidi w:val="0"/>
        <w:snapToGrid w:val="false"/>
        <w:spacing w:lineRule="exact" w:line="590" w:before="0" w:after="0"/>
        <w:ind w:firstLineChars="200" w:startChars="0" w:start="0" w:endChars="0" w:end="0"/>
        <w:jc w:val="both"/>
        <w:rPr>
          <w:del w:id="1692" w:author="user" w:date="2019-10-22T14:49:00Z"/>
          <w:rFonts w:ascii="仿宋_GB2312" w:hAnsi="仿宋_GB2312" w:cs="Times New Roman" w:hint="eastAsia"/>
          <w:szCs w:val="32"/>
        </w:rPr>
      </w:pPr>
      <w:del w:id="1685" w:author="user" w:date="2019-10-22T14:49:00Z">
        <w:r>
          <w:rPr>
            <w:rFonts w:ascii="Times New Roman" w:hAnsi="Times New Roman" w:cs="Times New Roman" w:eastAsia="黑体"/>
            <w:szCs w:val="32"/>
          </w:rPr>
          <w:delText>第三十七条</w:delText>
        </w:r>
      </w:del>
      <w:del w:id="1686" w:author="user" w:date="2019-10-22T14:49:00Z">
        <w:r>
          <w:rPr>
            <w:rFonts w:ascii="Times New Roman" w:hAnsi="Times New Roman" w:cs="Times New Roman"/>
            <w:szCs w:val="32"/>
          </w:rPr>
          <w:delText xml:space="preserve">  在河道管理范围内堆放物</w:delText>
        </w:r>
      </w:del>
      <w:del w:id="1687" w:author="user" w:date="2019-10-22T14:49:00Z">
        <w:r>
          <w:rPr>
            <w:rFonts w:ascii="仿宋_GB2312" w:hAnsi="仿宋_GB2312" w:cs="Times New Roman" w:hint="eastAsia"/>
            <w:szCs w:val="32"/>
          </w:rPr>
          <w:delText>料、</w:delText>
        </w:r>
      </w:del>
      <w:del w:id="1688" w:author="user" w:date="2019-10-22T14:49:00Z">
        <w:r>
          <w:rPr>
            <w:rStyle w:val="bz-content1"/>
            <w:rFonts w:ascii="仿宋_GB2312" w:hAnsi="仿宋_GB2312" w:cs="Times New Roman" w:hint="eastAsia"/>
            <w:b w:val="false"/>
            <w:sz w:val="32"/>
            <w:szCs w:val="32"/>
          </w:rPr>
          <w:delText>爆破、钻探、挖筑鱼塘、</w:delText>
        </w:r>
      </w:del>
      <w:del w:id="1689" w:author="user" w:date="2019-10-22T14:49:00Z">
        <w:r>
          <w:rPr>
            <w:rFonts w:ascii="仿宋_GB2312" w:hAnsi="仿宋_GB2312" w:cs="Times New Roman" w:hint="eastAsia"/>
            <w:szCs w:val="32"/>
          </w:rPr>
          <w:delText>开采地下资源、考古挖掘、搭建临时设施等活动，应当经水行政主管部门批准，</w:delText>
        </w:r>
      </w:del>
      <w:del w:id="1690" w:author="user" w:date="2019-10-22T14:49:00Z">
        <w:r>
          <w:rPr>
            <w:rStyle w:val="bz-content1"/>
            <w:rFonts w:ascii="仿宋_GB2312" w:hAnsi="仿宋_GB2312" w:cs="Times New Roman" w:hint="eastAsia"/>
            <w:b w:val="false"/>
            <w:sz w:val="32"/>
            <w:szCs w:val="32"/>
          </w:rPr>
          <w:delText>涉及其他部门的，由水行政主管部门会同有关部门批准</w:delText>
        </w:r>
      </w:del>
      <w:del w:id="1691" w:author="user" w:date="2019-10-22T14:49:00Z">
        <w:r>
          <w:rPr>
            <w:rFonts w:ascii="仿宋_GB2312" w:hAnsi="仿宋_GB2312" w:cs="Times New Roman" w:hint="eastAsia"/>
            <w:szCs w:val="32"/>
          </w:rPr>
          <w:delText>。</w:delText>
        </w:r>
      </w:del>
    </w:p>
    <w:p>
      <w:pPr>
        <w:pStyle w:val="Normal"/>
        <w:widowControl w:val="false"/>
        <w:overflowPunct w:val="false"/>
        <w:bidi w:val="0"/>
        <w:snapToGrid w:val="false"/>
        <w:spacing w:lineRule="exact" w:line="590" w:before="0" w:after="0"/>
        <w:ind w:firstLineChars="200" w:startChars="0" w:start="0" w:endChars="0" w:end="0"/>
        <w:jc w:val="both"/>
        <w:rPr>
          <w:del w:id="1694" w:author="user" w:date="2019-10-22T14:49:00Z"/>
          <w:rStyle w:val="bz-content1"/>
          <w:rFonts w:ascii="Times New Roman" w:hAnsi="Times New Roman" w:eastAsia="仿宋_GB2312" w:cs="Times New Roman"/>
          <w:szCs w:val="32"/>
        </w:rPr>
      </w:pPr>
      <w:del w:id="1693" w:author="user" w:date="2019-10-22T14:49:00Z">
        <w:r>
          <w:rPr>
            <w:rFonts w:cs="Times New Roman" w:hint="eastAsia" w:ascii="仿宋_GB2312" w:hAnsi="仿宋_GB2312"/>
            <w:szCs w:val="32"/>
          </w:rPr>
        </w:r>
      </w:del>
    </w:p>
    <w:p>
      <w:pPr>
        <w:pStyle w:val="Normal"/>
        <w:widowControl w:val="false"/>
        <w:overflowPunct w:val="false"/>
        <w:bidi w:val="0"/>
        <w:snapToGrid w:val="false"/>
        <w:spacing w:lineRule="exact" w:line="590" w:before="0" w:after="0"/>
        <w:ind w:firstLineChars="200" w:startChars="0" w:start="0" w:endChars="0" w:end="0"/>
        <w:jc w:val="both"/>
        <w:rPr>
          <w:del w:id="1696" w:author="user" w:date="2019-10-22T14:49:00Z"/>
          <w:rFonts w:ascii="Times New Roman" w:hAnsi="Times New Roman" w:eastAsia="黑体" w:cs="Times New Roman"/>
          <w:szCs w:val="32"/>
        </w:rPr>
      </w:pPr>
      <w:del w:id="1695" w:author="user" w:date="2019-10-22T14:49:00Z">
        <w:r>
          <w:rPr>
            <w:rFonts w:ascii="Times New Roman" w:hAnsi="Times New Roman" w:cs="Times New Roman" w:eastAsia="黑体"/>
            <w:szCs w:val="32"/>
          </w:rPr>
          <w:delText>第五章  法律责任</w:delText>
        </w:r>
      </w:del>
    </w:p>
    <w:p>
      <w:pPr>
        <w:pStyle w:val="Normal"/>
        <w:widowControl w:val="false"/>
        <w:overflowPunct w:val="false"/>
        <w:bidi w:val="0"/>
        <w:snapToGrid w:val="false"/>
        <w:spacing w:lineRule="exact" w:line="590" w:before="0" w:after="0"/>
        <w:ind w:firstLineChars="200" w:startChars="0" w:start="0" w:endChars="0" w:end="0"/>
        <w:jc w:val="both"/>
        <w:rPr>
          <w:del w:id="1698" w:author="user" w:date="2019-10-22T14:49:00Z"/>
          <w:rFonts w:ascii="Times New Roman" w:hAnsi="Times New Roman" w:eastAsia="黑体" w:cs="Times New Roman"/>
          <w:szCs w:val="32"/>
        </w:rPr>
      </w:pPr>
      <w:del w:id="1697"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703" w:author="user" w:date="2019-10-22T14:49:00Z"/>
          <w:rFonts w:ascii="Times New Roman" w:hAnsi="Times New Roman" w:cs="Times New Roman"/>
          <w:sz w:val="24"/>
        </w:rPr>
      </w:pPr>
      <w:del w:id="1699" w:author="user" w:date="2019-10-22T14:49:00Z">
        <w:r>
          <w:rPr>
            <w:rFonts w:ascii="Times New Roman" w:hAnsi="Times New Roman" w:cs="Times New Roman" w:eastAsia="黑体"/>
            <w:szCs w:val="32"/>
          </w:rPr>
          <w:delText>第三十八条</w:delText>
        </w:r>
      </w:del>
      <w:del w:id="1700" w:author="user" w:date="2019-10-22T14:49:00Z">
        <w:r>
          <w:rPr>
            <w:rFonts w:ascii="Times New Roman" w:hAnsi="Times New Roman" w:cs="Times New Roman"/>
            <w:szCs w:val="32"/>
          </w:rPr>
          <w:delText xml:space="preserve">  违反本条例第二十六条第一款规定，围湖造地、围垦河道、圈圩养殖的，由水行政主管部门责令停止违法行为，限期恢复原状或者采取其他补救措施</w:delText>
        </w:r>
      </w:del>
      <w:del w:id="1701" w:author="user" w:date="2019-10-22T14:49:00Z">
        <w:r>
          <w:rPr>
            <w:rFonts w:cs="Times New Roman" w:ascii="Times New Roman" w:hAnsi="Times New Roman"/>
            <w:szCs w:val="32"/>
          </w:rPr>
          <w:delText>,</w:delText>
        </w:r>
      </w:del>
      <w:del w:id="1702" w:author="user" w:date="2019-10-22T14:49:00Z">
        <w:r>
          <w:rPr>
            <w:rFonts w:ascii="Times New Roman" w:hAnsi="Times New Roman" w:cs="Times New Roman"/>
            <w:szCs w:val="32"/>
          </w:rPr>
          <w:delText>并可以处以一万元以上五万元以下罚款；既不恢复原状也不采取补救措施的，由水行政主管部门代为恢复原状或者采取其他补救措施，所需费用由违法者承担。</w:delText>
        </w:r>
      </w:del>
    </w:p>
    <w:p>
      <w:pPr>
        <w:pStyle w:val="Normal"/>
        <w:widowControl w:val="false"/>
        <w:overflowPunct w:val="false"/>
        <w:bidi w:val="0"/>
        <w:snapToGrid w:val="false"/>
        <w:spacing w:lineRule="exact" w:line="590" w:before="0" w:after="0"/>
        <w:ind w:firstLineChars="200" w:startChars="0" w:start="0" w:endChars="0" w:end="0"/>
        <w:jc w:val="both"/>
        <w:rPr>
          <w:del w:id="1706" w:author="user" w:date="2019-10-22T14:49:00Z"/>
          <w:rFonts w:ascii="Times New Roman" w:hAnsi="Times New Roman" w:cs="Times New Roman"/>
          <w:szCs w:val="32"/>
        </w:rPr>
      </w:pPr>
      <w:del w:id="1704" w:author="user" w:date="2019-10-22T14:49:00Z">
        <w:r>
          <w:rPr>
            <w:rFonts w:ascii="Times New Roman" w:hAnsi="Times New Roman" w:cs="Times New Roman" w:eastAsia="黑体"/>
            <w:color w:val="000000"/>
            <w:szCs w:val="32"/>
          </w:rPr>
          <w:delText>第三十九条</w:delText>
        </w:r>
      </w:del>
      <w:del w:id="1705" w:author="user" w:date="2019-10-22T14:49:00Z">
        <w:r>
          <w:rPr>
            <w:rFonts w:ascii="Times New Roman" w:hAnsi="Times New Roman" w:cs="Times New Roman"/>
            <w:szCs w:val="32"/>
          </w:rPr>
          <w:delText xml:space="preserve">  违反本条例第二十七条第一款规定，填堵、覆盖河道的，由市、县级市、区人民政府水行政主管部门责令停止违法行为，限期恢复原状，处以五万元以上五十万元以下罚款；逾期未恢复原状的，代为恢复原状，所需费用由违法者承担；构成犯罪的，依法追究刑事责任。</w:delText>
        </w:r>
      </w:del>
    </w:p>
    <w:p>
      <w:pPr>
        <w:pStyle w:val="Normal"/>
        <w:widowControl w:val="false"/>
        <w:overflowPunct w:val="false"/>
        <w:bidi w:val="0"/>
        <w:snapToGrid w:val="false"/>
        <w:spacing w:lineRule="exact" w:line="590" w:before="0" w:after="0"/>
        <w:ind w:firstLineChars="200" w:startChars="0" w:start="0" w:endChars="0" w:end="0"/>
        <w:jc w:val="both"/>
        <w:rPr>
          <w:del w:id="1710" w:author="user" w:date="2019-10-22T14:49:00Z"/>
          <w:rFonts w:ascii="Times New Roman" w:hAnsi="Times New Roman" w:cs="Times New Roman"/>
          <w:szCs w:val="32"/>
        </w:rPr>
      </w:pPr>
      <w:del w:id="1707" w:author="user" w:date="2019-10-22T14:49:00Z">
        <w:r>
          <w:rPr>
            <w:rFonts w:ascii="Times New Roman" w:hAnsi="Times New Roman" w:cs="Times New Roman"/>
            <w:szCs w:val="32"/>
          </w:rPr>
          <w:delText>违反本条例第二十七条第二款规定，擅自填堵原有河道沟叉、贮水湖塘洼淀和废除原有防洪围堤或者虽经批准但未按照等效等量原则进行补偿的，由市、县级市、区人民政府责令停止违法行为，限期恢复原状或者采取其他补救措施；逾期未恢复原状</w:delText>
        </w:r>
      </w:del>
      <w:del w:id="1708" w:author="user" w:date="2019-10-22T14:49:00Z">
        <w:r>
          <w:rPr>
            <w:rFonts w:ascii="Times New Roman" w:hAnsi="Times New Roman" w:cs="Times New Roman"/>
            <w:spacing w:val="6"/>
            <w:szCs w:val="32"/>
          </w:rPr>
          <w:delText>的，代为恢复原状或者采取其他补救措施，所需费用由违法者承担</w:delText>
        </w:r>
      </w:del>
      <w:del w:id="1709" w:author="user" w:date="2019-10-22T14:49:00Z">
        <w:r>
          <w:rPr>
            <w:rFonts w:ascii="Times New Roman" w:hAnsi="Times New Roman" w:cs="Times New Roman"/>
            <w:szCs w:val="32"/>
          </w:rPr>
          <w:delText>。</w:delText>
        </w:r>
      </w:del>
    </w:p>
    <w:p>
      <w:pPr>
        <w:pStyle w:val="Normal"/>
        <w:widowControl w:val="false"/>
        <w:overflowPunct w:val="false"/>
        <w:bidi w:val="0"/>
        <w:snapToGrid w:val="false"/>
        <w:spacing w:lineRule="exact" w:line="590" w:before="0" w:after="0"/>
        <w:ind w:firstLineChars="200" w:startChars="0" w:start="0" w:endChars="0" w:end="0"/>
        <w:jc w:val="both"/>
        <w:rPr>
          <w:del w:id="1713" w:author="user" w:date="2019-10-22T14:49:00Z"/>
          <w:rFonts w:ascii="Times New Roman" w:hAnsi="Times New Roman" w:cs="Times New Roman"/>
          <w:szCs w:val="32"/>
        </w:rPr>
      </w:pPr>
      <w:del w:id="1711" w:author="user" w:date="2019-10-22T14:49:00Z">
        <w:r>
          <w:rPr>
            <w:rFonts w:ascii="Times New Roman" w:hAnsi="Times New Roman" w:cs="Times New Roman" w:eastAsia="黑体"/>
            <w:color w:val="000000"/>
            <w:szCs w:val="32"/>
          </w:rPr>
          <w:delText xml:space="preserve">第四十条  </w:delText>
        </w:r>
      </w:del>
      <w:del w:id="1712" w:author="user" w:date="2019-10-22T14:49:00Z">
        <w:r>
          <w:rPr>
            <w:rFonts w:ascii="Times New Roman" w:hAnsi="Times New Roman" w:cs="Times New Roman"/>
            <w:color w:val="000000"/>
            <w:szCs w:val="32"/>
          </w:rPr>
          <w:delText>违反本条例第二十九条第一款，第三十二条规定，未经水行政主管部门同意擅自建设的，由水行政主管部门责令停止违法行为，限期补办有关手续；逾期不补办或者补办未被批准的，责令限期拆除违法建筑物、构筑物；逾期不拆除的，强行拆除，所需费用由违法单位或者个人负担，并处以一万元以上十万元以下的罚款。</w:delText>
        </w:r>
      </w:del>
    </w:p>
    <w:p>
      <w:pPr>
        <w:pStyle w:val="Normal"/>
        <w:widowControl w:val="false"/>
        <w:overflowPunct w:val="false"/>
        <w:bidi w:val="0"/>
        <w:snapToGrid w:val="false"/>
        <w:spacing w:lineRule="exact" w:line="590" w:before="0" w:after="0"/>
        <w:ind w:firstLineChars="200" w:startChars="0" w:start="0" w:endChars="0" w:end="0"/>
        <w:jc w:val="both"/>
        <w:rPr>
          <w:del w:id="1715" w:author="user" w:date="2019-10-22T14:49:00Z"/>
          <w:rFonts w:ascii="Times New Roman" w:hAnsi="Times New Roman" w:cs="Times New Roman"/>
          <w:szCs w:val="32"/>
        </w:rPr>
      </w:pPr>
      <w:del w:id="1714" w:author="user" w:date="2019-10-22T14:49:00Z">
        <w:r>
          <w:rPr>
            <w:rFonts w:ascii="Times New Roman" w:hAnsi="Times New Roman" w:cs="Times New Roman"/>
            <w:szCs w:val="32"/>
          </w:rPr>
          <w:delText>虽经水行政主管部门同意，但未按照审查要求建设的，由水行政主管部门责令限期改正，按照情节轻重，处以一万元以上十万元以下的罚款。</w:delText>
        </w:r>
      </w:del>
    </w:p>
    <w:p>
      <w:pPr>
        <w:pStyle w:val="Normal"/>
        <w:widowControl w:val="false"/>
        <w:overflowPunct w:val="false"/>
        <w:bidi w:val="0"/>
        <w:snapToGrid w:val="false"/>
        <w:spacing w:lineRule="exact" w:line="590" w:before="0" w:after="0"/>
        <w:ind w:firstLineChars="200" w:startChars="0" w:start="0" w:endChars="0" w:end="0"/>
        <w:jc w:val="both"/>
        <w:rPr>
          <w:del w:id="1720" w:author="user" w:date="2019-10-22T14:49:00Z"/>
          <w:rFonts w:ascii="Times New Roman" w:hAnsi="Times New Roman" w:cs="Times New Roman"/>
          <w:color w:val="000000"/>
          <w:szCs w:val="32"/>
          <w:bdr w:val="single" w:sz="4" w:space="0" w:color="000000"/>
        </w:rPr>
      </w:pPr>
      <w:del w:id="1716" w:author="user" w:date="2019-10-22T14:49:00Z">
        <w:r>
          <w:rPr>
            <w:rFonts w:ascii="Times New Roman" w:hAnsi="Times New Roman" w:cs="Times New Roman" w:eastAsia="黑体"/>
            <w:color w:val="000000"/>
            <w:szCs w:val="32"/>
          </w:rPr>
          <w:delText>第四十</w:delText>
        </w:r>
      </w:del>
      <w:del w:id="1717" w:author="user" w:date="2019-10-22T14:49:00Z">
        <w:r>
          <w:rPr>
            <w:rFonts w:ascii="Times New Roman" w:hAnsi="Times New Roman" w:cs="Times New Roman" w:eastAsia="黑体"/>
            <w:bCs/>
            <w:color w:val="000000"/>
            <w:szCs w:val="32"/>
          </w:rPr>
          <w:delText>一</w:delText>
        </w:r>
      </w:del>
      <w:del w:id="1718" w:author="user" w:date="2019-10-22T14:49:00Z">
        <w:r>
          <w:rPr>
            <w:rFonts w:ascii="Times New Roman" w:hAnsi="Times New Roman" w:cs="Times New Roman" w:eastAsia="黑体"/>
            <w:color w:val="000000"/>
            <w:szCs w:val="32"/>
          </w:rPr>
          <w:delText>条</w:delText>
        </w:r>
      </w:del>
      <w:del w:id="1719" w:author="user" w:date="2019-10-22T14:49:00Z">
        <w:r>
          <w:rPr>
            <w:rFonts w:ascii="Times New Roman" w:hAnsi="Times New Roman" w:cs="Times New Roman"/>
            <w:color w:val="000000"/>
            <w:szCs w:val="32"/>
          </w:rPr>
          <w:delText xml:space="preserve">  违反本条例第三十三条规定，施工结束后未及时清理现场和清除施工围堰等遗留物的，由水行政主管部门责令建设单位限期改正，并可处以一万元以上十万元以下的罚款；逾期不改正的，由水行政主管部门代为实施，所需费用由违法单位和个人承担。</w:delText>
        </w:r>
      </w:del>
    </w:p>
    <w:p>
      <w:pPr>
        <w:pStyle w:val="Normal"/>
        <w:widowControl w:val="false"/>
        <w:overflowPunct w:val="false"/>
        <w:bidi w:val="0"/>
        <w:snapToGrid w:val="false"/>
        <w:spacing w:lineRule="exact" w:line="590" w:before="0" w:after="0"/>
        <w:ind w:firstLineChars="200" w:startChars="0" w:start="0" w:endChars="0" w:end="0"/>
        <w:jc w:val="both"/>
        <w:rPr>
          <w:del w:id="1723" w:author="user" w:date="2019-10-22T14:49:00Z"/>
          <w:rFonts w:ascii="Times New Roman" w:hAnsi="Times New Roman" w:cs="Times New Roman"/>
          <w:szCs w:val="32"/>
        </w:rPr>
      </w:pPr>
      <w:del w:id="1721" w:author="user" w:date="2019-10-22T14:49:00Z">
        <w:r>
          <w:rPr>
            <w:rFonts w:ascii="Times New Roman" w:hAnsi="Times New Roman" w:cs="Times New Roman" w:eastAsia="黑体"/>
            <w:color w:val="000000"/>
            <w:szCs w:val="32"/>
          </w:rPr>
          <w:delText>第四十二条</w:delText>
        </w:r>
      </w:del>
      <w:del w:id="1722" w:author="user" w:date="2019-10-22T14:49:00Z">
        <w:r>
          <w:rPr>
            <w:rFonts w:ascii="Times New Roman" w:hAnsi="Times New Roman" w:cs="Times New Roman"/>
            <w:szCs w:val="32"/>
          </w:rPr>
          <w:delText xml:space="preserve">  违反本条例规定，造成河道及其配套工程设施损坏、影响河道及其配套工程设施发挥正常功能的，应当负责修复、恢复或者承担代为修复、恢复费用，造成损失的，还应当承担相应的赔偿责任。</w:delText>
        </w:r>
      </w:del>
    </w:p>
    <w:p>
      <w:pPr>
        <w:pStyle w:val="Normal"/>
        <w:widowControl w:val="false"/>
        <w:overflowPunct w:val="false"/>
        <w:bidi w:val="0"/>
        <w:snapToGrid w:val="false"/>
        <w:spacing w:lineRule="exact" w:line="590" w:before="0" w:after="0"/>
        <w:ind w:firstLineChars="200" w:startChars="0" w:start="0" w:endChars="0" w:end="0"/>
        <w:jc w:val="both"/>
        <w:rPr>
          <w:del w:id="1725" w:author="user" w:date="2019-10-22T14:49:00Z"/>
          <w:rFonts w:ascii="Times New Roman" w:hAnsi="Times New Roman" w:cs="Times New Roman"/>
          <w:szCs w:val="32"/>
        </w:rPr>
      </w:pPr>
      <w:del w:id="1724" w:author="user" w:date="2019-10-22T14:49:00Z">
        <w:r>
          <w:rPr>
            <w:rFonts w:ascii="Times New Roman" w:hAnsi="Times New Roman" w:cs="Times New Roman"/>
            <w:szCs w:val="32"/>
          </w:rPr>
          <w:delText>依照有关法律、法规和本条例规定，被予以行政处罚的单位或者个人，不免除其承担排除妨碍和赔偿损失等民事责任。</w:delText>
        </w:r>
      </w:del>
    </w:p>
    <w:p>
      <w:pPr>
        <w:pStyle w:val="Normal"/>
        <w:widowControl w:val="false"/>
        <w:overflowPunct w:val="false"/>
        <w:bidi w:val="0"/>
        <w:snapToGrid w:val="false"/>
        <w:spacing w:lineRule="exact" w:line="590" w:before="0" w:after="0"/>
        <w:ind w:firstLineChars="200" w:startChars="0" w:start="0" w:endChars="0" w:end="0"/>
        <w:jc w:val="both"/>
        <w:rPr>
          <w:del w:id="1728" w:author="user" w:date="2019-10-22T14:49:00Z"/>
          <w:rFonts w:ascii="Times New Roman" w:hAnsi="Times New Roman" w:cs="Times New Roman"/>
          <w:szCs w:val="32"/>
        </w:rPr>
      </w:pPr>
      <w:del w:id="1726" w:author="user" w:date="2019-10-22T14:49:00Z">
        <w:r>
          <w:rPr>
            <w:rFonts w:ascii="Times New Roman" w:hAnsi="Times New Roman" w:cs="Times New Roman" w:eastAsia="黑体"/>
            <w:color w:val="000000"/>
            <w:szCs w:val="32"/>
          </w:rPr>
          <w:delText>第四十三条</w:delText>
        </w:r>
      </w:del>
      <w:del w:id="1727" w:author="user" w:date="2019-10-22T14:49:00Z">
        <w:r>
          <w:rPr>
            <w:rFonts w:ascii="Times New Roman" w:hAnsi="Times New Roman" w:cs="Times New Roman"/>
            <w:szCs w:val="32"/>
          </w:rPr>
          <w:delText xml:space="preserve">  违反本条例规定，有关法律、法规已有处罚规定的，从其规定。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1733" w:author="user" w:date="2019-10-22T14:49:00Z"/>
          <w:rFonts w:ascii="Times New Roman" w:hAnsi="Times New Roman" w:cs="Times New Roman"/>
          <w:szCs w:val="32"/>
        </w:rPr>
      </w:pPr>
      <w:del w:id="1729" w:author="user" w:date="2019-10-22T14:49:00Z">
        <w:r>
          <w:rPr>
            <w:rFonts w:ascii="Times New Roman" w:hAnsi="Times New Roman" w:cs="Times New Roman" w:eastAsia="黑体"/>
            <w:szCs w:val="32"/>
          </w:rPr>
          <w:delText>第四十</w:delText>
        </w:r>
      </w:del>
      <w:del w:id="1730" w:author="user" w:date="2019-10-22T14:49:00Z">
        <w:r>
          <w:rPr>
            <w:rFonts w:ascii="Times New Roman" w:hAnsi="Times New Roman" w:cs="Times New Roman" w:eastAsia="黑体"/>
            <w:color w:val="000000"/>
            <w:szCs w:val="32"/>
          </w:rPr>
          <w:delText>四</w:delText>
        </w:r>
      </w:del>
      <w:del w:id="1731" w:author="user" w:date="2019-10-22T14:49:00Z">
        <w:r>
          <w:rPr>
            <w:rFonts w:ascii="Times New Roman" w:hAnsi="Times New Roman" w:cs="Times New Roman" w:eastAsia="黑体"/>
            <w:szCs w:val="32"/>
          </w:rPr>
          <w:delText xml:space="preserve">条  </w:delText>
        </w:r>
      </w:del>
      <w:del w:id="1732" w:author="user" w:date="2019-10-22T14:49:00Z">
        <w:r>
          <w:rPr>
            <w:rFonts w:ascii="Times New Roman" w:hAnsi="Times New Roman" w:cs="Times New Roman"/>
            <w:szCs w:val="32"/>
          </w:rPr>
          <w:delText>对下级水行政主管部门作出的不适当决定，上级水行政主管部门应当要求其改正或者予以撤销。</w:delText>
        </w:r>
      </w:del>
    </w:p>
    <w:p>
      <w:pPr>
        <w:pStyle w:val="Normal"/>
        <w:widowControl w:val="false"/>
        <w:overflowPunct w:val="false"/>
        <w:bidi w:val="0"/>
        <w:snapToGrid w:val="false"/>
        <w:spacing w:lineRule="exact" w:line="590" w:before="0" w:after="0"/>
        <w:ind w:firstLineChars="200" w:startChars="0" w:start="0" w:endChars="0" w:end="0"/>
        <w:jc w:val="both"/>
        <w:rPr>
          <w:del w:id="1738" w:author="user" w:date="2019-10-22T14:49:00Z"/>
          <w:rFonts w:ascii="Times New Roman" w:hAnsi="Times New Roman" w:cs="Times New Roman"/>
          <w:szCs w:val="32"/>
        </w:rPr>
      </w:pPr>
      <w:del w:id="1734" w:author="user" w:date="2019-10-22T14:49:00Z">
        <w:r>
          <w:rPr>
            <w:rFonts w:ascii="Times New Roman" w:hAnsi="Times New Roman" w:cs="Times New Roman" w:eastAsia="黑体"/>
            <w:szCs w:val="32"/>
          </w:rPr>
          <w:delText>第四十</w:delText>
        </w:r>
      </w:del>
      <w:del w:id="1735" w:author="user" w:date="2019-10-22T14:49:00Z">
        <w:r>
          <w:rPr>
            <w:rFonts w:ascii="Times New Roman" w:hAnsi="Times New Roman" w:cs="Times New Roman" w:eastAsia="黑体"/>
            <w:color w:val="000000"/>
            <w:szCs w:val="32"/>
          </w:rPr>
          <w:delText>五</w:delText>
        </w:r>
      </w:del>
      <w:del w:id="1736" w:author="user" w:date="2019-10-22T14:49:00Z">
        <w:r>
          <w:rPr>
            <w:rFonts w:ascii="Times New Roman" w:hAnsi="Times New Roman" w:cs="Times New Roman" w:eastAsia="黑体"/>
            <w:szCs w:val="32"/>
          </w:rPr>
          <w:delText>条</w:delText>
        </w:r>
      </w:del>
      <w:del w:id="1737" w:author="user" w:date="2019-10-22T14:49:00Z">
        <w:r>
          <w:rPr>
            <w:rFonts w:ascii="Times New Roman" w:hAnsi="Times New Roman" w:cs="Times New Roman"/>
            <w:szCs w:val="32"/>
          </w:rPr>
          <w:delText xml:space="preserve">  水行政主管部门、河道管理机构及其工作人员有下列行为之一的，由其所在单位或者上级主管机关对对负有责任的主管人员和其他直接责任人员给予行政处分；构成犯罪的，依法追究刑事责任：</w:delText>
        </w:r>
      </w:del>
    </w:p>
    <w:p>
      <w:pPr>
        <w:pStyle w:val="Normal"/>
        <w:widowControl w:val="false"/>
        <w:overflowPunct w:val="false"/>
        <w:bidi w:val="0"/>
        <w:snapToGrid w:val="false"/>
        <w:spacing w:lineRule="exact" w:line="590" w:before="0" w:after="0"/>
        <w:ind w:firstLineChars="200" w:startChars="0" w:start="0" w:endChars="0" w:end="0"/>
        <w:jc w:val="both"/>
        <w:rPr>
          <w:del w:id="1740" w:author="user" w:date="2019-10-22T14:49:00Z"/>
          <w:rFonts w:ascii="Times New Roman" w:hAnsi="Times New Roman" w:cs="Times New Roman"/>
          <w:szCs w:val="32"/>
        </w:rPr>
      </w:pPr>
      <w:del w:id="1739" w:author="user" w:date="2019-10-22T14:49:00Z">
        <w:r>
          <w:rPr>
            <w:rFonts w:ascii="Times New Roman" w:hAnsi="Times New Roman" w:cs="Times New Roman"/>
            <w:szCs w:val="32"/>
          </w:rPr>
          <w:delText>（一）对不符合法定条件的单位和个人实施行政许可、签署同意意见的；</w:delText>
        </w:r>
      </w:del>
    </w:p>
    <w:p>
      <w:pPr>
        <w:pStyle w:val="Normal"/>
        <w:widowControl w:val="false"/>
        <w:overflowPunct w:val="false"/>
        <w:bidi w:val="0"/>
        <w:snapToGrid w:val="false"/>
        <w:spacing w:lineRule="exact" w:line="590" w:before="0" w:after="0"/>
        <w:ind w:firstLineChars="200" w:startChars="0" w:start="0" w:endChars="0" w:end="0"/>
        <w:jc w:val="both"/>
        <w:rPr>
          <w:del w:id="1742" w:author="user" w:date="2019-10-22T14:49:00Z"/>
          <w:rFonts w:ascii="Times New Roman" w:hAnsi="Times New Roman" w:cs="Times New Roman"/>
          <w:szCs w:val="32"/>
        </w:rPr>
      </w:pPr>
      <w:del w:id="1741" w:author="user" w:date="2019-10-22T14:49:00Z">
        <w:r>
          <w:rPr>
            <w:rFonts w:ascii="Times New Roman" w:hAnsi="Times New Roman" w:cs="Times New Roman"/>
            <w:szCs w:val="32"/>
          </w:rPr>
          <w:delText>（二）在河道管理活动中收受单位和个人钱物的；</w:delText>
        </w:r>
      </w:del>
    </w:p>
    <w:p>
      <w:pPr>
        <w:pStyle w:val="Normal"/>
        <w:widowControl w:val="false"/>
        <w:overflowPunct w:val="false"/>
        <w:bidi w:val="0"/>
        <w:snapToGrid w:val="false"/>
        <w:spacing w:lineRule="exact" w:line="590" w:before="0" w:after="0"/>
        <w:ind w:firstLineChars="200" w:startChars="0" w:start="0" w:endChars="0" w:end="0"/>
        <w:jc w:val="both"/>
        <w:rPr>
          <w:del w:id="1744" w:author="user" w:date="2019-10-22T14:49:00Z"/>
          <w:rFonts w:ascii="Times New Roman" w:hAnsi="Times New Roman" w:cs="Times New Roman"/>
          <w:szCs w:val="32"/>
        </w:rPr>
      </w:pPr>
      <w:del w:id="1743" w:author="user" w:date="2019-10-22T14:49:00Z">
        <w:r>
          <w:rPr>
            <w:rFonts w:ascii="Times New Roman" w:hAnsi="Times New Roman" w:cs="Times New Roman"/>
            <w:szCs w:val="32"/>
          </w:rPr>
          <w:delText>（三）不按照规定收取规费，或者截留、挤占、挪用规费的；</w:delText>
        </w:r>
      </w:del>
    </w:p>
    <w:p>
      <w:pPr>
        <w:pStyle w:val="Normal"/>
        <w:widowControl w:val="false"/>
        <w:overflowPunct w:val="false"/>
        <w:bidi w:val="0"/>
        <w:snapToGrid w:val="false"/>
        <w:spacing w:lineRule="exact" w:line="590" w:before="0" w:after="0"/>
        <w:ind w:firstLineChars="200" w:startChars="0" w:start="0" w:endChars="0" w:end="0"/>
        <w:jc w:val="both"/>
        <w:rPr>
          <w:del w:id="1746" w:author="user" w:date="2019-10-22T14:49:00Z"/>
          <w:rFonts w:ascii="Times New Roman" w:hAnsi="Times New Roman" w:cs="Times New Roman"/>
          <w:szCs w:val="32"/>
        </w:rPr>
      </w:pPr>
      <w:del w:id="1745" w:author="user" w:date="2019-10-22T14:49:00Z">
        <w:r>
          <w:rPr>
            <w:rFonts w:ascii="Times New Roman" w:hAnsi="Times New Roman" w:cs="Times New Roman"/>
            <w:szCs w:val="32"/>
          </w:rPr>
          <w:delText>（四）发现违法行为或者接到举报不及时查处，造成重大影响的；</w:delText>
        </w:r>
      </w:del>
    </w:p>
    <w:p>
      <w:pPr>
        <w:pStyle w:val="Normal"/>
        <w:widowControl w:val="false"/>
        <w:overflowPunct w:val="false"/>
        <w:bidi w:val="0"/>
        <w:snapToGrid w:val="false"/>
        <w:spacing w:lineRule="exact" w:line="590" w:before="0" w:after="0"/>
        <w:ind w:firstLineChars="200" w:startChars="0" w:start="0" w:endChars="0" w:end="0"/>
        <w:jc w:val="both"/>
        <w:rPr>
          <w:del w:id="1748" w:author="user" w:date="2019-10-22T14:49:00Z"/>
          <w:rFonts w:ascii="Times New Roman" w:hAnsi="Times New Roman" w:cs="Times New Roman"/>
          <w:szCs w:val="32"/>
        </w:rPr>
      </w:pPr>
      <w:del w:id="1747" w:author="user" w:date="2019-10-22T14:49:00Z">
        <w:r>
          <w:rPr>
            <w:rFonts w:ascii="Times New Roman" w:hAnsi="Times New Roman" w:cs="Times New Roman"/>
            <w:szCs w:val="32"/>
          </w:rPr>
          <w:delText>（五）有其他玩忽职守、滥用职权、徇私舞弊行为的。</w:delText>
        </w:r>
      </w:del>
    </w:p>
    <w:p>
      <w:pPr>
        <w:pStyle w:val="Normal"/>
        <w:widowControl w:val="false"/>
        <w:overflowPunct w:val="false"/>
        <w:bidi w:val="0"/>
        <w:snapToGrid w:val="false"/>
        <w:spacing w:lineRule="exact" w:line="590" w:before="0" w:after="0"/>
        <w:ind w:firstLineChars="200" w:startChars="0" w:start="0" w:endChars="0" w:end="0"/>
        <w:jc w:val="both"/>
        <w:rPr>
          <w:del w:id="1750" w:author="user" w:date="2019-10-22T14:49:00Z"/>
          <w:rFonts w:ascii="Times New Roman" w:hAnsi="Times New Roman" w:cs="Times New Roman"/>
          <w:szCs w:val="32"/>
        </w:rPr>
      </w:pPr>
      <w:del w:id="1749"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752" w:author="user" w:date="2019-10-22T14:49:00Z"/>
          <w:rFonts w:ascii="Times New Roman" w:hAnsi="Times New Roman" w:eastAsia="黑体" w:cs="Times New Roman"/>
          <w:szCs w:val="32"/>
        </w:rPr>
      </w:pPr>
      <w:del w:id="1751" w:author="user" w:date="2019-10-22T14:49:00Z">
        <w:r>
          <w:rPr>
            <w:rFonts w:ascii="Times New Roman" w:hAnsi="Times New Roman" w:cs="Times New Roman" w:eastAsia="黑体"/>
            <w:szCs w:val="32"/>
          </w:rPr>
          <w:delText>第六章  附则</w:delText>
        </w:r>
      </w:del>
    </w:p>
    <w:p>
      <w:pPr>
        <w:pStyle w:val="Normal"/>
        <w:widowControl w:val="false"/>
        <w:overflowPunct w:val="false"/>
        <w:bidi w:val="0"/>
        <w:snapToGrid w:val="false"/>
        <w:spacing w:lineRule="exact" w:line="590" w:before="0" w:after="0"/>
        <w:ind w:firstLineChars="200" w:startChars="0" w:start="0" w:endChars="0" w:end="0"/>
        <w:jc w:val="both"/>
        <w:rPr>
          <w:del w:id="1754" w:author="user" w:date="2019-10-22T14:49:00Z"/>
          <w:rFonts w:ascii="Times New Roman" w:hAnsi="Times New Roman" w:eastAsia="黑体" w:cs="Times New Roman"/>
          <w:szCs w:val="32"/>
        </w:rPr>
      </w:pPr>
      <w:del w:id="1753"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765" w:author="user" w:date="2019-10-22T14:49:00Z"/>
          <w:rFonts w:ascii="Times New Roman" w:hAnsi="Times New Roman" w:cs="Times New Roman"/>
          <w:color w:val="000000"/>
          <w:szCs w:val="32"/>
        </w:rPr>
      </w:pPr>
      <w:del w:id="1755" w:author="user" w:date="2019-10-22T14:49:00Z">
        <w:r>
          <w:rPr>
            <w:rFonts w:ascii="Times New Roman" w:hAnsi="Times New Roman" w:cs="Times New Roman" w:eastAsia="黑体"/>
            <w:szCs w:val="32"/>
          </w:rPr>
          <w:delText>第四十</w:delText>
        </w:r>
      </w:del>
      <w:del w:id="1756" w:author="user" w:date="2019-10-22T14:49:00Z">
        <w:r>
          <w:rPr>
            <w:rFonts w:ascii="Times New Roman" w:hAnsi="Times New Roman" w:cs="Times New Roman" w:eastAsia="黑体"/>
            <w:color w:val="000000"/>
            <w:szCs w:val="32"/>
          </w:rPr>
          <w:delText>六</w:delText>
        </w:r>
      </w:del>
      <w:del w:id="1757" w:author="user" w:date="2019-10-22T14:49:00Z">
        <w:r>
          <w:rPr>
            <w:rFonts w:ascii="Times New Roman" w:hAnsi="Times New Roman" w:cs="Times New Roman" w:eastAsia="黑体"/>
            <w:szCs w:val="32"/>
          </w:rPr>
          <w:delText>条</w:delText>
        </w:r>
      </w:del>
      <w:del w:id="1758" w:author="user" w:date="2019-10-22T14:49:00Z">
        <w:r>
          <w:rPr>
            <w:rFonts w:ascii="Times New Roman" w:hAnsi="Times New Roman" w:cs="Times New Roman"/>
            <w:szCs w:val="32"/>
          </w:rPr>
          <w:delText xml:space="preserve">  本条例自</w:delText>
        </w:r>
      </w:del>
      <w:del w:id="1759" w:author="user" w:date="2019-10-22T14:49:00Z">
        <w:r>
          <w:rPr>
            <w:rFonts w:cs="Times New Roman" w:ascii="Times New Roman" w:hAnsi="Times New Roman"/>
            <w:szCs w:val="32"/>
          </w:rPr>
          <w:delText>2009</w:delText>
        </w:r>
      </w:del>
      <w:del w:id="1760" w:author="user" w:date="2019-10-22T14:49:00Z">
        <w:r>
          <w:rPr>
            <w:rFonts w:ascii="Times New Roman" w:hAnsi="Times New Roman" w:cs="Times New Roman"/>
            <w:szCs w:val="32"/>
          </w:rPr>
          <w:delText>年</w:delText>
        </w:r>
      </w:del>
      <w:del w:id="1761" w:author="user" w:date="2019-10-22T14:49:00Z">
        <w:r>
          <w:rPr>
            <w:rFonts w:cs="Times New Roman" w:ascii="Times New Roman" w:hAnsi="Times New Roman"/>
            <w:szCs w:val="32"/>
          </w:rPr>
          <w:delText>10</w:delText>
        </w:r>
      </w:del>
      <w:del w:id="1762" w:author="user" w:date="2019-10-22T14:49:00Z">
        <w:r>
          <w:rPr>
            <w:rFonts w:ascii="Times New Roman" w:hAnsi="Times New Roman" w:cs="Times New Roman"/>
            <w:szCs w:val="32"/>
          </w:rPr>
          <w:delText>月</w:delText>
        </w:r>
      </w:del>
      <w:del w:id="1763" w:author="user" w:date="2019-10-22T14:49:00Z">
        <w:r>
          <w:rPr>
            <w:rFonts w:cs="Times New Roman" w:ascii="Times New Roman" w:hAnsi="Times New Roman"/>
            <w:szCs w:val="32"/>
          </w:rPr>
          <w:delText>1</w:delText>
        </w:r>
      </w:del>
      <w:del w:id="1764" w:author="user" w:date="2019-10-22T14:49:00Z">
        <w:r>
          <w:rPr>
            <w:rFonts w:ascii="Times New Roman" w:hAnsi="Times New Roman" w:cs="Times New Roman"/>
            <w:szCs w:val="32"/>
          </w:rPr>
          <w:delText>日起施行。</w:delText>
        </w:r>
      </w:del>
      <w:r>
        <w:br w:type="page"/>
      </w:r>
    </w:p>
    <w:p>
      <w:pPr>
        <w:pStyle w:val="Normal"/>
        <w:widowControl w:val="false"/>
        <w:overflowPunct w:val="false"/>
        <w:bidi w:val="0"/>
        <w:snapToGrid w:val="false"/>
        <w:spacing w:lineRule="exact" w:line="590" w:before="0" w:after="0"/>
        <w:ind w:firstLineChars="200" w:startChars="0" w:start="0" w:endChars="0" w:end="0"/>
        <w:jc w:val="both"/>
        <w:rPr>
          <w:del w:id="1767" w:author="user" w:date="2019-10-22T14:49:00Z"/>
          <w:rFonts w:ascii="Times New Roman" w:hAnsi="Times New Roman" w:cs="Times New Roman"/>
          <w:color w:val="000000"/>
          <w:szCs w:val="32"/>
        </w:rPr>
      </w:pPr>
      <w:del w:id="1766" w:author="user" w:date="2019-10-22T14:49:00Z">
        <w:r>
          <w:rPr>
            <w:rFonts w:cs="Times New Roman" w:ascii="Times New Roman" w:hAnsi="Times New Roman"/>
            <w:color w:val="000000"/>
            <w:szCs w:val="32"/>
          </w:rPr>
        </w:r>
      </w:del>
    </w:p>
    <w:p>
      <w:pPr>
        <w:pStyle w:val="Normal"/>
        <w:widowControl w:val="false"/>
        <w:overflowPunct w:val="false"/>
        <w:bidi w:val="0"/>
        <w:snapToGrid w:val="false"/>
        <w:spacing w:lineRule="exact" w:line="590" w:before="0" w:after="0"/>
        <w:ind w:firstLineChars="200" w:startChars="0" w:start="0" w:endChars="0" w:end="0"/>
        <w:jc w:val="both"/>
        <w:rPr>
          <w:del w:id="1769" w:author="user" w:date="2019-10-22T14:49:00Z"/>
          <w:rFonts w:ascii="Times New Roman" w:hAnsi="Times New Roman" w:eastAsia="方正小标宋简体" w:cs="Times New Roman"/>
          <w:color w:val="000000"/>
          <w:szCs w:val="32"/>
        </w:rPr>
      </w:pPr>
      <w:del w:id="1768" w:author="user" w:date="2019-10-22T14:49:00Z">
        <w:r>
          <w:rPr>
            <w:rFonts w:eastAsia="方正小标宋简体" w:cs="Times New Roman" w:ascii="Times New Roman" w:hAnsi="Times New Roman"/>
            <w:color w:val="000000"/>
            <w:szCs w:val="32"/>
          </w:rPr>
        </w:r>
      </w:del>
    </w:p>
    <w:p>
      <w:pPr>
        <w:pStyle w:val="Normal"/>
        <w:widowControl w:val="false"/>
        <w:overflowPunct w:val="false"/>
        <w:bidi w:val="0"/>
        <w:snapToGrid w:val="false"/>
        <w:spacing w:lineRule="exact" w:line="590" w:before="0" w:after="0"/>
        <w:ind w:firstLineChars="200" w:startChars="0" w:start="0" w:endChars="0" w:end="0"/>
        <w:jc w:val="both"/>
        <w:rPr>
          <w:del w:id="1771" w:author="user" w:date="2019-10-22T14:49:00Z"/>
          <w:rFonts w:ascii="Times New Roman" w:hAnsi="Times New Roman" w:eastAsia="宋体" w:cs="Times New Roman"/>
          <w:sz w:val="44"/>
          <w:szCs w:val="44"/>
        </w:rPr>
      </w:pPr>
      <w:del w:id="1770" w:author="user" w:date="2019-10-22T14:49:00Z">
        <w:r>
          <w:rPr>
            <w:rFonts w:ascii="Times New Roman" w:hAnsi="Times New Roman" w:cs="Times New Roman" w:eastAsia="宋体"/>
            <w:sz w:val="44"/>
            <w:szCs w:val="44"/>
          </w:rPr>
          <w:delText>无锡市城市绿化管理条例</w:delText>
        </w:r>
      </w:del>
    </w:p>
    <w:p>
      <w:pPr>
        <w:pStyle w:val="Normal"/>
        <w:widowControl w:val="false"/>
        <w:overflowPunct w:val="false"/>
        <w:bidi w:val="0"/>
        <w:snapToGrid w:val="false"/>
        <w:spacing w:lineRule="exact" w:line="590" w:before="0" w:after="0"/>
        <w:ind w:firstLineChars="200" w:startChars="0" w:start="0" w:endChars="0" w:end="0"/>
        <w:jc w:val="both"/>
        <w:rPr>
          <w:del w:id="1773" w:author="user" w:date="2019-10-22T14:49:00Z"/>
          <w:rFonts w:ascii="Times New Roman" w:hAnsi="Times New Roman" w:eastAsia="宋体" w:cs="Times New Roman"/>
          <w:sz w:val="44"/>
          <w:szCs w:val="44"/>
        </w:rPr>
      </w:pPr>
      <w:del w:id="1772" w:author="user" w:date="2019-10-22T14:49:00Z">
        <w:r>
          <w:rPr>
            <w:rFonts w:eastAsia="宋体" w:cs="Times New Roman" w:ascii="Times New Roman" w:hAnsi="Times New Roman"/>
            <w:sz w:val="44"/>
            <w:szCs w:val="44"/>
          </w:rPr>
        </w:r>
      </w:del>
    </w:p>
    <w:p>
      <w:pPr>
        <w:pStyle w:val="Normal"/>
        <w:widowControl w:val="false"/>
        <w:overflowPunct w:val="false"/>
        <w:bidi w:val="0"/>
        <w:snapToGrid w:val="false"/>
        <w:spacing w:lineRule="exact" w:line="590" w:before="0" w:after="0"/>
        <w:ind w:firstLineChars="200" w:startChars="0" w:start="0" w:endChars="0" w:end="0"/>
        <w:jc w:val="both"/>
        <w:rPr>
          <w:del w:id="1815" w:author="user" w:date="2019-10-22T14:49:00Z"/>
          <w:rFonts w:ascii="Times New Roman" w:hAnsi="Times New Roman" w:eastAsia="楷体_GB2312" w:cs="Times New Roman"/>
          <w:color w:val="000000"/>
          <w:szCs w:val="32"/>
        </w:rPr>
      </w:pPr>
      <w:del w:id="1774" w:author="user" w:date="2019-10-22T14:49:00Z">
        <w:r>
          <w:rPr>
            <w:rFonts w:ascii="Times New Roman" w:hAnsi="Times New Roman" w:cs="Times New Roman" w:eastAsia="楷体_GB2312"/>
            <w:szCs w:val="32"/>
          </w:rPr>
          <w:delText>（</w:delText>
        </w:r>
      </w:del>
      <w:del w:id="1775" w:author="user" w:date="2019-10-22T14:49:00Z">
        <w:r>
          <w:rPr>
            <w:rFonts w:eastAsia="楷体_GB2312" w:cs="Times New Roman" w:ascii="Times New Roman" w:hAnsi="Times New Roman"/>
            <w:szCs w:val="32"/>
          </w:rPr>
          <w:delText>2001</w:delText>
        </w:r>
      </w:del>
      <w:del w:id="1776" w:author="user" w:date="2019-10-22T14:49:00Z">
        <w:r>
          <w:rPr>
            <w:rFonts w:ascii="Times New Roman" w:hAnsi="Times New Roman" w:cs="Times New Roman" w:eastAsia="楷体_GB2312"/>
            <w:szCs w:val="32"/>
          </w:rPr>
          <w:delText>年</w:delText>
        </w:r>
      </w:del>
      <w:del w:id="1777" w:author="user" w:date="2019-10-22T14:49:00Z">
        <w:r>
          <w:rPr>
            <w:rFonts w:eastAsia="楷体_GB2312" w:cs="Times New Roman" w:ascii="Times New Roman" w:hAnsi="Times New Roman"/>
            <w:szCs w:val="32"/>
          </w:rPr>
          <w:delText>7</w:delText>
        </w:r>
      </w:del>
      <w:del w:id="1778" w:author="user" w:date="2019-10-22T14:49:00Z">
        <w:r>
          <w:rPr>
            <w:rFonts w:ascii="Times New Roman" w:hAnsi="Times New Roman" w:cs="Times New Roman" w:eastAsia="楷体_GB2312"/>
            <w:szCs w:val="32"/>
          </w:rPr>
          <w:delText>月</w:delText>
        </w:r>
      </w:del>
      <w:del w:id="1779" w:author="user" w:date="2019-10-22T14:49:00Z">
        <w:r>
          <w:rPr>
            <w:rFonts w:eastAsia="楷体_GB2312" w:cs="Times New Roman" w:ascii="Times New Roman" w:hAnsi="Times New Roman"/>
            <w:szCs w:val="32"/>
          </w:rPr>
          <w:delText>25</w:delText>
        </w:r>
      </w:del>
      <w:del w:id="1780" w:author="user" w:date="2019-10-22T14:49:00Z">
        <w:r>
          <w:rPr>
            <w:rFonts w:ascii="Times New Roman" w:hAnsi="Times New Roman" w:cs="Times New Roman" w:eastAsia="楷体_GB2312"/>
            <w:szCs w:val="32"/>
          </w:rPr>
          <w:delText>日无锡市第十二届人民代表大会常务委员会第二十九次会议</w:delText>
        </w:r>
      </w:del>
      <w:del w:id="1781" w:author="user" w:date="2019-10-22T14:49:00Z">
        <w:r>
          <w:rPr>
            <w:rFonts w:ascii="Times New Roman" w:hAnsi="Times New Roman" w:cs="Times New Roman" w:eastAsia="楷体_GB2312"/>
            <w:szCs w:val="32"/>
          </w:rPr>
          <w:delText>通过</w:delText>
        </w:r>
      </w:del>
      <w:del w:id="1782" w:author="user" w:date="2019-10-22T14:49:00Z">
        <w:r>
          <w:rPr>
            <w:rFonts w:ascii="Times New Roman" w:hAnsi="Times New Roman" w:cs="Times New Roman" w:eastAsia="楷体_GB2312"/>
            <w:szCs w:val="32"/>
          </w:rPr>
          <w:delText xml:space="preserve">  </w:delText>
        </w:r>
      </w:del>
      <w:del w:id="1783" w:author="user" w:date="2019-10-22T14:49:00Z">
        <w:r>
          <w:rPr>
            <w:rFonts w:eastAsia="楷体_GB2312" w:cs="Times New Roman" w:ascii="Times New Roman" w:hAnsi="Times New Roman"/>
            <w:szCs w:val="32"/>
          </w:rPr>
          <w:delText>2001</w:delText>
        </w:r>
      </w:del>
      <w:del w:id="1784" w:author="user" w:date="2019-10-22T14:49:00Z">
        <w:r>
          <w:rPr>
            <w:rFonts w:ascii="Times New Roman" w:hAnsi="Times New Roman" w:cs="Times New Roman" w:eastAsia="楷体_GB2312"/>
            <w:szCs w:val="32"/>
          </w:rPr>
          <w:delText>年</w:delText>
        </w:r>
      </w:del>
      <w:del w:id="1785" w:author="user" w:date="2019-10-22T14:49:00Z">
        <w:r>
          <w:rPr>
            <w:rFonts w:eastAsia="楷体_GB2312" w:cs="Times New Roman" w:ascii="Times New Roman" w:hAnsi="Times New Roman"/>
            <w:szCs w:val="32"/>
          </w:rPr>
          <w:delText>8</w:delText>
        </w:r>
      </w:del>
      <w:del w:id="1786" w:author="user" w:date="2019-10-22T14:49:00Z">
        <w:r>
          <w:rPr>
            <w:rFonts w:ascii="Times New Roman" w:hAnsi="Times New Roman" w:cs="Times New Roman" w:eastAsia="楷体_GB2312"/>
            <w:szCs w:val="32"/>
          </w:rPr>
          <w:delText>月</w:delText>
        </w:r>
      </w:del>
      <w:del w:id="1787" w:author="user" w:date="2019-10-22T14:49:00Z">
        <w:r>
          <w:rPr>
            <w:rFonts w:eastAsia="楷体_GB2312" w:cs="Times New Roman" w:ascii="Times New Roman" w:hAnsi="Times New Roman"/>
            <w:szCs w:val="32"/>
          </w:rPr>
          <w:delText>24</w:delText>
        </w:r>
      </w:del>
      <w:del w:id="1788" w:author="user" w:date="2019-10-22T14:49:00Z">
        <w:r>
          <w:rPr>
            <w:rFonts w:ascii="Times New Roman" w:hAnsi="Times New Roman" w:cs="Times New Roman" w:eastAsia="楷体_GB2312"/>
            <w:szCs w:val="32"/>
          </w:rPr>
          <w:delText>日江苏省第九届人民代表大会常务委员会第二十五次会议批准  根据</w:delText>
        </w:r>
      </w:del>
      <w:del w:id="1789" w:author="user" w:date="2019-10-22T14:49:00Z">
        <w:r>
          <w:rPr>
            <w:rFonts w:eastAsia="楷体_GB2312" w:cs="Times New Roman" w:ascii="Times New Roman" w:hAnsi="Times New Roman"/>
            <w:szCs w:val="32"/>
          </w:rPr>
          <w:delText>2004</w:delText>
        </w:r>
      </w:del>
      <w:del w:id="1790" w:author="user" w:date="2019-10-22T14:49:00Z">
        <w:r>
          <w:rPr>
            <w:rFonts w:ascii="Times New Roman" w:hAnsi="Times New Roman" w:cs="Times New Roman" w:eastAsia="楷体_GB2312"/>
            <w:szCs w:val="32"/>
          </w:rPr>
          <w:delText>年</w:delText>
        </w:r>
      </w:del>
      <w:del w:id="1791" w:author="user" w:date="2019-10-22T14:49:00Z">
        <w:r>
          <w:rPr>
            <w:rFonts w:eastAsia="楷体_GB2312" w:cs="Times New Roman" w:ascii="Times New Roman" w:hAnsi="Times New Roman"/>
            <w:szCs w:val="32"/>
          </w:rPr>
          <w:delText>5</w:delText>
        </w:r>
      </w:del>
      <w:del w:id="1792" w:author="user" w:date="2019-10-22T14:49:00Z">
        <w:r>
          <w:rPr>
            <w:rFonts w:ascii="Times New Roman" w:hAnsi="Times New Roman" w:cs="Times New Roman" w:eastAsia="楷体_GB2312"/>
            <w:szCs w:val="32"/>
          </w:rPr>
          <w:delText>月</w:delText>
        </w:r>
      </w:del>
      <w:del w:id="1793" w:author="user" w:date="2019-10-22T14:49:00Z">
        <w:r>
          <w:rPr>
            <w:rFonts w:eastAsia="楷体_GB2312" w:cs="Times New Roman" w:ascii="Times New Roman" w:hAnsi="Times New Roman"/>
            <w:szCs w:val="32"/>
          </w:rPr>
          <w:delText>26</w:delText>
        </w:r>
      </w:del>
      <w:del w:id="1794" w:author="user" w:date="2019-10-22T14:49:00Z">
        <w:r>
          <w:rPr>
            <w:rFonts w:ascii="Times New Roman" w:hAnsi="Times New Roman" w:cs="Times New Roman" w:eastAsia="楷体_GB2312"/>
            <w:szCs w:val="32"/>
          </w:rPr>
          <w:delText>日无锡市第十三届人民代表大会常务委员会第九次会议通过，</w:delText>
        </w:r>
      </w:del>
      <w:del w:id="1795" w:author="user" w:date="2019-10-22T14:49:00Z">
        <w:r>
          <w:rPr>
            <w:rFonts w:eastAsia="楷体_GB2312" w:cs="Times New Roman" w:ascii="Times New Roman" w:hAnsi="Times New Roman"/>
            <w:szCs w:val="32"/>
          </w:rPr>
          <w:delText>2004</w:delText>
        </w:r>
      </w:del>
      <w:del w:id="1796" w:author="user" w:date="2019-10-22T14:49:00Z">
        <w:r>
          <w:rPr>
            <w:rFonts w:ascii="Times New Roman" w:hAnsi="Times New Roman" w:cs="Times New Roman" w:eastAsia="楷体_GB2312"/>
            <w:szCs w:val="32"/>
          </w:rPr>
          <w:delText>年</w:delText>
        </w:r>
      </w:del>
      <w:del w:id="1797" w:author="user" w:date="2019-10-22T14:49:00Z">
        <w:r>
          <w:rPr>
            <w:rFonts w:eastAsia="楷体_GB2312" w:cs="Times New Roman" w:ascii="Times New Roman" w:hAnsi="Times New Roman"/>
            <w:szCs w:val="32"/>
          </w:rPr>
          <w:delText>6</w:delText>
        </w:r>
      </w:del>
      <w:del w:id="1798" w:author="user" w:date="2019-10-22T14:49:00Z">
        <w:r>
          <w:rPr>
            <w:rFonts w:ascii="Times New Roman" w:hAnsi="Times New Roman" w:cs="Times New Roman" w:eastAsia="楷体_GB2312"/>
            <w:szCs w:val="32"/>
          </w:rPr>
          <w:delText>月</w:delText>
        </w:r>
      </w:del>
      <w:del w:id="1799" w:author="user" w:date="2019-10-22T14:49:00Z">
        <w:r>
          <w:rPr>
            <w:rFonts w:eastAsia="楷体_GB2312" w:cs="Times New Roman" w:ascii="Times New Roman" w:hAnsi="Times New Roman"/>
            <w:szCs w:val="32"/>
          </w:rPr>
          <w:delText>17</w:delText>
        </w:r>
      </w:del>
      <w:del w:id="1800" w:author="user" w:date="2019-10-22T14:49:00Z">
        <w:r>
          <w:rPr>
            <w:rFonts w:ascii="Times New Roman" w:hAnsi="Times New Roman" w:cs="Times New Roman" w:eastAsia="楷体_GB2312"/>
            <w:szCs w:val="32"/>
          </w:rPr>
          <w:delText>日江苏省第十届人民代表大会常务委员会第十次会议批准的《关于修改〈无锡市城市绿化管理条例〉的决定》第一次修正  根</w:delText>
        </w:r>
      </w:del>
      <w:del w:id="1801" w:author="user" w:date="2019-10-22T14:49:00Z">
        <w:r>
          <w:rPr>
            <w:rFonts w:ascii="Times New Roman" w:hAnsi="Times New Roman" w:cs="Times New Roman" w:eastAsia="楷体_GB2312"/>
            <w:color w:val="000000"/>
            <w:szCs w:val="32"/>
          </w:rPr>
          <w:delText>据</w:delText>
        </w:r>
      </w:del>
      <w:del w:id="1802" w:author="user" w:date="2019-10-22T14:49:00Z">
        <w:r>
          <w:rPr>
            <w:rFonts w:eastAsia="楷体_GB2312" w:cs="Times New Roman" w:ascii="Times New Roman" w:hAnsi="Times New Roman"/>
            <w:color w:val="000000"/>
            <w:szCs w:val="32"/>
          </w:rPr>
          <w:delText>2019</w:delText>
        </w:r>
      </w:del>
      <w:del w:id="1803" w:author="user" w:date="2019-10-22T14:49:00Z">
        <w:r>
          <w:rPr>
            <w:rFonts w:ascii="Times New Roman" w:hAnsi="Times New Roman" w:cs="Times New Roman" w:eastAsia="楷体_GB2312"/>
            <w:color w:val="000000"/>
            <w:szCs w:val="32"/>
          </w:rPr>
          <w:delText>年</w:delText>
        </w:r>
      </w:del>
      <w:del w:id="1804" w:author="user" w:date="2019-10-22T14:49:00Z">
        <w:r>
          <w:rPr>
            <w:rFonts w:eastAsia="楷体_GB2312" w:cs="Times New Roman" w:ascii="Times New Roman" w:hAnsi="Times New Roman"/>
            <w:color w:val="000000"/>
            <w:szCs w:val="32"/>
          </w:rPr>
          <w:delText>8</w:delText>
        </w:r>
      </w:del>
      <w:del w:id="1805" w:author="user" w:date="2019-10-22T14:49:00Z">
        <w:r>
          <w:rPr>
            <w:rFonts w:ascii="Times New Roman" w:hAnsi="Times New Roman" w:cs="Times New Roman" w:eastAsia="楷体_GB2312"/>
            <w:color w:val="000000"/>
            <w:szCs w:val="32"/>
          </w:rPr>
          <w:delText>月</w:delText>
        </w:r>
      </w:del>
      <w:del w:id="1806" w:author="user" w:date="2019-10-22T14:49:00Z">
        <w:r>
          <w:rPr>
            <w:rFonts w:eastAsia="楷体_GB2312" w:cs="Times New Roman" w:ascii="Times New Roman" w:hAnsi="Times New Roman"/>
            <w:color w:val="000000"/>
            <w:szCs w:val="32"/>
          </w:rPr>
          <w:delText>29</w:delText>
        </w:r>
      </w:del>
      <w:del w:id="1807" w:author="user" w:date="2019-10-22T14:49:00Z">
        <w:r>
          <w:rPr>
            <w:rFonts w:ascii="Times New Roman" w:hAnsi="Times New Roman" w:cs="Times New Roman" w:eastAsia="楷体_GB2312"/>
            <w:color w:val="000000"/>
            <w:szCs w:val="32"/>
          </w:rPr>
          <w:delText>日无锡市第十六届人民代表大会常务委员会第二十一次会议通过，</w:delText>
        </w:r>
      </w:del>
      <w:del w:id="1808" w:author="user" w:date="2019-10-22T14:49:00Z">
        <w:r>
          <w:rPr>
            <w:rFonts w:eastAsia="楷体_GB2312" w:cs="Times New Roman" w:ascii="Times New Roman" w:hAnsi="Times New Roman"/>
            <w:color w:val="000000"/>
          </w:rPr>
          <w:delText>2019</w:delText>
        </w:r>
      </w:del>
      <w:del w:id="1809" w:author="user" w:date="2019-10-22T14:49:00Z">
        <w:r>
          <w:rPr>
            <w:rFonts w:ascii="Times New Roman" w:hAnsi="Times New Roman" w:cs="Times New Roman" w:eastAsia="楷体_GB2312"/>
            <w:color w:val="000000"/>
          </w:rPr>
          <w:delText>年</w:delText>
        </w:r>
      </w:del>
      <w:del w:id="1810" w:author="user" w:date="2019-10-22T14:49:00Z">
        <w:r>
          <w:rPr>
            <w:rFonts w:eastAsia="楷体_GB2312" w:cs="Times New Roman" w:ascii="Times New Roman" w:hAnsi="Times New Roman"/>
            <w:color w:val="000000"/>
          </w:rPr>
          <w:delText>9</w:delText>
        </w:r>
      </w:del>
      <w:del w:id="1811" w:author="user" w:date="2019-10-22T14:49:00Z">
        <w:r>
          <w:rPr>
            <w:rFonts w:ascii="Times New Roman" w:hAnsi="Times New Roman" w:cs="Times New Roman" w:eastAsia="楷体_GB2312"/>
            <w:color w:val="000000"/>
          </w:rPr>
          <w:delText>月</w:delText>
        </w:r>
      </w:del>
      <w:del w:id="1812" w:author="user" w:date="2019-10-22T14:49:00Z">
        <w:r>
          <w:rPr>
            <w:rFonts w:eastAsia="楷体_GB2312" w:cs="Times New Roman" w:ascii="Times New Roman" w:hAnsi="Times New Roman"/>
            <w:color w:val="000000"/>
          </w:rPr>
          <w:delText>27</w:delText>
        </w:r>
      </w:del>
      <w:del w:id="1813" w:author="user" w:date="2019-10-22T14:49:00Z">
        <w:r>
          <w:rPr>
            <w:rFonts w:ascii="Times New Roman" w:hAnsi="Times New Roman" w:cs="Times New Roman" w:eastAsia="楷体_GB2312"/>
            <w:color w:val="000000"/>
          </w:rPr>
          <w:delText>日江苏省第十三届人民代表大会常务委员会第十一次会议批准</w:delText>
        </w:r>
      </w:del>
      <w:del w:id="1814" w:author="user" w:date="2019-10-22T14:49:00Z">
        <w:r>
          <w:rPr>
            <w:rFonts w:ascii="Times New Roman" w:hAnsi="Times New Roman" w:cs="Times New Roman" w:eastAsia="楷体_GB2312"/>
            <w:color w:val="000000"/>
            <w:szCs w:val="32"/>
          </w:rPr>
          <w:delText>的《关于修改〈无锡市禁止燃放烟花爆竹条例〉等五件地方性法规的决定》第二次修正）</w:delText>
        </w:r>
      </w:del>
    </w:p>
    <w:p>
      <w:pPr>
        <w:pStyle w:val="Normal"/>
        <w:widowControl w:val="false"/>
        <w:overflowPunct w:val="false"/>
        <w:bidi w:val="0"/>
        <w:snapToGrid w:val="false"/>
        <w:spacing w:lineRule="exact" w:line="590" w:before="0" w:after="0"/>
        <w:ind w:firstLineChars="200" w:startChars="0" w:start="0" w:endChars="0" w:end="0"/>
        <w:jc w:val="both"/>
        <w:rPr>
          <w:del w:id="1817" w:author="user" w:date="2019-10-22T14:49:00Z"/>
          <w:rFonts w:ascii="Times New Roman" w:hAnsi="Times New Roman" w:eastAsia="楷体_GB2312" w:cs="Times New Roman"/>
          <w:color w:val="000000"/>
          <w:szCs w:val="32"/>
        </w:rPr>
      </w:pPr>
      <w:del w:id="1816" w:author="user" w:date="2019-10-22T14:49:00Z">
        <w:r>
          <w:rPr>
            <w:rFonts w:eastAsia="楷体_GB2312" w:cs="Times New Roman" w:ascii="Times New Roman" w:hAnsi="Times New Roman"/>
            <w:color w:val="000000"/>
            <w:szCs w:val="32"/>
          </w:rPr>
        </w:r>
      </w:del>
    </w:p>
    <w:p>
      <w:pPr>
        <w:pStyle w:val="Normal"/>
        <w:widowControl w:val="false"/>
        <w:overflowPunct w:val="false"/>
        <w:bidi w:val="0"/>
        <w:snapToGrid w:val="false"/>
        <w:spacing w:lineRule="exact" w:line="590" w:before="0" w:after="0"/>
        <w:ind w:firstLineChars="200" w:startChars="0" w:start="0" w:endChars="0" w:end="0"/>
        <w:jc w:val="both"/>
        <w:rPr>
          <w:del w:id="1819" w:author="user" w:date="2019-10-22T14:49:00Z"/>
          <w:rFonts w:ascii="Times New Roman" w:hAnsi="Times New Roman" w:eastAsia="楷体_GB2312" w:cs="Times New Roman"/>
          <w:szCs w:val="32"/>
        </w:rPr>
      </w:pPr>
      <w:del w:id="1818" w:author="user" w:date="2019-10-22T14:49:00Z">
        <w:r>
          <w:rPr>
            <w:rFonts w:ascii="Times New Roman" w:hAnsi="Times New Roman" w:cs="Times New Roman" w:eastAsia="楷体_GB2312"/>
            <w:szCs w:val="32"/>
          </w:rPr>
          <w:delText>目  录</w:delText>
        </w:r>
      </w:del>
    </w:p>
    <w:p>
      <w:pPr>
        <w:pStyle w:val="Normal"/>
        <w:widowControl w:val="false"/>
        <w:overflowPunct w:val="false"/>
        <w:bidi w:val="0"/>
        <w:snapToGrid w:val="false"/>
        <w:spacing w:lineRule="exact" w:line="590" w:before="0" w:after="0"/>
        <w:ind w:firstLineChars="200" w:startChars="0" w:start="0" w:endChars="0" w:end="0"/>
        <w:jc w:val="both"/>
        <w:rPr>
          <w:del w:id="1821" w:author="user" w:date="2019-10-22T14:49:00Z"/>
          <w:rFonts w:ascii="Times New Roman" w:hAnsi="Times New Roman" w:eastAsia="楷体_GB2312" w:cs="Times New Roman"/>
          <w:szCs w:val="32"/>
        </w:rPr>
      </w:pPr>
      <w:del w:id="1820" w:author="user" w:date="2019-10-22T14:49:00Z">
        <w:r>
          <w:rPr>
            <w:rFonts w:ascii="Times New Roman" w:hAnsi="Times New Roman" w:cs="Times New Roman" w:eastAsia="楷体_GB2312"/>
            <w:szCs w:val="32"/>
          </w:rPr>
          <w:delText>第一章  总则</w:delText>
        </w:r>
      </w:del>
    </w:p>
    <w:p>
      <w:pPr>
        <w:pStyle w:val="Normal"/>
        <w:widowControl w:val="false"/>
        <w:overflowPunct w:val="false"/>
        <w:bidi w:val="0"/>
        <w:snapToGrid w:val="false"/>
        <w:spacing w:lineRule="exact" w:line="590" w:before="0" w:after="0"/>
        <w:ind w:firstLineChars="200" w:startChars="0" w:start="0" w:endChars="0" w:end="0"/>
        <w:jc w:val="both"/>
        <w:rPr>
          <w:del w:id="1823" w:author="user" w:date="2019-10-22T14:49:00Z"/>
          <w:rFonts w:ascii="Times New Roman" w:hAnsi="Times New Roman" w:eastAsia="楷体_GB2312" w:cs="Times New Roman"/>
          <w:szCs w:val="32"/>
        </w:rPr>
      </w:pPr>
      <w:del w:id="1822" w:author="user" w:date="2019-10-22T14:49:00Z">
        <w:r>
          <w:rPr>
            <w:rFonts w:ascii="Times New Roman" w:hAnsi="Times New Roman" w:cs="Times New Roman" w:eastAsia="楷体_GB2312"/>
            <w:szCs w:val="32"/>
          </w:rPr>
          <w:delText>第二章  规划和建设</w:delText>
        </w:r>
      </w:del>
    </w:p>
    <w:p>
      <w:pPr>
        <w:pStyle w:val="Normal"/>
        <w:widowControl w:val="false"/>
        <w:overflowPunct w:val="false"/>
        <w:bidi w:val="0"/>
        <w:snapToGrid w:val="false"/>
        <w:spacing w:lineRule="exact" w:line="590" w:before="0" w:after="0"/>
        <w:ind w:firstLineChars="200" w:startChars="0" w:start="0" w:endChars="0" w:end="0"/>
        <w:jc w:val="both"/>
        <w:rPr>
          <w:del w:id="1825" w:author="user" w:date="2019-10-22T14:49:00Z"/>
          <w:rFonts w:ascii="Times New Roman" w:hAnsi="Times New Roman" w:eastAsia="楷体_GB2312" w:cs="Times New Roman"/>
          <w:szCs w:val="32"/>
        </w:rPr>
      </w:pPr>
      <w:del w:id="1824" w:author="user" w:date="2019-10-22T14:49:00Z">
        <w:r>
          <w:rPr>
            <w:rFonts w:ascii="Times New Roman" w:hAnsi="Times New Roman" w:cs="Times New Roman" w:eastAsia="楷体_GB2312"/>
            <w:szCs w:val="32"/>
          </w:rPr>
          <w:delText>第三章  管理和保护</w:delText>
        </w:r>
      </w:del>
    </w:p>
    <w:p>
      <w:pPr>
        <w:pStyle w:val="Normal"/>
        <w:widowControl w:val="false"/>
        <w:overflowPunct w:val="false"/>
        <w:bidi w:val="0"/>
        <w:snapToGrid w:val="false"/>
        <w:spacing w:lineRule="exact" w:line="590" w:before="0" w:after="0"/>
        <w:ind w:firstLineChars="200" w:startChars="0" w:start="0" w:endChars="0" w:end="0"/>
        <w:jc w:val="both"/>
        <w:rPr>
          <w:del w:id="1827" w:author="user" w:date="2019-10-22T14:49:00Z"/>
          <w:rFonts w:ascii="Times New Roman" w:hAnsi="Times New Roman" w:eastAsia="楷体_GB2312" w:cs="Times New Roman"/>
          <w:szCs w:val="32"/>
        </w:rPr>
      </w:pPr>
      <w:del w:id="1826" w:author="user" w:date="2019-10-22T14:49:00Z">
        <w:r>
          <w:rPr>
            <w:rFonts w:ascii="Times New Roman" w:hAnsi="Times New Roman" w:cs="Times New Roman" w:eastAsia="楷体_GB2312"/>
            <w:szCs w:val="32"/>
          </w:rPr>
          <w:delText>第四章  奖励和处罚</w:delText>
        </w:r>
      </w:del>
    </w:p>
    <w:p>
      <w:pPr>
        <w:pStyle w:val="Normal"/>
        <w:widowControl w:val="false"/>
        <w:overflowPunct w:val="false"/>
        <w:bidi w:val="0"/>
        <w:snapToGrid w:val="false"/>
        <w:spacing w:lineRule="exact" w:line="590" w:before="0" w:after="0"/>
        <w:ind w:firstLineChars="200" w:startChars="0" w:start="0" w:endChars="0" w:end="0"/>
        <w:jc w:val="both"/>
        <w:rPr>
          <w:del w:id="1829" w:author="user" w:date="2019-10-22T14:49:00Z"/>
          <w:rFonts w:ascii="Times New Roman" w:hAnsi="Times New Roman" w:eastAsia="楷体_GB2312" w:cs="Times New Roman"/>
          <w:szCs w:val="32"/>
        </w:rPr>
      </w:pPr>
      <w:del w:id="1828" w:author="user" w:date="2019-10-22T14:49:00Z">
        <w:r>
          <w:rPr>
            <w:rFonts w:ascii="Times New Roman" w:hAnsi="Times New Roman" w:cs="Times New Roman" w:eastAsia="楷体_GB2312"/>
            <w:szCs w:val="32"/>
          </w:rPr>
          <w:delText>第五章  附则</w:delText>
        </w:r>
      </w:del>
    </w:p>
    <w:p>
      <w:pPr>
        <w:pStyle w:val="Normal"/>
        <w:widowControl w:val="false"/>
        <w:overflowPunct w:val="false"/>
        <w:bidi w:val="0"/>
        <w:snapToGrid w:val="false"/>
        <w:spacing w:lineRule="exact" w:line="590" w:before="0" w:after="0"/>
        <w:ind w:firstLineChars="200" w:startChars="0" w:start="0" w:endChars="0" w:end="0"/>
        <w:jc w:val="both"/>
        <w:rPr>
          <w:del w:id="1831" w:author="user" w:date="2019-10-22T14:49:00Z"/>
          <w:rFonts w:ascii="Times New Roman" w:hAnsi="Times New Roman" w:eastAsia="黑体" w:cs="Times New Roman"/>
          <w:szCs w:val="32"/>
        </w:rPr>
      </w:pPr>
      <w:del w:id="1830" w:author="user" w:date="2019-10-22T14:49:00Z">
        <w:r>
          <w:rPr>
            <w:rFonts w:ascii="Times New Roman" w:hAnsi="Times New Roman" w:cs="Times New Roman" w:eastAsia="黑体"/>
            <w:szCs w:val="32"/>
          </w:rPr>
          <w:delText>第一章  总则</w:delText>
        </w:r>
      </w:del>
    </w:p>
    <w:p>
      <w:pPr>
        <w:pStyle w:val="Normal"/>
        <w:widowControl w:val="false"/>
        <w:overflowPunct w:val="false"/>
        <w:bidi w:val="0"/>
        <w:snapToGrid w:val="false"/>
        <w:spacing w:lineRule="exact" w:line="590" w:before="0" w:after="0"/>
        <w:ind w:firstLineChars="200" w:startChars="0" w:start="0" w:endChars="0" w:end="0"/>
        <w:jc w:val="both"/>
        <w:rPr>
          <w:del w:id="1833" w:author="user" w:date="2019-10-22T14:49:00Z"/>
          <w:rFonts w:ascii="Times New Roman" w:hAnsi="Times New Roman" w:eastAsia="黑体" w:cs="Times New Roman"/>
          <w:szCs w:val="32"/>
        </w:rPr>
      </w:pPr>
      <w:del w:id="1832"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836" w:author="user" w:date="2019-10-22T14:49:00Z"/>
          <w:rFonts w:ascii="Times New Roman" w:hAnsi="Times New Roman" w:cs="Times New Roman"/>
          <w:szCs w:val="32"/>
        </w:rPr>
      </w:pPr>
      <w:del w:id="1834" w:author="user" w:date="2019-10-22T14:49:00Z">
        <w:r>
          <w:rPr>
            <w:rFonts w:ascii="Times New Roman" w:hAnsi="Times New Roman" w:cs="Times New Roman" w:eastAsia="黑体"/>
            <w:szCs w:val="32"/>
          </w:rPr>
          <w:delText>第一条</w:delText>
        </w:r>
      </w:del>
      <w:del w:id="1835" w:author="user" w:date="2019-10-22T14:49:00Z">
        <w:r>
          <w:rPr>
            <w:rFonts w:ascii="Times New Roman" w:hAnsi="Times New Roman" w:cs="Times New Roman"/>
            <w:szCs w:val="32"/>
          </w:rPr>
          <w:delText xml:space="preserve">  为加强城市绿化的建设和管理，促进绿化事业的发展，保护和改善生态环境，根据国务院《城市绿化条例》和《江苏省城市绿化管理条例》，结合本市实际，制定本条例。</w:delText>
        </w:r>
      </w:del>
    </w:p>
    <w:p>
      <w:pPr>
        <w:pStyle w:val="Normal"/>
        <w:widowControl w:val="false"/>
        <w:overflowPunct w:val="false"/>
        <w:bidi w:val="0"/>
        <w:snapToGrid w:val="false"/>
        <w:spacing w:lineRule="exact" w:line="590" w:before="0" w:after="0"/>
        <w:ind w:firstLineChars="200" w:startChars="0" w:start="0" w:endChars="0" w:end="0"/>
        <w:jc w:val="both"/>
        <w:rPr>
          <w:del w:id="1839" w:author="user" w:date="2019-10-22T14:49:00Z"/>
          <w:rFonts w:ascii="Times New Roman" w:hAnsi="Times New Roman" w:cs="Times New Roman"/>
          <w:szCs w:val="32"/>
        </w:rPr>
      </w:pPr>
      <w:del w:id="1837" w:author="user" w:date="2019-10-22T14:49:00Z">
        <w:r>
          <w:rPr>
            <w:rFonts w:ascii="Times New Roman" w:hAnsi="Times New Roman" w:cs="Times New Roman" w:eastAsia="黑体"/>
            <w:szCs w:val="32"/>
          </w:rPr>
          <w:delText>第二条</w:delText>
        </w:r>
      </w:del>
      <w:del w:id="1838" w:author="user" w:date="2019-10-22T14:49:00Z">
        <w:r>
          <w:rPr>
            <w:rFonts w:ascii="Times New Roman" w:hAnsi="Times New Roman" w:cs="Times New Roman"/>
            <w:szCs w:val="32"/>
          </w:rPr>
          <w:delText xml:space="preserve">  本条例适用于本市城市规划区内的城市绿化规划、建设、保护和管理。</w:delText>
        </w:r>
      </w:del>
    </w:p>
    <w:p>
      <w:pPr>
        <w:pStyle w:val="Normal"/>
        <w:widowControl w:val="false"/>
        <w:overflowPunct w:val="false"/>
        <w:bidi w:val="0"/>
        <w:snapToGrid w:val="false"/>
        <w:spacing w:lineRule="exact" w:line="590" w:before="0" w:after="0"/>
        <w:ind w:firstLineChars="200" w:startChars="0" w:start="0" w:endChars="0" w:end="0"/>
        <w:jc w:val="both"/>
        <w:rPr>
          <w:del w:id="1842" w:author="user" w:date="2019-10-22T14:49:00Z"/>
          <w:rFonts w:ascii="Times New Roman" w:hAnsi="Times New Roman" w:cs="Times New Roman"/>
          <w:szCs w:val="32"/>
        </w:rPr>
      </w:pPr>
      <w:del w:id="1840" w:author="user" w:date="2019-10-22T14:49:00Z">
        <w:r>
          <w:rPr>
            <w:rFonts w:ascii="Times New Roman" w:hAnsi="Times New Roman" w:cs="Times New Roman" w:eastAsia="黑体"/>
            <w:szCs w:val="32"/>
          </w:rPr>
          <w:delText>第三条</w:delText>
        </w:r>
      </w:del>
      <w:del w:id="1841" w:author="user" w:date="2019-10-22T14:49:00Z">
        <w:r>
          <w:rPr>
            <w:rFonts w:ascii="Times New Roman" w:hAnsi="Times New Roman" w:cs="Times New Roman"/>
            <w:szCs w:val="32"/>
          </w:rPr>
          <w:delText xml:space="preserve">  市人民政府城市绿化行政主管部门，主管全市的城市绿化工作。区人民政府城市绿化行政主管部门在规定的职责范围内负责辖区内的城市绿化管理工作，业务上受市城市绿化行政主管部门的指导。</w:delText>
        </w:r>
      </w:del>
    </w:p>
    <w:p>
      <w:pPr>
        <w:pStyle w:val="Normal"/>
        <w:widowControl w:val="false"/>
        <w:overflowPunct w:val="false"/>
        <w:bidi w:val="0"/>
        <w:snapToGrid w:val="false"/>
        <w:spacing w:lineRule="exact" w:line="590" w:before="0" w:after="0"/>
        <w:ind w:firstLineChars="200" w:startChars="0" w:start="0" w:endChars="0" w:end="0"/>
        <w:jc w:val="both"/>
        <w:rPr>
          <w:del w:id="1844" w:author="user" w:date="2019-10-22T14:49:00Z"/>
          <w:rFonts w:ascii="Times New Roman" w:hAnsi="Times New Roman" w:cs="Times New Roman"/>
          <w:szCs w:val="32"/>
        </w:rPr>
      </w:pPr>
      <w:del w:id="1843" w:author="user" w:date="2019-10-22T14:49:00Z">
        <w:r>
          <w:rPr>
            <w:rFonts w:ascii="Times New Roman" w:hAnsi="Times New Roman" w:cs="Times New Roman"/>
            <w:szCs w:val="32"/>
          </w:rPr>
          <w:delText>在城市规划区内，法律、法规规定由自然资源规划、交通运输等行政管理部门管理的绿化工作，从其规定。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1847" w:author="user" w:date="2019-10-22T14:49:00Z"/>
          <w:rFonts w:ascii="Times New Roman" w:hAnsi="Times New Roman" w:cs="Times New Roman"/>
          <w:szCs w:val="32"/>
        </w:rPr>
      </w:pPr>
      <w:del w:id="1845" w:author="user" w:date="2019-10-22T14:49:00Z">
        <w:r>
          <w:rPr>
            <w:rFonts w:ascii="Times New Roman" w:hAnsi="Times New Roman" w:cs="Times New Roman" w:eastAsia="黑体"/>
            <w:szCs w:val="32"/>
          </w:rPr>
          <w:delText>第四条</w:delText>
        </w:r>
      </w:del>
      <w:del w:id="1846" w:author="user" w:date="2019-10-22T14:49:00Z">
        <w:r>
          <w:rPr>
            <w:rFonts w:ascii="Times New Roman" w:hAnsi="Times New Roman" w:cs="Times New Roman"/>
            <w:szCs w:val="32"/>
          </w:rPr>
          <w:delText xml:space="preserve">  城市绿化工作实行政府组织、群众参与、统一规划、因地制宜、市场运作、讲究实效和建设与管理并重的原则。</w:delText>
        </w:r>
      </w:del>
    </w:p>
    <w:p>
      <w:pPr>
        <w:pStyle w:val="Normal"/>
        <w:widowControl w:val="false"/>
        <w:overflowPunct w:val="false"/>
        <w:bidi w:val="0"/>
        <w:snapToGrid w:val="false"/>
        <w:spacing w:lineRule="exact" w:line="590" w:before="0" w:after="0"/>
        <w:ind w:firstLineChars="200" w:startChars="0" w:start="0" w:endChars="0" w:end="0"/>
        <w:jc w:val="both"/>
        <w:rPr>
          <w:del w:id="1850" w:author="user" w:date="2019-10-22T14:49:00Z"/>
          <w:rFonts w:ascii="Times New Roman" w:hAnsi="Times New Roman" w:cs="Times New Roman"/>
          <w:szCs w:val="32"/>
        </w:rPr>
      </w:pPr>
      <w:del w:id="1848" w:author="user" w:date="2019-10-22T14:49:00Z">
        <w:r>
          <w:rPr>
            <w:rFonts w:ascii="Times New Roman" w:hAnsi="Times New Roman" w:cs="Times New Roman" w:eastAsia="黑体"/>
            <w:szCs w:val="32"/>
          </w:rPr>
          <w:delText>第五条</w:delText>
        </w:r>
      </w:del>
      <w:del w:id="1849" w:author="user" w:date="2019-10-22T14:49:00Z">
        <w:r>
          <w:rPr>
            <w:rFonts w:ascii="Times New Roman" w:hAnsi="Times New Roman" w:cs="Times New Roman"/>
            <w:szCs w:val="32"/>
          </w:rPr>
          <w:delText xml:space="preserve">  市、区人民政府应当把城市绿化建设纳入国民经济和社会发展计划，并按照国家规定在城市建设资金中安排城市绿化建设和管理养护资金。</w:delText>
        </w:r>
      </w:del>
    </w:p>
    <w:p>
      <w:pPr>
        <w:pStyle w:val="Normal"/>
        <w:widowControl w:val="false"/>
        <w:overflowPunct w:val="false"/>
        <w:bidi w:val="0"/>
        <w:snapToGrid w:val="false"/>
        <w:spacing w:lineRule="exact" w:line="590" w:before="0" w:after="0"/>
        <w:ind w:firstLineChars="200" w:startChars="0" w:start="0" w:endChars="0" w:end="0"/>
        <w:jc w:val="both"/>
        <w:rPr>
          <w:del w:id="1852" w:author="user" w:date="2019-10-22T14:49:00Z"/>
          <w:rFonts w:ascii="Times New Roman" w:hAnsi="Times New Roman" w:cs="Times New Roman"/>
          <w:szCs w:val="32"/>
        </w:rPr>
      </w:pPr>
      <w:del w:id="1851" w:author="user" w:date="2019-10-22T14:49:00Z">
        <w:r>
          <w:rPr>
            <w:rFonts w:ascii="Times New Roman" w:hAnsi="Times New Roman" w:cs="Times New Roman"/>
            <w:szCs w:val="32"/>
          </w:rPr>
          <w:delText>提倡多渠道筹集绿化资金。鼓励单位和个人以投资、捐资、领养、认建、共建等形式，参与城市绿化建设。</w:delText>
        </w:r>
      </w:del>
    </w:p>
    <w:p>
      <w:pPr>
        <w:pStyle w:val="Normal"/>
        <w:widowControl w:val="false"/>
        <w:overflowPunct w:val="false"/>
        <w:bidi w:val="0"/>
        <w:snapToGrid w:val="false"/>
        <w:spacing w:lineRule="exact" w:line="590" w:before="0" w:after="0"/>
        <w:ind w:firstLineChars="200" w:startChars="0" w:start="0" w:endChars="0" w:end="0"/>
        <w:jc w:val="both"/>
        <w:rPr>
          <w:del w:id="1855" w:author="user" w:date="2019-10-22T14:49:00Z"/>
          <w:rFonts w:ascii="Times New Roman" w:hAnsi="Times New Roman" w:cs="Times New Roman"/>
          <w:szCs w:val="32"/>
        </w:rPr>
      </w:pPr>
      <w:del w:id="1853" w:author="user" w:date="2019-10-22T14:49:00Z">
        <w:r>
          <w:rPr>
            <w:rFonts w:ascii="Times New Roman" w:hAnsi="Times New Roman" w:cs="Times New Roman" w:eastAsia="黑体"/>
            <w:szCs w:val="32"/>
          </w:rPr>
          <w:delText>第六条</w:delText>
        </w:r>
      </w:del>
      <w:del w:id="1854" w:author="user" w:date="2019-10-22T14:49:00Z">
        <w:r>
          <w:rPr>
            <w:rFonts w:ascii="Times New Roman" w:hAnsi="Times New Roman" w:cs="Times New Roman"/>
            <w:szCs w:val="32"/>
          </w:rPr>
          <w:delText xml:space="preserve">  鼓励和加强城市绿化科学研究，推广应用绿化先进技术、设备和优良植物品种，提高城市绿化的科学技术和艺术水平，开展城市生物多样性保护工作。</w:delText>
        </w:r>
      </w:del>
    </w:p>
    <w:p>
      <w:pPr>
        <w:pStyle w:val="Normal"/>
        <w:widowControl w:val="false"/>
        <w:overflowPunct w:val="false"/>
        <w:bidi w:val="0"/>
        <w:snapToGrid w:val="false"/>
        <w:spacing w:lineRule="exact" w:line="590" w:before="0" w:after="0"/>
        <w:ind w:firstLineChars="200" w:startChars="0" w:start="0" w:endChars="0" w:end="0"/>
        <w:jc w:val="both"/>
        <w:rPr>
          <w:del w:id="1858" w:author="user" w:date="2019-10-22T14:49:00Z"/>
          <w:rFonts w:ascii="Times New Roman" w:hAnsi="Times New Roman" w:cs="Times New Roman"/>
          <w:szCs w:val="32"/>
        </w:rPr>
      </w:pPr>
      <w:del w:id="1856" w:author="user" w:date="2019-10-22T14:49:00Z">
        <w:r>
          <w:rPr>
            <w:rFonts w:ascii="Times New Roman" w:hAnsi="Times New Roman" w:cs="Times New Roman" w:eastAsia="黑体"/>
            <w:szCs w:val="32"/>
          </w:rPr>
          <w:delText>第七条</w:delText>
        </w:r>
      </w:del>
      <w:del w:id="1857" w:author="user" w:date="2019-10-22T14:49:00Z">
        <w:r>
          <w:rPr>
            <w:rFonts w:ascii="Times New Roman" w:hAnsi="Times New Roman" w:cs="Times New Roman"/>
            <w:szCs w:val="32"/>
          </w:rPr>
          <w:delText xml:space="preserve">  城市中的单位和有劳动能力的公民，应当按照国家和省有关规定履行植树和其他绿化城市的义务。</w:delText>
        </w:r>
      </w:del>
    </w:p>
    <w:p>
      <w:pPr>
        <w:pStyle w:val="Normal"/>
        <w:widowControl w:val="false"/>
        <w:overflowPunct w:val="false"/>
        <w:bidi w:val="0"/>
        <w:snapToGrid w:val="false"/>
        <w:spacing w:lineRule="exact" w:line="590" w:before="0" w:after="0"/>
        <w:ind w:firstLineChars="200" w:startChars="0" w:start="0" w:endChars="0" w:end="0"/>
        <w:jc w:val="both"/>
        <w:rPr>
          <w:del w:id="1860" w:author="user" w:date="2019-10-22T14:49:00Z"/>
          <w:rFonts w:ascii="Times New Roman" w:hAnsi="Times New Roman" w:cs="Times New Roman"/>
          <w:szCs w:val="32"/>
        </w:rPr>
      </w:pPr>
      <w:del w:id="1859" w:author="user" w:date="2019-10-22T14:49:00Z">
        <w:r>
          <w:rPr>
            <w:rFonts w:ascii="Times New Roman" w:hAnsi="Times New Roman" w:cs="Times New Roman"/>
            <w:szCs w:val="32"/>
          </w:rPr>
          <w:delText>任何单位和个人都有权举报和制止损害城市绿化以及绿化设施的行为。</w:delText>
        </w:r>
      </w:del>
    </w:p>
    <w:p>
      <w:pPr>
        <w:pStyle w:val="Normal"/>
        <w:widowControl w:val="false"/>
        <w:overflowPunct w:val="false"/>
        <w:bidi w:val="0"/>
        <w:snapToGrid w:val="false"/>
        <w:spacing w:lineRule="exact" w:line="590" w:before="0" w:after="0"/>
        <w:ind w:firstLineChars="200" w:startChars="0" w:start="0" w:endChars="0" w:end="0"/>
        <w:jc w:val="both"/>
        <w:rPr>
          <w:del w:id="1862" w:author="user" w:date="2019-10-22T14:49:00Z"/>
          <w:rFonts w:ascii="Times New Roman" w:hAnsi="Times New Roman" w:cs="Times New Roman"/>
          <w:szCs w:val="32"/>
        </w:rPr>
      </w:pPr>
      <w:del w:id="1861"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864" w:author="user" w:date="2019-10-22T14:49:00Z"/>
          <w:rFonts w:ascii="Times New Roman" w:hAnsi="Times New Roman" w:eastAsia="黑体" w:cs="Times New Roman"/>
          <w:szCs w:val="32"/>
        </w:rPr>
      </w:pPr>
      <w:del w:id="1863" w:author="user" w:date="2019-10-22T14:49:00Z">
        <w:r>
          <w:rPr>
            <w:rFonts w:ascii="Times New Roman" w:hAnsi="Times New Roman" w:cs="Times New Roman" w:eastAsia="黑体"/>
            <w:szCs w:val="32"/>
          </w:rPr>
          <w:delText>第二章  规划和建设</w:delText>
        </w:r>
      </w:del>
    </w:p>
    <w:p>
      <w:pPr>
        <w:pStyle w:val="Normal"/>
        <w:widowControl w:val="false"/>
        <w:overflowPunct w:val="false"/>
        <w:bidi w:val="0"/>
        <w:snapToGrid w:val="false"/>
        <w:spacing w:lineRule="exact" w:line="590" w:before="0" w:after="0"/>
        <w:ind w:firstLineChars="200" w:startChars="0" w:start="0" w:endChars="0" w:end="0"/>
        <w:jc w:val="both"/>
        <w:rPr>
          <w:del w:id="1866" w:author="user" w:date="2019-10-22T14:49:00Z"/>
          <w:rFonts w:ascii="Times New Roman" w:hAnsi="Times New Roman" w:eastAsia="黑体" w:cs="Times New Roman"/>
          <w:szCs w:val="32"/>
        </w:rPr>
      </w:pPr>
      <w:del w:id="1865"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869" w:author="user" w:date="2019-10-22T14:49:00Z"/>
          <w:rFonts w:ascii="Times New Roman" w:hAnsi="Times New Roman" w:cs="Times New Roman"/>
          <w:szCs w:val="32"/>
        </w:rPr>
      </w:pPr>
      <w:del w:id="1867" w:author="user" w:date="2019-10-22T14:49:00Z">
        <w:r>
          <w:rPr>
            <w:rFonts w:ascii="Times New Roman" w:hAnsi="Times New Roman" w:cs="Times New Roman" w:eastAsia="黑体"/>
            <w:szCs w:val="32"/>
          </w:rPr>
          <w:delText>第八条</w:delText>
        </w:r>
      </w:del>
      <w:del w:id="1868" w:author="user" w:date="2019-10-22T14:49:00Z">
        <w:r>
          <w:rPr>
            <w:rFonts w:ascii="Times New Roman" w:hAnsi="Times New Roman" w:cs="Times New Roman"/>
            <w:szCs w:val="32"/>
          </w:rPr>
          <w:delText xml:space="preserve">  市人民政府应当组织城市绿化行政主管部门和市自然资源规划行政主管部门等共同编制和论证城市绿化规划，并纳入城市总体规划。城市绿化规划不得擅自变更。</w:delText>
        </w:r>
      </w:del>
    </w:p>
    <w:p>
      <w:pPr>
        <w:pStyle w:val="Normal"/>
        <w:widowControl w:val="false"/>
        <w:overflowPunct w:val="false"/>
        <w:bidi w:val="0"/>
        <w:snapToGrid w:val="false"/>
        <w:spacing w:lineRule="exact" w:line="590" w:before="0" w:after="0"/>
        <w:ind w:firstLineChars="200" w:startChars="0" w:start="0" w:endChars="0" w:end="0"/>
        <w:jc w:val="both"/>
        <w:rPr>
          <w:del w:id="1871" w:author="user" w:date="2019-10-22T14:49:00Z"/>
          <w:rFonts w:ascii="Times New Roman" w:hAnsi="Times New Roman" w:cs="Times New Roman"/>
          <w:szCs w:val="32"/>
        </w:rPr>
      </w:pPr>
      <w:del w:id="1870" w:author="user" w:date="2019-10-22T14:49:00Z">
        <w:r>
          <w:rPr>
            <w:rFonts w:ascii="Times New Roman" w:hAnsi="Times New Roman" w:cs="Times New Roman"/>
            <w:szCs w:val="32"/>
          </w:rPr>
          <w:delText>城市绿化行政主管部门按照城市绿化规划，编制年度绿化建设和管理养护计划，报市人民政府批准后实施。城市绿化建设计划应当重点安排城市公共绿地、防护绿地、风景林地和干道绿化带的建设。</w:delText>
        </w:r>
      </w:del>
    </w:p>
    <w:p>
      <w:pPr>
        <w:pStyle w:val="Normal"/>
        <w:widowControl w:val="false"/>
        <w:overflowPunct w:val="false"/>
        <w:bidi w:val="0"/>
        <w:snapToGrid w:val="false"/>
        <w:spacing w:lineRule="exact" w:line="590" w:before="0" w:after="0"/>
        <w:ind w:firstLineChars="200" w:startChars="0" w:start="0" w:endChars="0" w:end="0"/>
        <w:jc w:val="both"/>
        <w:rPr>
          <w:del w:id="1874" w:author="user" w:date="2019-10-22T14:49:00Z"/>
          <w:rFonts w:ascii="Times New Roman" w:hAnsi="Times New Roman" w:cs="Times New Roman"/>
          <w:szCs w:val="32"/>
        </w:rPr>
      </w:pPr>
      <w:del w:id="1872" w:author="user" w:date="2019-10-22T14:49:00Z">
        <w:r>
          <w:rPr>
            <w:rFonts w:ascii="Times New Roman" w:hAnsi="Times New Roman" w:cs="Times New Roman" w:eastAsia="黑体"/>
            <w:szCs w:val="32"/>
          </w:rPr>
          <w:delText>第九条</w:delText>
        </w:r>
      </w:del>
      <w:del w:id="1873" w:author="user" w:date="2019-10-22T14:49:00Z">
        <w:r>
          <w:rPr>
            <w:rFonts w:ascii="Times New Roman" w:hAnsi="Times New Roman" w:cs="Times New Roman"/>
            <w:szCs w:val="32"/>
          </w:rPr>
          <w:delText xml:space="preserve">  城市绿化规划应当根据当地的特点，利用自然、人文条件，与文物古迹的保护相结合，突出地方特色。</w:delText>
        </w:r>
      </w:del>
    </w:p>
    <w:p>
      <w:pPr>
        <w:pStyle w:val="Normal"/>
        <w:widowControl w:val="false"/>
        <w:overflowPunct w:val="false"/>
        <w:bidi w:val="0"/>
        <w:snapToGrid w:val="false"/>
        <w:spacing w:lineRule="exact" w:line="590" w:before="0" w:after="0"/>
        <w:ind w:firstLineChars="200" w:startChars="0" w:start="0" w:endChars="0" w:end="0"/>
        <w:jc w:val="both"/>
        <w:rPr>
          <w:del w:id="1876" w:author="user" w:date="2019-10-22T14:49:00Z"/>
          <w:rFonts w:ascii="Times New Roman" w:hAnsi="Times New Roman" w:cs="Times New Roman"/>
          <w:szCs w:val="32"/>
        </w:rPr>
      </w:pPr>
      <w:del w:id="1875" w:author="user" w:date="2019-10-22T14:49:00Z">
        <w:r>
          <w:rPr>
            <w:rFonts w:ascii="Times New Roman" w:hAnsi="Times New Roman" w:cs="Times New Roman"/>
            <w:szCs w:val="32"/>
          </w:rPr>
          <w:delText>城市主要道路两侧的建筑物前，应当根据规划要求，选用透景、半透景的围墙、栅栏、绿篱等作为分界。</w:delText>
        </w:r>
      </w:del>
    </w:p>
    <w:p>
      <w:pPr>
        <w:pStyle w:val="Normal"/>
        <w:widowControl w:val="false"/>
        <w:overflowPunct w:val="false"/>
        <w:bidi w:val="0"/>
        <w:snapToGrid w:val="false"/>
        <w:spacing w:lineRule="exact" w:line="590" w:before="0" w:after="0"/>
        <w:ind w:firstLineChars="200" w:startChars="0" w:start="0" w:endChars="0" w:end="0"/>
        <w:jc w:val="both"/>
        <w:rPr>
          <w:del w:id="1878" w:author="user" w:date="2019-10-22T14:49:00Z"/>
          <w:rFonts w:ascii="Times New Roman" w:hAnsi="Times New Roman" w:cs="Times New Roman"/>
          <w:szCs w:val="32"/>
        </w:rPr>
      </w:pPr>
      <w:del w:id="1877" w:author="user" w:date="2019-10-22T14:49:00Z">
        <w:r>
          <w:rPr>
            <w:rFonts w:ascii="Times New Roman" w:hAnsi="Times New Roman" w:cs="Times New Roman"/>
            <w:szCs w:val="32"/>
          </w:rPr>
          <w:delText>鼓励公民利用庭院植树种花，提倡垂直绿化，美化环境。</w:delText>
        </w:r>
      </w:del>
    </w:p>
    <w:p>
      <w:pPr>
        <w:pStyle w:val="Normal"/>
        <w:widowControl w:val="false"/>
        <w:overflowPunct w:val="false"/>
        <w:bidi w:val="0"/>
        <w:snapToGrid w:val="false"/>
        <w:spacing w:lineRule="exact" w:line="590" w:before="0" w:after="0"/>
        <w:ind w:firstLineChars="200" w:startChars="0" w:start="0" w:endChars="0" w:end="0"/>
        <w:jc w:val="both"/>
        <w:rPr>
          <w:del w:id="1881" w:author="user" w:date="2019-10-22T14:49:00Z"/>
          <w:rFonts w:ascii="Times New Roman" w:hAnsi="Times New Roman" w:cs="Times New Roman"/>
          <w:szCs w:val="32"/>
        </w:rPr>
      </w:pPr>
      <w:del w:id="1879" w:author="user" w:date="2019-10-22T14:49:00Z">
        <w:r>
          <w:rPr>
            <w:rFonts w:ascii="Times New Roman" w:hAnsi="Times New Roman" w:cs="Times New Roman" w:eastAsia="黑体"/>
            <w:szCs w:val="32"/>
          </w:rPr>
          <w:delText>第十条</w:delText>
        </w:r>
      </w:del>
      <w:del w:id="1880" w:author="user" w:date="2019-10-22T14:49:00Z">
        <w:r>
          <w:rPr>
            <w:rFonts w:ascii="Times New Roman" w:hAnsi="Times New Roman" w:cs="Times New Roman"/>
            <w:szCs w:val="32"/>
          </w:rPr>
          <w:delText xml:space="preserve">  城市绿化规划应当安排与城市性质、规模和发展需要相适应的绿化用地面积。在城市新建区域，城市绿地应当不低于总用地面积的百分之三十；在旧城改造区域，城市绿地应当不低于总用地面积的百分之二十五。</w:delText>
        </w:r>
      </w:del>
    </w:p>
    <w:p>
      <w:pPr>
        <w:pStyle w:val="Normal"/>
        <w:widowControl w:val="false"/>
        <w:overflowPunct w:val="false"/>
        <w:bidi w:val="0"/>
        <w:snapToGrid w:val="false"/>
        <w:spacing w:lineRule="exact" w:line="590" w:before="0" w:after="0"/>
        <w:ind w:firstLineChars="200" w:startChars="0" w:start="0" w:endChars="0" w:end="0"/>
        <w:jc w:val="both"/>
        <w:rPr>
          <w:del w:id="1883" w:author="user" w:date="2019-10-22T14:49:00Z"/>
          <w:rFonts w:ascii="Times New Roman" w:hAnsi="Times New Roman" w:cs="Times New Roman"/>
          <w:szCs w:val="32"/>
        </w:rPr>
      </w:pPr>
      <w:del w:id="1882" w:author="user" w:date="2019-10-22T14:49:00Z">
        <w:r>
          <w:rPr>
            <w:rFonts w:ascii="Times New Roman" w:hAnsi="Times New Roman" w:cs="Times New Roman"/>
            <w:szCs w:val="32"/>
          </w:rPr>
          <w:delText>高速公路、铁路、国道、省道、主要河道两侧的绿化要求，执行国家和省有关建设标准。</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1886" w:author="user" w:date="2019-10-22T14:49:00Z"/>
          <w:rFonts w:ascii="Times New Roman" w:hAnsi="Times New Roman" w:eastAsia="黑体" w:cs="Times New Roman"/>
          <w:color w:val="000000"/>
          <w:kern w:val="0"/>
          <w:szCs w:val="28"/>
        </w:rPr>
      </w:pPr>
      <w:del w:id="1884" w:author="user" w:date="2019-10-22T14:49:00Z">
        <w:r>
          <w:rPr>
            <w:rFonts w:ascii="Times New Roman" w:hAnsi="Times New Roman" w:cs="Times New Roman" w:eastAsia="黑体"/>
            <w:color w:val="000000"/>
            <w:kern w:val="0"/>
            <w:szCs w:val="28"/>
          </w:rPr>
          <w:delText xml:space="preserve">第十一条  </w:delText>
        </w:r>
      </w:del>
      <w:del w:id="1885" w:author="user" w:date="2019-10-22T14:49:00Z">
        <w:r>
          <w:rPr>
            <w:rFonts w:ascii="Times New Roman" w:hAnsi="Times New Roman" w:cs="Times New Roman"/>
            <w:color w:val="000000"/>
            <w:kern w:val="0"/>
            <w:szCs w:val="32"/>
          </w:rPr>
          <w:delText>建设工程项目实施立体绿化的，可以按照国家、省有关立体绿化技术规范折算绿地面积。</w:delText>
        </w:r>
      </w:del>
    </w:p>
    <w:p>
      <w:pPr>
        <w:pStyle w:val="Normal"/>
        <w:widowControl w:val="false"/>
        <w:overflowPunct w:val="false"/>
        <w:bidi w:val="0"/>
        <w:snapToGrid w:val="false"/>
        <w:spacing w:lineRule="exact" w:line="590" w:before="0" w:after="0"/>
        <w:ind w:firstLineChars="200" w:startChars="0" w:start="0" w:endChars="0" w:end="0"/>
        <w:jc w:val="both"/>
        <w:rPr>
          <w:del w:id="1891" w:author="user" w:date="2019-10-22T14:49:00Z"/>
          <w:rFonts w:ascii="Times New Roman" w:hAnsi="Times New Roman" w:cs="Times New Roman"/>
          <w:szCs w:val="32"/>
        </w:rPr>
      </w:pPr>
      <w:del w:id="1887" w:author="user" w:date="2019-10-22T14:49:00Z">
        <w:r>
          <w:rPr>
            <w:rFonts w:ascii="Times New Roman" w:hAnsi="Times New Roman" w:cs="Times New Roman" w:eastAsia="黑体"/>
            <w:szCs w:val="32"/>
          </w:rPr>
          <w:delText>第十</w:delText>
        </w:r>
      </w:del>
      <w:del w:id="1888" w:author="user" w:date="2019-10-22T14:49:00Z">
        <w:r>
          <w:rPr>
            <w:rFonts w:ascii="Times New Roman" w:hAnsi="Times New Roman" w:cs="Times New Roman" w:eastAsia="黑体"/>
            <w:color w:val="000000"/>
            <w:szCs w:val="32"/>
          </w:rPr>
          <w:delText>二</w:delText>
        </w:r>
      </w:del>
      <w:del w:id="1889" w:author="user" w:date="2019-10-22T14:49:00Z">
        <w:r>
          <w:rPr>
            <w:rFonts w:ascii="Times New Roman" w:hAnsi="Times New Roman" w:cs="Times New Roman" w:eastAsia="黑体"/>
            <w:szCs w:val="32"/>
          </w:rPr>
          <w:delText>条</w:delText>
        </w:r>
      </w:del>
      <w:del w:id="1890" w:author="user" w:date="2019-10-22T14:49:00Z">
        <w:r>
          <w:rPr>
            <w:rFonts w:ascii="Times New Roman" w:hAnsi="Times New Roman" w:cs="Times New Roman"/>
            <w:szCs w:val="32"/>
          </w:rPr>
          <w:delText xml:space="preserve">  新建工程项目的附属绿化设计方案按照基本建设程序审批时，必须有市城市绿化行政主管部门参加审查。</w:delText>
        </w:r>
      </w:del>
    </w:p>
    <w:p>
      <w:pPr>
        <w:pStyle w:val="Normal"/>
        <w:widowControl w:val="false"/>
        <w:overflowPunct w:val="false"/>
        <w:bidi w:val="0"/>
        <w:snapToGrid w:val="false"/>
        <w:spacing w:lineRule="exact" w:line="590" w:before="0" w:after="0"/>
        <w:ind w:firstLineChars="200" w:startChars="0" w:start="0" w:endChars="0" w:end="0"/>
        <w:jc w:val="both"/>
        <w:rPr>
          <w:del w:id="1893" w:author="user" w:date="2019-10-22T14:49:00Z"/>
          <w:rFonts w:ascii="Times New Roman" w:hAnsi="Times New Roman" w:cs="Times New Roman"/>
          <w:szCs w:val="32"/>
        </w:rPr>
      </w:pPr>
      <w:del w:id="1892" w:author="user" w:date="2019-10-22T14:49:00Z">
        <w:r>
          <w:rPr>
            <w:rFonts w:ascii="Times New Roman" w:hAnsi="Times New Roman" w:cs="Times New Roman"/>
            <w:szCs w:val="32"/>
          </w:rPr>
          <w:delText>新建工程项目的绿化用地面积，应当达到规定的绿化用地标准。</w:delText>
        </w:r>
      </w:del>
    </w:p>
    <w:p>
      <w:pPr>
        <w:pStyle w:val="Normal"/>
        <w:widowControl w:val="false"/>
        <w:overflowPunct w:val="false"/>
        <w:bidi w:val="0"/>
        <w:snapToGrid w:val="false"/>
        <w:spacing w:lineRule="exact" w:line="590" w:before="0" w:after="0"/>
        <w:ind w:firstLineChars="200" w:startChars="0" w:start="0" w:endChars="0" w:end="0"/>
        <w:jc w:val="both"/>
        <w:rPr>
          <w:del w:id="1898" w:author="user" w:date="2019-10-22T14:49:00Z"/>
          <w:rFonts w:ascii="Times New Roman" w:hAnsi="Times New Roman" w:cs="Times New Roman"/>
          <w:szCs w:val="32"/>
        </w:rPr>
      </w:pPr>
      <w:del w:id="1894" w:author="user" w:date="2019-10-22T14:49:00Z">
        <w:r>
          <w:rPr>
            <w:rFonts w:ascii="Times New Roman" w:hAnsi="Times New Roman" w:cs="Times New Roman" w:eastAsia="黑体"/>
            <w:szCs w:val="32"/>
          </w:rPr>
          <w:delText>第十</w:delText>
        </w:r>
      </w:del>
      <w:del w:id="1895" w:author="user" w:date="2019-10-22T14:49:00Z">
        <w:r>
          <w:rPr>
            <w:rFonts w:ascii="Times New Roman" w:hAnsi="Times New Roman" w:cs="Times New Roman" w:eastAsia="黑体"/>
            <w:color w:val="000000"/>
            <w:szCs w:val="32"/>
          </w:rPr>
          <w:delText>三</w:delText>
        </w:r>
      </w:del>
      <w:del w:id="1896" w:author="user" w:date="2019-10-22T14:49:00Z">
        <w:r>
          <w:rPr>
            <w:rFonts w:ascii="Times New Roman" w:hAnsi="Times New Roman" w:cs="Times New Roman" w:eastAsia="黑体"/>
            <w:szCs w:val="32"/>
          </w:rPr>
          <w:delText>条</w:delText>
        </w:r>
      </w:del>
      <w:del w:id="1897" w:author="user" w:date="2019-10-22T14:49:00Z">
        <w:r>
          <w:rPr>
            <w:rFonts w:ascii="Times New Roman" w:hAnsi="Times New Roman" w:cs="Times New Roman"/>
            <w:szCs w:val="32"/>
          </w:rPr>
          <w:delText xml:space="preserve">  城市公共绿地、防护绿地、风景林地的绿化和城市干道绿化，由城市绿化行政主管部门组织建设；城市新建、扩建、改建的居住区绿地和单位附属绿地的绿化，除城市干道以外的城市道路、桥梁、防汛等建设工程项目的配套绿化，由建设单位组织建设，并接受城市绿化行政主管部门的管理和技术指导。</w:delText>
        </w:r>
      </w:del>
    </w:p>
    <w:p>
      <w:pPr>
        <w:pStyle w:val="Normal"/>
        <w:widowControl w:val="false"/>
        <w:overflowPunct w:val="false"/>
        <w:bidi w:val="0"/>
        <w:snapToGrid w:val="false"/>
        <w:spacing w:lineRule="exact" w:line="590" w:before="0" w:after="0"/>
        <w:ind w:firstLineChars="200" w:startChars="0" w:start="0" w:endChars="0" w:end="0"/>
        <w:jc w:val="both"/>
        <w:rPr>
          <w:del w:id="1903" w:author="user" w:date="2019-10-22T14:49:00Z"/>
          <w:rFonts w:ascii="Times New Roman" w:hAnsi="Times New Roman" w:cs="Times New Roman"/>
          <w:szCs w:val="32"/>
        </w:rPr>
      </w:pPr>
      <w:del w:id="1899" w:author="user" w:date="2019-10-22T14:49:00Z">
        <w:r>
          <w:rPr>
            <w:rFonts w:ascii="Times New Roman" w:hAnsi="Times New Roman" w:cs="Times New Roman" w:eastAsia="黑体"/>
            <w:szCs w:val="32"/>
          </w:rPr>
          <w:delText>第十</w:delText>
        </w:r>
      </w:del>
      <w:del w:id="1900" w:author="user" w:date="2019-10-22T14:49:00Z">
        <w:r>
          <w:rPr>
            <w:rFonts w:ascii="Times New Roman" w:hAnsi="Times New Roman" w:cs="Times New Roman" w:eastAsia="黑体"/>
            <w:color w:val="000000"/>
            <w:szCs w:val="32"/>
          </w:rPr>
          <w:delText>四</w:delText>
        </w:r>
      </w:del>
      <w:del w:id="1901" w:author="user" w:date="2019-10-22T14:49:00Z">
        <w:r>
          <w:rPr>
            <w:rFonts w:ascii="Times New Roman" w:hAnsi="Times New Roman" w:cs="Times New Roman" w:eastAsia="黑体"/>
            <w:szCs w:val="32"/>
          </w:rPr>
          <w:delText>条</w:delText>
        </w:r>
      </w:del>
      <w:del w:id="1902" w:author="user" w:date="2019-10-22T14:49:00Z">
        <w:r>
          <w:rPr>
            <w:rFonts w:ascii="Times New Roman" w:hAnsi="Times New Roman" w:cs="Times New Roman"/>
            <w:szCs w:val="32"/>
          </w:rPr>
          <w:delText xml:space="preserve">  城市新建、扩建、改建工程的配套绿化工程，应当在主体工程竣工后的第一个绿化季节完成。</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1909" w:author="user" w:date="2019-10-22T14:49:00Z"/>
          <w:rFonts w:ascii="Times New Roman" w:hAnsi="Times New Roman" w:cs="Times New Roman"/>
          <w:color w:val="000000"/>
          <w:kern w:val="0"/>
        </w:rPr>
      </w:pPr>
      <w:del w:id="1904" w:author="user" w:date="2019-10-22T14:49:00Z">
        <w:r>
          <w:rPr>
            <w:rFonts w:ascii="Times New Roman" w:hAnsi="Times New Roman" w:cs="Times New Roman" w:eastAsia="黑体"/>
            <w:szCs w:val="32"/>
          </w:rPr>
          <w:delText>第十</w:delText>
        </w:r>
      </w:del>
      <w:del w:id="1905" w:author="user" w:date="2019-10-22T14:49:00Z">
        <w:r>
          <w:rPr>
            <w:rFonts w:ascii="Times New Roman" w:hAnsi="Times New Roman" w:cs="Times New Roman" w:eastAsia="黑体"/>
            <w:color w:val="000000"/>
            <w:szCs w:val="32"/>
          </w:rPr>
          <w:delText>五</w:delText>
        </w:r>
      </w:del>
      <w:del w:id="1906" w:author="user" w:date="2019-10-22T14:49:00Z">
        <w:r>
          <w:rPr>
            <w:rFonts w:ascii="Times New Roman" w:hAnsi="Times New Roman" w:cs="Times New Roman" w:eastAsia="黑体"/>
            <w:szCs w:val="32"/>
          </w:rPr>
          <w:delText>条</w:delText>
        </w:r>
      </w:del>
      <w:del w:id="1907" w:author="user" w:date="2019-10-22T14:49:00Z">
        <w:r>
          <w:rPr>
            <w:rFonts w:ascii="Times New Roman" w:hAnsi="Times New Roman" w:cs="Times New Roman"/>
            <w:szCs w:val="32"/>
          </w:rPr>
          <w:delText xml:space="preserve">  </w:delText>
        </w:r>
      </w:del>
      <w:del w:id="1908" w:author="user" w:date="2019-10-22T14:49:00Z">
        <w:r>
          <w:rPr>
            <w:rFonts w:ascii="Times New Roman" w:hAnsi="Times New Roman" w:cs="Times New Roman"/>
            <w:color w:val="000000"/>
            <w:kern w:val="0"/>
          </w:rPr>
          <w:delText>城市绿化建设工程的设计和监理，应当委托持有相应资格证书的设计、监理单位承担。</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1911" w:author="user" w:date="2019-10-22T14:49:00Z"/>
          <w:rFonts w:ascii="Times New Roman" w:hAnsi="Times New Roman" w:cs="Times New Roman"/>
          <w:color w:val="000000"/>
          <w:kern w:val="0"/>
        </w:rPr>
      </w:pPr>
      <w:del w:id="1910" w:author="user" w:date="2019-10-22T14:49:00Z">
        <w:r>
          <w:rPr>
            <w:rFonts w:ascii="Times New Roman" w:hAnsi="Times New Roman" w:cs="Times New Roman"/>
            <w:color w:val="000000"/>
            <w:kern w:val="0"/>
          </w:rPr>
          <w:delText>建设单位应当于绿化工程竣工验收后，报市人民政府城市绿化行政主管部门备案。</w:delText>
        </w:r>
      </w:del>
    </w:p>
    <w:p>
      <w:pPr>
        <w:pStyle w:val="Normal"/>
        <w:widowControl w:val="false"/>
        <w:overflowPunct w:val="false"/>
        <w:bidi w:val="0"/>
        <w:snapToGrid w:val="false"/>
        <w:spacing w:lineRule="exact" w:line="590" w:before="0" w:after="0"/>
        <w:ind w:firstLineChars="200" w:startChars="0" w:start="0" w:endChars="0" w:end="0"/>
        <w:jc w:val="both"/>
        <w:rPr>
          <w:del w:id="1913" w:author="user" w:date="2019-10-22T14:49:00Z"/>
          <w:rFonts w:ascii="Times New Roman" w:hAnsi="Times New Roman" w:eastAsia="黑体" w:cs="Times New Roman"/>
          <w:color w:val="000000"/>
          <w:kern w:val="0"/>
          <w:szCs w:val="28"/>
        </w:rPr>
      </w:pPr>
      <w:del w:id="1912" w:author="user" w:date="2019-10-22T14:49:00Z">
        <w:r>
          <w:rPr>
            <w:rFonts w:ascii="Times New Roman" w:hAnsi="Times New Roman" w:cs="Times New Roman"/>
            <w:color w:val="000000"/>
            <w:kern w:val="0"/>
          </w:rPr>
          <w:delText>城市绿化行政主管部门应当按照规定对城市园林绿化工程项目实施招投标和质量监督管理，并建立信用管理机制。</w:delText>
        </w:r>
      </w:del>
    </w:p>
    <w:p>
      <w:pPr>
        <w:pStyle w:val="Normal"/>
        <w:widowControl w:val="false"/>
        <w:overflowPunct w:val="false"/>
        <w:bidi w:val="0"/>
        <w:snapToGrid w:val="false"/>
        <w:spacing w:lineRule="exact" w:line="590" w:before="0" w:after="0"/>
        <w:ind w:firstLineChars="200" w:startChars="0" w:start="0" w:endChars="0" w:end="0"/>
        <w:jc w:val="both"/>
        <w:rPr>
          <w:del w:id="1915" w:author="user" w:date="2019-10-22T14:49:00Z"/>
          <w:rFonts w:ascii="Times New Roman" w:hAnsi="Times New Roman" w:eastAsia="黑体" w:cs="Times New Roman"/>
          <w:color w:val="000000"/>
          <w:kern w:val="0"/>
          <w:szCs w:val="32"/>
        </w:rPr>
      </w:pPr>
      <w:del w:id="1914" w:author="user" w:date="2019-10-22T14:49:00Z">
        <w:r>
          <w:rPr>
            <w:rFonts w:eastAsia="黑体" w:cs="Times New Roman" w:ascii="Times New Roman" w:hAnsi="Times New Roman"/>
            <w:color w:val="000000"/>
            <w:kern w:val="0"/>
            <w:szCs w:val="32"/>
          </w:rPr>
        </w:r>
      </w:del>
    </w:p>
    <w:p>
      <w:pPr>
        <w:pStyle w:val="Normal"/>
        <w:widowControl w:val="false"/>
        <w:overflowPunct w:val="false"/>
        <w:bidi w:val="0"/>
        <w:snapToGrid w:val="false"/>
        <w:spacing w:lineRule="exact" w:line="590" w:before="0" w:after="0"/>
        <w:ind w:firstLineChars="200" w:startChars="0" w:start="0" w:endChars="0" w:end="0"/>
        <w:jc w:val="both"/>
        <w:rPr>
          <w:del w:id="1917" w:author="user" w:date="2019-10-22T14:49:00Z"/>
          <w:rFonts w:ascii="Times New Roman" w:hAnsi="Times New Roman" w:eastAsia="黑体" w:cs="Times New Roman"/>
          <w:szCs w:val="32"/>
        </w:rPr>
      </w:pPr>
      <w:del w:id="1916" w:author="user" w:date="2019-10-22T14:49:00Z">
        <w:r>
          <w:rPr>
            <w:rFonts w:ascii="Times New Roman" w:hAnsi="Times New Roman" w:cs="Times New Roman" w:eastAsia="黑体"/>
            <w:szCs w:val="32"/>
          </w:rPr>
          <w:delText>第三章  管理和保护</w:delText>
        </w:r>
      </w:del>
    </w:p>
    <w:p>
      <w:pPr>
        <w:pStyle w:val="Normal"/>
        <w:widowControl w:val="false"/>
        <w:overflowPunct w:val="false"/>
        <w:bidi w:val="0"/>
        <w:snapToGrid w:val="false"/>
        <w:spacing w:lineRule="exact" w:line="590" w:before="0" w:after="0"/>
        <w:ind w:firstLineChars="200" w:startChars="0" w:start="0" w:endChars="0" w:end="0"/>
        <w:jc w:val="both"/>
        <w:rPr>
          <w:del w:id="1919" w:author="user" w:date="2019-10-22T14:49:00Z"/>
          <w:rFonts w:ascii="Times New Roman" w:hAnsi="Times New Roman" w:eastAsia="黑体" w:cs="Times New Roman"/>
          <w:szCs w:val="32"/>
        </w:rPr>
      </w:pPr>
      <w:del w:id="1918"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1924" w:author="user" w:date="2019-10-22T14:49:00Z"/>
          <w:rFonts w:ascii="Times New Roman" w:hAnsi="Times New Roman" w:cs="Times New Roman"/>
          <w:szCs w:val="32"/>
        </w:rPr>
      </w:pPr>
      <w:del w:id="1920" w:author="user" w:date="2019-10-22T14:49:00Z">
        <w:r>
          <w:rPr>
            <w:rFonts w:ascii="Times New Roman" w:hAnsi="Times New Roman" w:cs="Times New Roman" w:eastAsia="黑体"/>
            <w:szCs w:val="32"/>
          </w:rPr>
          <w:delText>第十</w:delText>
        </w:r>
      </w:del>
      <w:del w:id="1921" w:author="user" w:date="2019-10-22T14:49:00Z">
        <w:r>
          <w:rPr>
            <w:rFonts w:ascii="Times New Roman" w:hAnsi="Times New Roman" w:cs="Times New Roman" w:eastAsia="黑体"/>
            <w:color w:val="000000"/>
            <w:szCs w:val="32"/>
          </w:rPr>
          <w:delText>六</w:delText>
        </w:r>
      </w:del>
      <w:del w:id="1922" w:author="user" w:date="2019-10-22T14:49:00Z">
        <w:r>
          <w:rPr>
            <w:rFonts w:ascii="Times New Roman" w:hAnsi="Times New Roman" w:cs="Times New Roman" w:eastAsia="黑体"/>
            <w:szCs w:val="32"/>
          </w:rPr>
          <w:delText>条</w:delText>
        </w:r>
      </w:del>
      <w:del w:id="1923" w:author="user" w:date="2019-10-22T14:49:00Z">
        <w:r>
          <w:rPr>
            <w:rFonts w:ascii="Times New Roman" w:hAnsi="Times New Roman" w:cs="Times New Roman"/>
            <w:szCs w:val="32"/>
          </w:rPr>
          <w:delText xml:space="preserve">  城市绿化的管理和保护按照下列分工实施：</w:delText>
        </w:r>
      </w:del>
    </w:p>
    <w:p>
      <w:pPr>
        <w:pStyle w:val="Normal"/>
        <w:widowControl w:val="false"/>
        <w:overflowPunct w:val="false"/>
        <w:bidi w:val="0"/>
        <w:snapToGrid w:val="false"/>
        <w:spacing w:lineRule="exact" w:line="590" w:before="0" w:after="0"/>
        <w:ind w:firstLineChars="200" w:startChars="0" w:start="0" w:endChars="0" w:end="0"/>
        <w:jc w:val="both"/>
        <w:rPr>
          <w:del w:id="1926" w:author="user" w:date="2019-10-22T14:49:00Z"/>
          <w:rFonts w:ascii="Times New Roman" w:hAnsi="Times New Roman" w:cs="Times New Roman"/>
          <w:szCs w:val="32"/>
        </w:rPr>
      </w:pPr>
      <w:del w:id="1925" w:author="user" w:date="2019-10-22T14:49:00Z">
        <w:r>
          <w:rPr>
            <w:rFonts w:ascii="Times New Roman" w:hAnsi="Times New Roman" w:cs="Times New Roman"/>
            <w:szCs w:val="32"/>
          </w:rPr>
          <w:delText>（一）城市的公共绿地、风景林地、行道树及干道绿化带的绿化，由城市绿化行政主管部门及其确定的单位负责；</w:delText>
        </w:r>
      </w:del>
    </w:p>
    <w:p>
      <w:pPr>
        <w:pStyle w:val="Normal"/>
        <w:widowControl w:val="false"/>
        <w:overflowPunct w:val="false"/>
        <w:bidi w:val="0"/>
        <w:snapToGrid w:val="false"/>
        <w:spacing w:lineRule="exact" w:line="590" w:before="0" w:after="0"/>
        <w:ind w:firstLineChars="200" w:startChars="0" w:start="0" w:endChars="0" w:end="0"/>
        <w:jc w:val="both"/>
        <w:rPr>
          <w:del w:id="1928" w:author="user" w:date="2019-10-22T14:49:00Z"/>
          <w:rFonts w:ascii="Times New Roman" w:hAnsi="Times New Roman" w:cs="Times New Roman"/>
          <w:szCs w:val="32"/>
        </w:rPr>
      </w:pPr>
      <w:del w:id="1927" w:author="user" w:date="2019-10-22T14:49:00Z">
        <w:r>
          <w:rPr>
            <w:rFonts w:ascii="Times New Roman" w:hAnsi="Times New Roman" w:cs="Times New Roman"/>
            <w:szCs w:val="32"/>
          </w:rPr>
          <w:delText>（二）单位附属绿地和单位门前责任地段的绿化，由该单位负责；</w:delText>
        </w:r>
      </w:del>
    </w:p>
    <w:p>
      <w:pPr>
        <w:pStyle w:val="Normal"/>
        <w:widowControl w:val="false"/>
        <w:overflowPunct w:val="false"/>
        <w:bidi w:val="0"/>
        <w:snapToGrid w:val="false"/>
        <w:spacing w:lineRule="exact" w:line="590" w:before="0" w:after="0"/>
        <w:ind w:firstLineChars="200" w:startChars="0" w:start="0" w:endChars="0" w:end="0"/>
        <w:jc w:val="both"/>
        <w:rPr>
          <w:del w:id="1930" w:author="user" w:date="2019-10-22T14:49:00Z"/>
          <w:rFonts w:ascii="Times New Roman" w:hAnsi="Times New Roman" w:cs="Times New Roman"/>
          <w:szCs w:val="32"/>
        </w:rPr>
      </w:pPr>
      <w:del w:id="1929" w:author="user" w:date="2019-10-22T14:49:00Z">
        <w:r>
          <w:rPr>
            <w:rFonts w:ascii="Times New Roman" w:hAnsi="Times New Roman" w:cs="Times New Roman"/>
            <w:szCs w:val="32"/>
          </w:rPr>
          <w:delText>（三）居住区绿地，由居住区的管理机构负责；</w:delText>
        </w:r>
      </w:del>
    </w:p>
    <w:p>
      <w:pPr>
        <w:pStyle w:val="Normal"/>
        <w:widowControl w:val="false"/>
        <w:overflowPunct w:val="false"/>
        <w:bidi w:val="0"/>
        <w:snapToGrid w:val="false"/>
        <w:spacing w:lineRule="exact" w:line="590" w:before="0" w:after="0"/>
        <w:ind w:firstLineChars="200" w:startChars="0" w:start="0" w:endChars="0" w:end="0"/>
        <w:jc w:val="both"/>
        <w:rPr>
          <w:del w:id="1932" w:author="user" w:date="2019-10-22T14:49:00Z"/>
          <w:rFonts w:ascii="Times New Roman" w:hAnsi="Times New Roman" w:cs="Times New Roman"/>
          <w:szCs w:val="32"/>
        </w:rPr>
      </w:pPr>
      <w:del w:id="1931" w:author="user" w:date="2019-10-22T14:49:00Z">
        <w:r>
          <w:rPr>
            <w:rFonts w:ascii="Times New Roman" w:hAnsi="Times New Roman" w:cs="Times New Roman"/>
            <w:szCs w:val="32"/>
          </w:rPr>
          <w:delText>（四）生产绿地，由其经营单位负责；</w:delText>
        </w:r>
      </w:del>
    </w:p>
    <w:p>
      <w:pPr>
        <w:pStyle w:val="Normal"/>
        <w:widowControl w:val="false"/>
        <w:overflowPunct w:val="false"/>
        <w:bidi w:val="0"/>
        <w:snapToGrid w:val="false"/>
        <w:spacing w:lineRule="exact" w:line="590" w:before="0" w:after="0"/>
        <w:ind w:firstLineChars="200" w:startChars="0" w:start="0" w:endChars="0" w:end="0"/>
        <w:jc w:val="both"/>
        <w:rPr>
          <w:del w:id="1934" w:author="user" w:date="2019-10-22T14:49:00Z"/>
          <w:rFonts w:ascii="Times New Roman" w:hAnsi="Times New Roman" w:cs="Times New Roman"/>
          <w:szCs w:val="32"/>
        </w:rPr>
      </w:pPr>
      <w:del w:id="1933" w:author="user" w:date="2019-10-22T14:49:00Z">
        <w:r>
          <w:rPr>
            <w:rFonts w:ascii="Times New Roman" w:hAnsi="Times New Roman" w:cs="Times New Roman"/>
            <w:szCs w:val="32"/>
          </w:rPr>
          <w:delText>（五）居民自有庭院内的树木，由居民负责。</w:delText>
        </w:r>
      </w:del>
    </w:p>
    <w:p>
      <w:pPr>
        <w:pStyle w:val="Normal"/>
        <w:widowControl w:val="false"/>
        <w:overflowPunct w:val="false"/>
        <w:bidi w:val="0"/>
        <w:snapToGrid w:val="false"/>
        <w:spacing w:lineRule="exact" w:line="590" w:before="0" w:after="0"/>
        <w:ind w:firstLineChars="200" w:startChars="0" w:start="0" w:endChars="0" w:end="0"/>
        <w:jc w:val="both"/>
        <w:rPr>
          <w:del w:id="1936" w:author="user" w:date="2019-10-22T14:49:00Z"/>
          <w:rFonts w:ascii="Times New Roman" w:hAnsi="Times New Roman" w:cs="Times New Roman"/>
          <w:szCs w:val="32"/>
        </w:rPr>
      </w:pPr>
      <w:del w:id="1935" w:author="user" w:date="2019-10-22T14:49:00Z">
        <w:r>
          <w:rPr>
            <w:rFonts w:ascii="Times New Roman" w:hAnsi="Times New Roman" w:cs="Times New Roman"/>
            <w:szCs w:val="32"/>
          </w:rPr>
          <w:delText>城市绿化行政主管部门和辖区专业绿化养护单位应当对前款第二项、第三项、第四项的绿化管理和保护进行指导、检查和监督。</w:delText>
        </w:r>
      </w:del>
    </w:p>
    <w:p>
      <w:pPr>
        <w:pStyle w:val="Normal"/>
        <w:widowControl w:val="false"/>
        <w:overflowPunct w:val="false"/>
        <w:bidi w:val="0"/>
        <w:snapToGrid w:val="false"/>
        <w:spacing w:lineRule="exact" w:line="590" w:before="0" w:after="0"/>
        <w:ind w:firstLineChars="200" w:startChars="0" w:start="0" w:endChars="0" w:end="0"/>
        <w:jc w:val="both"/>
        <w:rPr>
          <w:del w:id="1941" w:author="user" w:date="2019-10-22T14:49:00Z"/>
          <w:rFonts w:ascii="Times New Roman" w:hAnsi="Times New Roman" w:cs="Times New Roman"/>
          <w:szCs w:val="32"/>
        </w:rPr>
      </w:pPr>
      <w:del w:id="1937" w:author="user" w:date="2019-10-22T14:49:00Z">
        <w:r>
          <w:rPr>
            <w:rFonts w:ascii="Times New Roman" w:hAnsi="Times New Roman" w:cs="Times New Roman" w:eastAsia="黑体"/>
            <w:szCs w:val="32"/>
          </w:rPr>
          <w:delText>第十</w:delText>
        </w:r>
      </w:del>
      <w:del w:id="1938" w:author="user" w:date="2019-10-22T14:49:00Z">
        <w:r>
          <w:rPr>
            <w:rFonts w:ascii="Times New Roman" w:hAnsi="Times New Roman" w:cs="Times New Roman" w:eastAsia="黑体"/>
            <w:color w:val="000000"/>
            <w:szCs w:val="32"/>
          </w:rPr>
          <w:delText>七</w:delText>
        </w:r>
      </w:del>
      <w:del w:id="1939" w:author="user" w:date="2019-10-22T14:49:00Z">
        <w:r>
          <w:rPr>
            <w:rFonts w:ascii="Times New Roman" w:hAnsi="Times New Roman" w:cs="Times New Roman" w:eastAsia="黑体"/>
            <w:szCs w:val="32"/>
          </w:rPr>
          <w:delText>条</w:delText>
        </w:r>
      </w:del>
      <w:del w:id="1940" w:author="user" w:date="2019-10-22T14:49:00Z">
        <w:r>
          <w:rPr>
            <w:rFonts w:ascii="Times New Roman" w:hAnsi="Times New Roman" w:cs="Times New Roman"/>
            <w:szCs w:val="32"/>
          </w:rPr>
          <w:delText xml:space="preserve">  城市中的树木，不论其所有权归属，任何单位和个人不得擅自移伐、截干。确需移伐、截干的，必须经城市绿化行政主管部门审批同意。</w:delText>
        </w:r>
      </w:del>
    </w:p>
    <w:p>
      <w:pPr>
        <w:pStyle w:val="Normal"/>
        <w:widowControl w:val="false"/>
        <w:overflowPunct w:val="false"/>
        <w:bidi w:val="0"/>
        <w:snapToGrid w:val="false"/>
        <w:spacing w:lineRule="exact" w:line="590" w:before="0" w:after="0"/>
        <w:ind w:firstLineChars="200" w:startChars="0" w:start="0" w:endChars="0" w:end="0"/>
        <w:jc w:val="both"/>
        <w:rPr>
          <w:del w:id="1946" w:author="user" w:date="2019-10-22T14:49:00Z"/>
          <w:rFonts w:ascii="Times New Roman" w:hAnsi="Times New Roman" w:cs="Times New Roman"/>
          <w:szCs w:val="32"/>
        </w:rPr>
      </w:pPr>
      <w:del w:id="1942" w:author="user" w:date="2019-10-22T14:49:00Z">
        <w:r>
          <w:rPr>
            <w:rFonts w:ascii="Times New Roman" w:hAnsi="Times New Roman" w:cs="Times New Roman" w:eastAsia="黑体"/>
            <w:szCs w:val="32"/>
          </w:rPr>
          <w:delText>第十</w:delText>
        </w:r>
      </w:del>
      <w:del w:id="1943" w:author="user" w:date="2019-10-22T14:49:00Z">
        <w:r>
          <w:rPr>
            <w:rFonts w:ascii="Times New Roman" w:hAnsi="Times New Roman" w:cs="Times New Roman" w:eastAsia="黑体"/>
            <w:color w:val="000000"/>
            <w:szCs w:val="32"/>
          </w:rPr>
          <w:delText>八</w:delText>
        </w:r>
      </w:del>
      <w:del w:id="1944" w:author="user" w:date="2019-10-22T14:49:00Z">
        <w:r>
          <w:rPr>
            <w:rFonts w:ascii="Times New Roman" w:hAnsi="Times New Roman" w:cs="Times New Roman" w:eastAsia="黑体"/>
            <w:szCs w:val="32"/>
          </w:rPr>
          <w:delText>条</w:delText>
        </w:r>
      </w:del>
      <w:del w:id="1945" w:author="user" w:date="2019-10-22T14:49:00Z">
        <w:r>
          <w:rPr>
            <w:rFonts w:ascii="Times New Roman" w:hAnsi="Times New Roman" w:cs="Times New Roman"/>
            <w:szCs w:val="32"/>
          </w:rPr>
          <w:delText xml:space="preserve">  任何单位和个人不得擅自占用城市绿化用地和绿化配套设施，或者改变其使用性质；不得破坏绿化用地的地形、地貌、水体和植被。</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1948" w:author="user" w:date="2019-10-22T14:49:00Z"/>
          <w:rFonts w:ascii="Times New Roman" w:hAnsi="Times New Roman" w:cs="Times New Roman"/>
          <w:color w:val="000000"/>
          <w:kern w:val="0"/>
        </w:rPr>
      </w:pPr>
      <w:del w:id="1947" w:author="user" w:date="2019-10-22T14:49:00Z">
        <w:r>
          <w:rPr>
            <w:rFonts w:ascii="Times New Roman" w:hAnsi="Times New Roman" w:cs="Times New Roman"/>
            <w:color w:val="000000"/>
            <w:kern w:val="0"/>
          </w:rPr>
          <w:delText>因城市规划调整需要变更城市绿地的，应当征求市人民政府城市绿化行政主管部门的意见，按照有关规定办理变更城市绿地审批手续，并补偿重建绿地的土地和费用。</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1950" w:author="user" w:date="2019-10-22T14:49:00Z"/>
          <w:rFonts w:ascii="Times New Roman" w:hAnsi="Times New Roman" w:cs="Times New Roman"/>
          <w:szCs w:val="32"/>
        </w:rPr>
      </w:pPr>
      <w:del w:id="1949" w:author="user" w:date="2019-10-22T14:49:00Z">
        <w:r>
          <w:rPr>
            <w:rFonts w:ascii="Times New Roman" w:hAnsi="Times New Roman" w:cs="Times New Roman"/>
            <w:color w:val="000000"/>
            <w:kern w:val="0"/>
          </w:rPr>
          <w:delText>因建设或者其他特殊原因需要临时占用城市绿化用地的，应当经市人民政府城市绿化行政主管部门同意，按照有关规定办理临时用地审批手续，并在规定期限内恢复原状。</w:delText>
        </w:r>
      </w:del>
    </w:p>
    <w:p>
      <w:pPr>
        <w:pStyle w:val="Normal"/>
        <w:widowControl w:val="false"/>
        <w:overflowPunct w:val="false"/>
        <w:bidi w:val="0"/>
        <w:snapToGrid w:val="false"/>
        <w:spacing w:lineRule="exact" w:line="590" w:before="0" w:after="0"/>
        <w:ind w:firstLineChars="200" w:startChars="0" w:start="0" w:endChars="0" w:end="0"/>
        <w:jc w:val="both"/>
        <w:rPr>
          <w:del w:id="1955" w:author="user" w:date="2019-10-22T14:49:00Z"/>
          <w:rFonts w:ascii="Times New Roman" w:hAnsi="Times New Roman" w:cs="Times New Roman"/>
          <w:szCs w:val="32"/>
        </w:rPr>
      </w:pPr>
      <w:del w:id="1951" w:author="user" w:date="2019-10-22T14:49:00Z">
        <w:r>
          <w:rPr>
            <w:rFonts w:ascii="Times New Roman" w:hAnsi="Times New Roman" w:cs="Times New Roman" w:eastAsia="黑体"/>
            <w:szCs w:val="32"/>
          </w:rPr>
          <w:delText>第</w:delText>
        </w:r>
      </w:del>
      <w:del w:id="1952" w:author="user" w:date="2019-10-22T14:49:00Z">
        <w:r>
          <w:rPr>
            <w:rFonts w:ascii="Times New Roman" w:hAnsi="Times New Roman" w:cs="Times New Roman" w:eastAsia="黑体"/>
            <w:color w:val="000000"/>
            <w:szCs w:val="32"/>
          </w:rPr>
          <w:delText>十九</w:delText>
        </w:r>
      </w:del>
      <w:del w:id="1953" w:author="user" w:date="2019-10-22T14:49:00Z">
        <w:r>
          <w:rPr>
            <w:rFonts w:ascii="Times New Roman" w:hAnsi="Times New Roman" w:cs="Times New Roman" w:eastAsia="黑体"/>
            <w:szCs w:val="32"/>
          </w:rPr>
          <w:delText>条</w:delText>
        </w:r>
      </w:del>
      <w:del w:id="1954" w:author="user" w:date="2019-10-22T14:49:00Z">
        <w:r>
          <w:rPr>
            <w:rFonts w:ascii="Times New Roman" w:hAnsi="Times New Roman" w:cs="Times New Roman"/>
            <w:szCs w:val="32"/>
          </w:rPr>
          <w:delText xml:space="preserve">  城市树木的移伐、截干和临时占用城市绿化用地的审批，由市人民政府制定具体办法。</w:delText>
        </w:r>
      </w:del>
    </w:p>
    <w:p>
      <w:pPr>
        <w:pStyle w:val="Normal"/>
        <w:widowControl w:val="false"/>
        <w:overflowPunct w:val="false"/>
        <w:bidi w:val="0"/>
        <w:snapToGrid w:val="false"/>
        <w:spacing w:lineRule="exact" w:line="590" w:before="0" w:after="0"/>
        <w:ind w:firstLineChars="200" w:startChars="0" w:start="0" w:endChars="0" w:end="0"/>
        <w:jc w:val="both"/>
        <w:rPr>
          <w:del w:id="1958" w:author="user" w:date="2019-10-22T14:49:00Z"/>
          <w:rFonts w:ascii="Times New Roman" w:hAnsi="Times New Roman" w:cs="Times New Roman"/>
          <w:szCs w:val="32"/>
        </w:rPr>
      </w:pPr>
      <w:del w:id="1956" w:author="user" w:date="2019-10-22T14:49:00Z">
        <w:r>
          <w:rPr>
            <w:rFonts w:ascii="Times New Roman" w:hAnsi="Times New Roman" w:cs="Times New Roman" w:eastAsia="黑体"/>
            <w:szCs w:val="32"/>
          </w:rPr>
          <w:delText>第二十条</w:delText>
        </w:r>
      </w:del>
      <w:del w:id="1957" w:author="user" w:date="2019-10-22T14:49:00Z">
        <w:r>
          <w:rPr>
            <w:rFonts w:ascii="Times New Roman" w:hAnsi="Times New Roman" w:cs="Times New Roman"/>
            <w:szCs w:val="32"/>
          </w:rPr>
          <w:delText xml:space="preserve">  城市绿化行政主管部门受理树木移伐、截干或者临时占用城市绿化用地的申请后，应当在十日内审批完毕。</w:delText>
        </w:r>
      </w:del>
    </w:p>
    <w:p>
      <w:pPr>
        <w:pStyle w:val="Normal"/>
        <w:widowControl w:val="false"/>
        <w:overflowPunct w:val="false"/>
        <w:bidi w:val="0"/>
        <w:snapToGrid w:val="false"/>
        <w:spacing w:lineRule="exact" w:line="590" w:before="0" w:after="0"/>
        <w:ind w:firstLineChars="200" w:startChars="0" w:start="0" w:endChars="0" w:end="0"/>
        <w:jc w:val="both"/>
        <w:rPr>
          <w:del w:id="1963" w:author="user" w:date="2019-10-22T14:49:00Z"/>
          <w:rFonts w:ascii="Times New Roman" w:hAnsi="Times New Roman" w:cs="Times New Roman"/>
          <w:szCs w:val="32"/>
        </w:rPr>
      </w:pPr>
      <w:del w:id="1959" w:author="user" w:date="2019-10-22T14:49:00Z">
        <w:r>
          <w:rPr>
            <w:rFonts w:ascii="Times New Roman" w:hAnsi="Times New Roman" w:cs="Times New Roman" w:eastAsia="黑体"/>
            <w:szCs w:val="32"/>
          </w:rPr>
          <w:delText>第二十</w:delText>
        </w:r>
      </w:del>
      <w:del w:id="1960" w:author="user" w:date="2019-10-22T14:49:00Z">
        <w:r>
          <w:rPr>
            <w:rFonts w:ascii="Times New Roman" w:hAnsi="Times New Roman" w:cs="Times New Roman" w:eastAsia="黑体"/>
            <w:color w:val="000000"/>
            <w:szCs w:val="32"/>
          </w:rPr>
          <w:delText>一</w:delText>
        </w:r>
      </w:del>
      <w:del w:id="1961" w:author="user" w:date="2019-10-22T14:49:00Z">
        <w:r>
          <w:rPr>
            <w:rFonts w:ascii="Times New Roman" w:hAnsi="Times New Roman" w:cs="Times New Roman" w:eastAsia="黑体"/>
            <w:szCs w:val="32"/>
          </w:rPr>
          <w:delText>条</w:delText>
        </w:r>
      </w:del>
      <w:del w:id="1962" w:author="user" w:date="2019-10-22T14:49:00Z">
        <w:r>
          <w:rPr>
            <w:rFonts w:ascii="Times New Roman" w:hAnsi="Times New Roman" w:cs="Times New Roman"/>
            <w:szCs w:val="32"/>
          </w:rPr>
          <w:delText xml:space="preserve">  经批准砍伐树木的建设单位，应当按“伐一栽三”的原则予以补植并确保成活。</w:delText>
        </w:r>
      </w:del>
    </w:p>
    <w:p>
      <w:pPr>
        <w:pStyle w:val="Normal"/>
        <w:widowControl w:val="false"/>
        <w:overflowPunct w:val="false"/>
        <w:bidi w:val="0"/>
        <w:snapToGrid w:val="false"/>
        <w:spacing w:lineRule="exact" w:line="590" w:before="0" w:after="0"/>
        <w:ind w:firstLineChars="200" w:startChars="0" w:start="0" w:endChars="0" w:end="0"/>
        <w:jc w:val="both"/>
        <w:rPr>
          <w:del w:id="1965" w:author="user" w:date="2019-10-22T14:49:00Z"/>
          <w:rFonts w:ascii="Times New Roman" w:hAnsi="Times New Roman" w:cs="Times New Roman"/>
          <w:szCs w:val="32"/>
        </w:rPr>
      </w:pPr>
      <w:del w:id="1964" w:author="user" w:date="2019-10-22T14:49:00Z">
        <w:r>
          <w:rPr>
            <w:rFonts w:ascii="Times New Roman" w:hAnsi="Times New Roman" w:cs="Times New Roman"/>
            <w:szCs w:val="32"/>
          </w:rPr>
          <w:delText>自行补植有困难的，可以委托城市绿化行政主管部门或者专业绿化养护单位进行补植，所需费用由委托方承担。</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1971" w:author="user" w:date="2019-10-22T14:49:00Z"/>
          <w:rFonts w:ascii="Times New Roman" w:hAnsi="Times New Roman" w:cs="Times New Roman"/>
          <w:color w:val="000000"/>
          <w:kern w:val="0"/>
        </w:rPr>
      </w:pPr>
      <w:del w:id="1966" w:author="user" w:date="2019-10-22T14:49:00Z">
        <w:r>
          <w:rPr>
            <w:rFonts w:ascii="Times New Roman" w:hAnsi="Times New Roman" w:cs="Times New Roman" w:eastAsia="黑体"/>
            <w:szCs w:val="32"/>
          </w:rPr>
          <w:delText>第二十</w:delText>
        </w:r>
      </w:del>
      <w:del w:id="1967" w:author="user" w:date="2019-10-22T14:49:00Z">
        <w:r>
          <w:rPr>
            <w:rFonts w:ascii="Times New Roman" w:hAnsi="Times New Roman" w:cs="Times New Roman" w:eastAsia="黑体"/>
            <w:color w:val="000000"/>
            <w:szCs w:val="32"/>
          </w:rPr>
          <w:delText>二</w:delText>
        </w:r>
      </w:del>
      <w:del w:id="1968" w:author="user" w:date="2019-10-22T14:49:00Z">
        <w:r>
          <w:rPr>
            <w:rFonts w:ascii="Times New Roman" w:hAnsi="Times New Roman" w:cs="Times New Roman" w:eastAsia="黑体"/>
            <w:szCs w:val="32"/>
          </w:rPr>
          <w:delText>条</w:delText>
        </w:r>
      </w:del>
      <w:del w:id="1969" w:author="user" w:date="2019-10-22T14:49:00Z">
        <w:r>
          <w:rPr>
            <w:rFonts w:ascii="Times New Roman" w:hAnsi="Times New Roman" w:cs="Times New Roman"/>
            <w:szCs w:val="32"/>
          </w:rPr>
          <w:delText xml:space="preserve">  </w:delText>
        </w:r>
      </w:del>
      <w:del w:id="1970" w:author="user" w:date="2019-10-22T14:49:00Z">
        <w:r>
          <w:rPr>
            <w:rFonts w:ascii="Times New Roman" w:hAnsi="Times New Roman" w:cs="Times New Roman"/>
            <w:color w:val="000000"/>
            <w:kern w:val="0"/>
          </w:rPr>
          <w:delText>城市各类新建管线应当避让现有树木。确实无法避让的，在设计或者施工前，有关部门应当会同城市绿化行政主管部门确定并采取保护措施。</w:delText>
        </w:r>
      </w:del>
    </w:p>
    <w:p>
      <w:pPr>
        <w:pStyle w:val="Normal"/>
        <w:widowControl w:val="false"/>
        <w:overflowPunct w:val="false"/>
        <w:autoSpaceDE w:val="true"/>
        <w:bidi w:val="0"/>
        <w:snapToGrid w:val="false"/>
        <w:spacing w:lineRule="exact" w:line="590" w:before="0" w:after="0"/>
        <w:ind w:firstLineChars="200" w:startChars="0" w:start="0" w:endChars="0" w:end="0"/>
        <w:jc w:val="both"/>
        <w:rPr>
          <w:del w:id="1973" w:author="user" w:date="2019-10-22T14:49:00Z"/>
          <w:rFonts w:ascii="Times New Roman" w:hAnsi="Times New Roman" w:cs="Times New Roman"/>
          <w:color w:val="000000"/>
          <w:kern w:val="0"/>
        </w:rPr>
      </w:pPr>
      <w:del w:id="1972" w:author="user" w:date="2019-10-22T14:49:00Z">
        <w:r>
          <w:rPr>
            <w:rFonts w:ascii="Times New Roman" w:hAnsi="Times New Roman" w:cs="Times New Roman"/>
            <w:color w:val="000000"/>
            <w:kern w:val="0"/>
          </w:rPr>
          <w:delText>为保证管线的安全使用需要修剪树木的，应当按照兼顾管线安全使用和树木正常生长的原则进行修剪，承担修剪费用的办法，由市人民政府规定。</w:delText>
        </w:r>
      </w:del>
    </w:p>
    <w:p>
      <w:pPr>
        <w:pStyle w:val="Normal"/>
        <w:widowControl w:val="false"/>
        <w:overflowPunct w:val="false"/>
        <w:bidi w:val="0"/>
        <w:snapToGrid w:val="false"/>
        <w:spacing w:lineRule="exact" w:line="590" w:before="0" w:after="0"/>
        <w:ind w:firstLineChars="200" w:startChars="0" w:start="0" w:endChars="0" w:end="0"/>
        <w:jc w:val="both"/>
        <w:rPr>
          <w:del w:id="1975" w:author="user" w:date="2019-10-22T14:49:00Z"/>
          <w:rFonts w:ascii="Times New Roman" w:hAnsi="Times New Roman" w:eastAsia="黑体" w:cs="Times New Roman"/>
          <w:color w:val="000000"/>
          <w:kern w:val="0"/>
          <w:szCs w:val="28"/>
        </w:rPr>
      </w:pPr>
      <w:del w:id="1974" w:author="user" w:date="2019-10-22T14:49:00Z">
        <w:r>
          <w:rPr>
            <w:rFonts w:ascii="Times New Roman" w:hAnsi="Times New Roman" w:cs="Times New Roman"/>
            <w:color w:val="000000"/>
            <w:kern w:val="0"/>
          </w:rPr>
          <w:delText>因不可抗力致使树木倾斜危及管线安全时，管线管理单位可以先行扶正或者砍伐树木，但应当在三个工作日内报告城市绿化行政主管部门和绿地管理单位。</w:delText>
        </w:r>
      </w:del>
    </w:p>
    <w:p>
      <w:pPr>
        <w:pStyle w:val="Normal"/>
        <w:widowControl w:val="false"/>
        <w:overflowPunct w:val="false"/>
        <w:bidi w:val="0"/>
        <w:snapToGrid w:val="false"/>
        <w:spacing w:lineRule="exact" w:line="590" w:before="0" w:after="0"/>
        <w:ind w:firstLineChars="200" w:startChars="0" w:start="0" w:endChars="0" w:end="0"/>
        <w:jc w:val="both"/>
        <w:rPr>
          <w:del w:id="1981" w:author="user" w:date="2019-10-22T14:49:00Z"/>
          <w:rFonts w:ascii="Times New Roman" w:hAnsi="Times New Roman" w:cs="Times New Roman"/>
          <w:szCs w:val="32"/>
        </w:rPr>
      </w:pPr>
      <w:del w:id="1976" w:author="user" w:date="2019-10-22T14:49:00Z">
        <w:r>
          <w:rPr>
            <w:rFonts w:ascii="Times New Roman" w:hAnsi="Times New Roman" w:cs="Times New Roman" w:eastAsia="黑体"/>
            <w:szCs w:val="32"/>
          </w:rPr>
          <w:delText>第二十</w:delText>
        </w:r>
      </w:del>
      <w:del w:id="1977" w:author="user" w:date="2019-10-22T14:49:00Z">
        <w:r>
          <w:rPr>
            <w:rFonts w:ascii="Times New Roman" w:hAnsi="Times New Roman" w:cs="Times New Roman" w:eastAsia="黑体"/>
            <w:color w:val="000000"/>
            <w:szCs w:val="32"/>
          </w:rPr>
          <w:delText>三</w:delText>
        </w:r>
      </w:del>
      <w:del w:id="1978" w:author="user" w:date="2019-10-22T14:49:00Z">
        <w:r>
          <w:rPr>
            <w:rFonts w:ascii="Times New Roman" w:hAnsi="Times New Roman" w:cs="Times New Roman" w:eastAsia="黑体"/>
            <w:szCs w:val="32"/>
          </w:rPr>
          <w:delText>条</w:delText>
        </w:r>
      </w:del>
      <w:del w:id="1979" w:author="user" w:date="2019-10-22T14:49:00Z">
        <w:r>
          <w:rPr>
            <w:rFonts w:ascii="Times New Roman" w:hAnsi="Times New Roman" w:cs="Times New Roman"/>
            <w:szCs w:val="32"/>
          </w:rPr>
          <w:delText xml:space="preserve">  </w:delText>
        </w:r>
      </w:del>
      <w:del w:id="1980" w:author="user" w:date="2019-10-22T14:49:00Z">
        <w:r>
          <w:rPr>
            <w:rFonts w:ascii="Times New Roman" w:hAnsi="Times New Roman" w:cs="Times New Roman"/>
            <w:spacing w:val="-12"/>
            <w:szCs w:val="32"/>
          </w:rPr>
          <w:delText>新建管线或者新种树木，应当参照以下间距规定：</w:delText>
        </w:r>
      </w:del>
    </w:p>
    <w:p>
      <w:pPr>
        <w:pStyle w:val="Normal"/>
        <w:widowControl w:val="false"/>
        <w:overflowPunct w:val="false"/>
        <w:bidi w:val="0"/>
        <w:snapToGrid w:val="false"/>
        <w:spacing w:lineRule="exact" w:line="590" w:before="0" w:after="0"/>
        <w:ind w:firstLineChars="200" w:startChars="0" w:start="0" w:endChars="0" w:end="0"/>
        <w:jc w:val="both"/>
        <w:rPr>
          <w:del w:id="1983" w:author="user" w:date="2019-10-22T14:49:00Z"/>
          <w:rFonts w:ascii="Times New Roman" w:hAnsi="Times New Roman" w:cs="Times New Roman"/>
          <w:szCs w:val="32"/>
        </w:rPr>
      </w:pPr>
      <w:del w:id="1982" w:author="user" w:date="2019-10-22T14:49:00Z">
        <w:r>
          <w:rPr>
            <w:rFonts w:ascii="Times New Roman" w:hAnsi="Times New Roman" w:cs="Times New Roman"/>
            <w:szCs w:val="32"/>
          </w:rPr>
          <w:delText>（一）地下管线的外缘，离树干中心不少于零点九五米；</w:delText>
        </w:r>
      </w:del>
    </w:p>
    <w:p>
      <w:pPr>
        <w:pStyle w:val="Normal"/>
        <w:widowControl w:val="false"/>
        <w:overflowPunct w:val="false"/>
        <w:bidi w:val="0"/>
        <w:snapToGrid w:val="false"/>
        <w:spacing w:lineRule="exact" w:line="590" w:before="0" w:after="0"/>
        <w:ind w:firstLineChars="200" w:startChars="0" w:start="0" w:endChars="0" w:end="0"/>
        <w:jc w:val="both"/>
        <w:rPr>
          <w:del w:id="1985" w:author="user" w:date="2019-10-22T14:49:00Z"/>
          <w:rFonts w:ascii="Times New Roman" w:hAnsi="Times New Roman" w:cs="Times New Roman"/>
          <w:szCs w:val="32"/>
        </w:rPr>
      </w:pPr>
      <w:del w:id="1984" w:author="user" w:date="2019-10-22T14:49:00Z">
        <w:r>
          <w:rPr>
            <w:rFonts w:ascii="Times New Roman" w:hAnsi="Times New Roman" w:cs="Times New Roman"/>
            <w:szCs w:val="32"/>
          </w:rPr>
          <w:delText>（二）架设电杆、消防设备等，离树干中心不少于一米；</w:delText>
        </w:r>
      </w:del>
    </w:p>
    <w:p>
      <w:pPr>
        <w:pStyle w:val="Normal"/>
        <w:widowControl w:val="false"/>
        <w:overflowPunct w:val="false"/>
        <w:bidi w:val="0"/>
        <w:snapToGrid w:val="false"/>
        <w:spacing w:lineRule="exact" w:line="590" w:before="0" w:after="0"/>
        <w:ind w:firstLineChars="200" w:startChars="0" w:start="0" w:endChars="0" w:end="0"/>
        <w:jc w:val="both"/>
        <w:rPr>
          <w:del w:id="1987" w:author="user" w:date="2019-10-22T14:49:00Z"/>
          <w:rFonts w:ascii="Times New Roman" w:hAnsi="Times New Roman" w:cs="Times New Roman"/>
          <w:szCs w:val="32"/>
        </w:rPr>
      </w:pPr>
      <w:del w:id="1986" w:author="user" w:date="2019-10-22T14:49:00Z">
        <w:r>
          <w:rPr>
            <w:rFonts w:ascii="Times New Roman" w:hAnsi="Times New Roman" w:cs="Times New Roman"/>
            <w:szCs w:val="32"/>
          </w:rPr>
          <w:delText>（三）高压输电线的高度不低于九米。</w:delText>
        </w:r>
      </w:del>
    </w:p>
    <w:p>
      <w:pPr>
        <w:pStyle w:val="Normal"/>
        <w:widowControl w:val="false"/>
        <w:overflowPunct w:val="false"/>
        <w:bidi w:val="0"/>
        <w:snapToGrid w:val="false"/>
        <w:spacing w:lineRule="exact" w:line="590" w:before="0" w:after="0"/>
        <w:ind w:firstLineChars="200" w:startChars="0" w:start="0" w:endChars="0" w:end="0"/>
        <w:jc w:val="both"/>
        <w:rPr>
          <w:del w:id="1992" w:author="user" w:date="2019-10-22T14:49:00Z"/>
          <w:rFonts w:ascii="Times New Roman" w:hAnsi="Times New Roman" w:cs="Times New Roman"/>
          <w:szCs w:val="32"/>
        </w:rPr>
      </w:pPr>
      <w:del w:id="1988" w:author="user" w:date="2019-10-22T14:49:00Z">
        <w:r>
          <w:rPr>
            <w:rFonts w:ascii="Times New Roman" w:hAnsi="Times New Roman" w:cs="Times New Roman" w:eastAsia="黑体"/>
            <w:szCs w:val="32"/>
          </w:rPr>
          <w:delText>第二十</w:delText>
        </w:r>
      </w:del>
      <w:del w:id="1989" w:author="user" w:date="2019-10-22T14:49:00Z">
        <w:r>
          <w:rPr>
            <w:rFonts w:ascii="Times New Roman" w:hAnsi="Times New Roman" w:cs="Times New Roman" w:eastAsia="黑体"/>
            <w:color w:val="000000"/>
            <w:szCs w:val="32"/>
          </w:rPr>
          <w:delText>四</w:delText>
        </w:r>
      </w:del>
      <w:del w:id="1990" w:author="user" w:date="2019-10-22T14:49:00Z">
        <w:r>
          <w:rPr>
            <w:rFonts w:ascii="Times New Roman" w:hAnsi="Times New Roman" w:cs="Times New Roman" w:eastAsia="黑体"/>
            <w:szCs w:val="32"/>
          </w:rPr>
          <w:delText>条</w:delText>
        </w:r>
      </w:del>
      <w:del w:id="1991" w:author="user" w:date="2019-10-22T14:49:00Z">
        <w:r>
          <w:rPr>
            <w:rFonts w:ascii="Times New Roman" w:hAnsi="Times New Roman" w:cs="Times New Roman"/>
            <w:szCs w:val="32"/>
          </w:rPr>
          <w:delText xml:space="preserve">  任何单位和个人不得有下列损坏城市绿化及其设施的行为：</w:delText>
        </w:r>
      </w:del>
    </w:p>
    <w:p>
      <w:pPr>
        <w:pStyle w:val="Normal"/>
        <w:widowControl w:val="false"/>
        <w:overflowPunct w:val="false"/>
        <w:bidi w:val="0"/>
        <w:snapToGrid w:val="false"/>
        <w:spacing w:lineRule="exact" w:line="590" w:before="0" w:after="0"/>
        <w:ind w:firstLineChars="200" w:startChars="0" w:start="0" w:endChars="0" w:end="0"/>
        <w:jc w:val="both"/>
        <w:rPr>
          <w:del w:id="1994" w:author="user" w:date="2019-10-22T14:49:00Z"/>
          <w:rFonts w:ascii="Times New Roman" w:hAnsi="Times New Roman" w:cs="Times New Roman"/>
          <w:szCs w:val="32"/>
        </w:rPr>
      </w:pPr>
      <w:del w:id="1993" w:author="user" w:date="2019-10-22T14:49:00Z">
        <w:r>
          <w:rPr>
            <w:rFonts w:ascii="Times New Roman" w:hAnsi="Times New Roman" w:cs="Times New Roman"/>
            <w:szCs w:val="32"/>
          </w:rPr>
          <w:delText>（一）在城市绿化规划范围内非法开山采石、毁林种植、围湖造田、放牧狩猎、建坟立碑；</w:delText>
        </w:r>
      </w:del>
    </w:p>
    <w:p>
      <w:pPr>
        <w:pStyle w:val="Normal"/>
        <w:widowControl w:val="false"/>
        <w:overflowPunct w:val="false"/>
        <w:bidi w:val="0"/>
        <w:snapToGrid w:val="false"/>
        <w:spacing w:lineRule="exact" w:line="590" w:before="0" w:after="0"/>
        <w:ind w:firstLineChars="200" w:startChars="0" w:start="0" w:endChars="0" w:end="0"/>
        <w:jc w:val="both"/>
        <w:rPr>
          <w:del w:id="1996" w:author="user" w:date="2019-10-22T14:49:00Z"/>
          <w:rFonts w:ascii="Times New Roman" w:hAnsi="Times New Roman" w:cs="Times New Roman"/>
          <w:szCs w:val="32"/>
        </w:rPr>
      </w:pPr>
      <w:del w:id="1995" w:author="user" w:date="2019-10-22T14:49:00Z">
        <w:r>
          <w:rPr>
            <w:rFonts w:ascii="Times New Roman" w:hAnsi="Times New Roman" w:cs="Times New Roman"/>
            <w:szCs w:val="32"/>
          </w:rPr>
          <w:delText>（二）在绿地内堆放杂物，掘挖、损毁花木；</w:delText>
        </w:r>
      </w:del>
    </w:p>
    <w:p>
      <w:pPr>
        <w:pStyle w:val="Normal"/>
        <w:widowControl w:val="false"/>
        <w:overflowPunct w:val="false"/>
        <w:bidi w:val="0"/>
        <w:snapToGrid w:val="false"/>
        <w:spacing w:lineRule="exact" w:line="590" w:before="0" w:after="0"/>
        <w:ind w:firstLineChars="200" w:startChars="0" w:start="0" w:endChars="0" w:end="0"/>
        <w:jc w:val="both"/>
        <w:rPr>
          <w:del w:id="1998" w:author="user" w:date="2019-10-22T14:49:00Z"/>
          <w:rFonts w:ascii="Times New Roman" w:hAnsi="Times New Roman" w:cs="Times New Roman"/>
          <w:szCs w:val="32"/>
        </w:rPr>
      </w:pPr>
      <w:del w:id="1997" w:author="user" w:date="2019-10-22T14:49:00Z">
        <w:r>
          <w:rPr>
            <w:rFonts w:ascii="Times New Roman" w:hAnsi="Times New Roman" w:cs="Times New Roman"/>
            <w:szCs w:val="32"/>
          </w:rPr>
          <w:delText>（三）在树木上缠绕绳索、钉钉、架设电线电缆和照明设施；</w:delText>
        </w:r>
      </w:del>
    </w:p>
    <w:p>
      <w:pPr>
        <w:pStyle w:val="Normal"/>
        <w:widowControl w:val="false"/>
        <w:overflowPunct w:val="false"/>
        <w:bidi w:val="0"/>
        <w:snapToGrid w:val="false"/>
        <w:spacing w:lineRule="exact" w:line="590" w:before="0" w:after="0"/>
        <w:ind w:firstLineChars="200" w:startChars="0" w:start="0" w:endChars="0" w:end="0"/>
        <w:jc w:val="both"/>
        <w:rPr>
          <w:del w:id="2000" w:author="user" w:date="2019-10-22T14:49:00Z"/>
          <w:rFonts w:ascii="Times New Roman" w:hAnsi="Times New Roman" w:cs="Times New Roman"/>
          <w:szCs w:val="32"/>
        </w:rPr>
      </w:pPr>
      <w:del w:id="1999" w:author="user" w:date="2019-10-22T14:49:00Z">
        <w:r>
          <w:rPr>
            <w:rFonts w:ascii="Times New Roman" w:hAnsi="Times New Roman" w:cs="Times New Roman"/>
            <w:szCs w:val="32"/>
          </w:rPr>
          <w:delText>（四）在绿地内擅自采花摘果、采折种条、挖采中草药及野生种苗；</w:delText>
        </w:r>
      </w:del>
    </w:p>
    <w:p>
      <w:pPr>
        <w:pStyle w:val="Normal"/>
        <w:widowControl w:val="false"/>
        <w:overflowPunct w:val="false"/>
        <w:bidi w:val="0"/>
        <w:snapToGrid w:val="false"/>
        <w:spacing w:lineRule="exact" w:line="590" w:before="0" w:after="0"/>
        <w:ind w:firstLineChars="200" w:startChars="0" w:start="0" w:endChars="0" w:end="0"/>
        <w:jc w:val="both"/>
        <w:rPr>
          <w:del w:id="2002" w:author="user" w:date="2019-10-22T14:49:00Z"/>
          <w:rFonts w:ascii="Times New Roman" w:hAnsi="Times New Roman" w:cs="Times New Roman"/>
          <w:szCs w:val="32"/>
        </w:rPr>
      </w:pPr>
      <w:del w:id="2001" w:author="user" w:date="2019-10-22T14:49:00Z">
        <w:r>
          <w:rPr>
            <w:rFonts w:ascii="Times New Roman" w:hAnsi="Times New Roman" w:cs="Times New Roman"/>
            <w:szCs w:val="32"/>
          </w:rPr>
          <w:delText>（五）在绿地内擅自搭建建筑物、构筑物，围圈树木、立杆竖牌、设置广告设施；</w:delText>
        </w:r>
      </w:del>
    </w:p>
    <w:p>
      <w:pPr>
        <w:pStyle w:val="Normal"/>
        <w:widowControl w:val="false"/>
        <w:overflowPunct w:val="false"/>
        <w:bidi w:val="0"/>
        <w:snapToGrid w:val="false"/>
        <w:spacing w:lineRule="exact" w:line="590" w:before="0" w:after="0"/>
        <w:ind w:firstLineChars="200" w:startChars="0" w:start="0" w:endChars="0" w:end="0"/>
        <w:jc w:val="both"/>
        <w:rPr>
          <w:del w:id="2004" w:author="user" w:date="2019-10-22T14:49:00Z"/>
          <w:rFonts w:ascii="Times New Roman" w:hAnsi="Times New Roman" w:cs="Times New Roman"/>
          <w:szCs w:val="32"/>
        </w:rPr>
      </w:pPr>
      <w:del w:id="2003" w:author="user" w:date="2019-10-22T14:49:00Z">
        <w:r>
          <w:rPr>
            <w:rFonts w:ascii="Times New Roman" w:hAnsi="Times New Roman" w:cs="Times New Roman"/>
            <w:szCs w:val="32"/>
          </w:rPr>
          <w:delText>（六）擅自在城市公共绿地范围内开设商业、服务摊点；</w:delText>
        </w:r>
      </w:del>
    </w:p>
    <w:p>
      <w:pPr>
        <w:pStyle w:val="Normal"/>
        <w:widowControl w:val="false"/>
        <w:overflowPunct w:val="false"/>
        <w:bidi w:val="0"/>
        <w:snapToGrid w:val="false"/>
        <w:spacing w:lineRule="exact" w:line="590" w:before="0" w:after="0"/>
        <w:ind w:firstLineChars="200" w:startChars="0" w:start="0" w:endChars="0" w:end="0"/>
        <w:jc w:val="both"/>
        <w:rPr>
          <w:del w:id="2006" w:author="user" w:date="2019-10-22T14:49:00Z"/>
          <w:rFonts w:ascii="Times New Roman" w:hAnsi="Times New Roman" w:cs="Times New Roman"/>
          <w:szCs w:val="32"/>
        </w:rPr>
      </w:pPr>
      <w:del w:id="2005" w:author="user" w:date="2019-10-22T14:49:00Z">
        <w:r>
          <w:rPr>
            <w:rFonts w:ascii="Times New Roman" w:hAnsi="Times New Roman" w:cs="Times New Roman"/>
            <w:szCs w:val="32"/>
          </w:rPr>
          <w:delText>（七）向城市绿地内倾倒生活垃圾、建筑垃圾、有害废水等废弃物；</w:delText>
        </w:r>
      </w:del>
    </w:p>
    <w:p>
      <w:pPr>
        <w:pStyle w:val="Normal"/>
        <w:widowControl w:val="false"/>
        <w:overflowPunct w:val="false"/>
        <w:bidi w:val="0"/>
        <w:snapToGrid w:val="false"/>
        <w:spacing w:lineRule="exact" w:line="590" w:before="0" w:after="0"/>
        <w:ind w:firstLineChars="200" w:startChars="0" w:start="0" w:endChars="0" w:end="0"/>
        <w:jc w:val="both"/>
        <w:rPr>
          <w:del w:id="2008" w:author="user" w:date="2019-10-22T14:49:00Z"/>
          <w:rFonts w:ascii="Times New Roman" w:hAnsi="Times New Roman" w:cs="Times New Roman"/>
          <w:szCs w:val="32"/>
        </w:rPr>
      </w:pPr>
      <w:del w:id="2007" w:author="user" w:date="2019-10-22T14:49:00Z">
        <w:r>
          <w:rPr>
            <w:rFonts w:ascii="Times New Roman" w:hAnsi="Times New Roman" w:cs="Times New Roman"/>
            <w:szCs w:val="32"/>
          </w:rPr>
          <w:delText>（八）其他损坏城市绿化及其配套设施的行为。</w:delText>
        </w:r>
      </w:del>
    </w:p>
    <w:p>
      <w:pPr>
        <w:pStyle w:val="Normal"/>
        <w:widowControl w:val="false"/>
        <w:overflowPunct w:val="false"/>
        <w:bidi w:val="0"/>
        <w:snapToGrid w:val="false"/>
        <w:spacing w:lineRule="exact" w:line="590" w:before="0" w:after="0"/>
        <w:ind w:firstLineChars="200" w:startChars="0" w:start="0" w:endChars="0" w:end="0"/>
        <w:jc w:val="both"/>
        <w:rPr>
          <w:del w:id="2010" w:author="user" w:date="2019-10-22T14:49:00Z"/>
          <w:rFonts w:ascii="Times New Roman" w:hAnsi="Times New Roman" w:cs="Times New Roman"/>
          <w:szCs w:val="32"/>
        </w:rPr>
      </w:pPr>
      <w:del w:id="2009"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2012" w:author="user" w:date="2019-10-22T14:49:00Z"/>
          <w:rFonts w:ascii="Times New Roman" w:hAnsi="Times New Roman" w:eastAsia="黑体" w:cs="Times New Roman"/>
          <w:szCs w:val="32"/>
        </w:rPr>
      </w:pPr>
      <w:del w:id="2011" w:author="user" w:date="2019-10-22T14:49:00Z">
        <w:r>
          <w:rPr>
            <w:rFonts w:ascii="Times New Roman" w:hAnsi="Times New Roman" w:cs="Times New Roman" w:eastAsia="黑体"/>
            <w:szCs w:val="32"/>
          </w:rPr>
          <w:delText>第四章  奖励和处罚</w:delText>
        </w:r>
      </w:del>
    </w:p>
    <w:p>
      <w:pPr>
        <w:pStyle w:val="Normal"/>
        <w:widowControl w:val="false"/>
        <w:overflowPunct w:val="false"/>
        <w:bidi w:val="0"/>
        <w:snapToGrid w:val="false"/>
        <w:spacing w:lineRule="exact" w:line="590" w:before="0" w:after="0"/>
        <w:ind w:firstLineChars="200" w:startChars="0" w:start="0" w:endChars="0" w:end="0"/>
        <w:jc w:val="both"/>
        <w:rPr>
          <w:del w:id="2014" w:author="user" w:date="2019-10-22T14:49:00Z"/>
          <w:rFonts w:ascii="Times New Roman" w:hAnsi="Times New Roman" w:eastAsia="黑体" w:cs="Times New Roman"/>
          <w:szCs w:val="32"/>
        </w:rPr>
      </w:pPr>
      <w:del w:id="2013"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2019" w:author="user" w:date="2019-10-22T14:49:00Z"/>
          <w:rFonts w:ascii="Times New Roman" w:hAnsi="Times New Roman" w:cs="Times New Roman"/>
          <w:szCs w:val="32"/>
        </w:rPr>
      </w:pPr>
      <w:del w:id="2015" w:author="user" w:date="2019-10-22T14:49:00Z">
        <w:r>
          <w:rPr>
            <w:rFonts w:ascii="Times New Roman" w:hAnsi="Times New Roman" w:cs="Times New Roman" w:eastAsia="黑体"/>
            <w:szCs w:val="32"/>
          </w:rPr>
          <w:delText>第二十</w:delText>
        </w:r>
      </w:del>
      <w:del w:id="2016" w:author="user" w:date="2019-10-22T14:49:00Z">
        <w:r>
          <w:rPr>
            <w:rFonts w:ascii="Times New Roman" w:hAnsi="Times New Roman" w:cs="Times New Roman" w:eastAsia="黑体"/>
            <w:color w:val="000000"/>
            <w:szCs w:val="32"/>
          </w:rPr>
          <w:delText>五</w:delText>
        </w:r>
      </w:del>
      <w:del w:id="2017" w:author="user" w:date="2019-10-22T14:49:00Z">
        <w:r>
          <w:rPr>
            <w:rFonts w:ascii="Times New Roman" w:hAnsi="Times New Roman" w:cs="Times New Roman" w:eastAsia="黑体"/>
            <w:szCs w:val="32"/>
          </w:rPr>
          <w:delText>条</w:delText>
        </w:r>
      </w:del>
      <w:del w:id="2018" w:author="user" w:date="2019-10-22T14:49:00Z">
        <w:r>
          <w:rPr>
            <w:rFonts w:ascii="Times New Roman" w:hAnsi="Times New Roman" w:cs="Times New Roman"/>
            <w:szCs w:val="32"/>
          </w:rPr>
          <w:delText xml:space="preserve">  有下列行为之一的，各级人民政府或者城市绿化行政主管部门应当给予表彰或者奖励：</w:delText>
        </w:r>
      </w:del>
    </w:p>
    <w:p>
      <w:pPr>
        <w:pStyle w:val="Normal"/>
        <w:widowControl w:val="false"/>
        <w:overflowPunct w:val="false"/>
        <w:bidi w:val="0"/>
        <w:snapToGrid w:val="false"/>
        <w:spacing w:lineRule="exact" w:line="590" w:before="0" w:after="0"/>
        <w:ind w:firstLineChars="200" w:startChars="0" w:start="0" w:endChars="0" w:end="0"/>
        <w:jc w:val="both"/>
        <w:rPr>
          <w:del w:id="2021" w:author="user" w:date="2019-10-22T14:49:00Z"/>
          <w:rFonts w:ascii="Times New Roman" w:hAnsi="Times New Roman" w:cs="Times New Roman"/>
          <w:szCs w:val="32"/>
        </w:rPr>
      </w:pPr>
      <w:del w:id="2020" w:author="user" w:date="2019-10-22T14:49:00Z">
        <w:r>
          <w:rPr>
            <w:rFonts w:ascii="Times New Roman" w:hAnsi="Times New Roman" w:cs="Times New Roman"/>
            <w:szCs w:val="32"/>
          </w:rPr>
          <w:delText>（一）实施城市绿化规划、改善城市绿化面貌，成绩显著的；</w:delText>
        </w:r>
      </w:del>
    </w:p>
    <w:p>
      <w:pPr>
        <w:pStyle w:val="Normal"/>
        <w:widowControl w:val="false"/>
        <w:overflowPunct w:val="false"/>
        <w:bidi w:val="0"/>
        <w:snapToGrid w:val="false"/>
        <w:spacing w:lineRule="exact" w:line="590" w:before="0" w:after="0"/>
        <w:ind w:firstLineChars="200" w:startChars="0" w:start="0" w:endChars="0" w:end="0"/>
        <w:jc w:val="both"/>
        <w:rPr>
          <w:del w:id="2023" w:author="user" w:date="2019-10-22T14:49:00Z"/>
          <w:rFonts w:ascii="Times New Roman" w:hAnsi="Times New Roman" w:cs="Times New Roman"/>
          <w:szCs w:val="32"/>
        </w:rPr>
      </w:pPr>
      <w:del w:id="2022" w:author="user" w:date="2019-10-22T14:49:00Z">
        <w:r>
          <w:rPr>
            <w:rFonts w:ascii="Times New Roman" w:hAnsi="Times New Roman" w:cs="Times New Roman"/>
            <w:szCs w:val="32"/>
          </w:rPr>
          <w:delText>（二）对绿化规划、建设、管理和保护提出合理化建议，被采纳的；</w:delText>
        </w:r>
      </w:del>
    </w:p>
    <w:p>
      <w:pPr>
        <w:pStyle w:val="Normal"/>
        <w:widowControl w:val="false"/>
        <w:overflowPunct w:val="false"/>
        <w:bidi w:val="0"/>
        <w:snapToGrid w:val="false"/>
        <w:spacing w:lineRule="exact" w:line="590" w:before="0" w:after="0"/>
        <w:ind w:firstLineChars="200" w:startChars="0" w:start="0" w:endChars="0" w:end="0"/>
        <w:jc w:val="both"/>
        <w:rPr>
          <w:del w:id="2025" w:author="user" w:date="2019-10-22T14:49:00Z"/>
          <w:rFonts w:ascii="Times New Roman" w:hAnsi="Times New Roman" w:cs="Times New Roman"/>
          <w:szCs w:val="32"/>
        </w:rPr>
      </w:pPr>
      <w:del w:id="2024" w:author="user" w:date="2019-10-22T14:49:00Z">
        <w:r>
          <w:rPr>
            <w:rFonts w:ascii="Times New Roman" w:hAnsi="Times New Roman" w:cs="Times New Roman"/>
            <w:szCs w:val="32"/>
          </w:rPr>
          <w:delText>（三）检举或者制止破坏绿化行为，效果显著的；</w:delText>
        </w:r>
      </w:del>
    </w:p>
    <w:p>
      <w:pPr>
        <w:pStyle w:val="Normal"/>
        <w:widowControl w:val="false"/>
        <w:overflowPunct w:val="false"/>
        <w:bidi w:val="0"/>
        <w:snapToGrid w:val="false"/>
        <w:spacing w:lineRule="exact" w:line="590" w:before="0" w:after="0"/>
        <w:ind w:firstLineChars="200" w:startChars="0" w:start="0" w:endChars="0" w:end="0"/>
        <w:jc w:val="both"/>
        <w:rPr>
          <w:del w:id="2027" w:author="user" w:date="2019-10-22T14:49:00Z"/>
          <w:rFonts w:ascii="Times New Roman" w:hAnsi="Times New Roman" w:cs="Times New Roman"/>
          <w:szCs w:val="32"/>
        </w:rPr>
      </w:pPr>
      <w:del w:id="2026" w:author="user" w:date="2019-10-22T14:49:00Z">
        <w:r>
          <w:rPr>
            <w:rFonts w:ascii="Times New Roman" w:hAnsi="Times New Roman" w:cs="Times New Roman"/>
            <w:szCs w:val="32"/>
          </w:rPr>
          <w:delText>（四）举报城市绿化工作人员滥用职权、徇私舞弊的行为，经查实的；</w:delText>
        </w:r>
      </w:del>
    </w:p>
    <w:p>
      <w:pPr>
        <w:pStyle w:val="Normal"/>
        <w:widowControl w:val="false"/>
        <w:overflowPunct w:val="false"/>
        <w:bidi w:val="0"/>
        <w:snapToGrid w:val="false"/>
        <w:spacing w:lineRule="exact" w:line="590" w:before="0" w:after="0"/>
        <w:ind w:firstLineChars="200" w:startChars="0" w:start="0" w:endChars="0" w:end="0"/>
        <w:jc w:val="both"/>
        <w:rPr>
          <w:del w:id="2029" w:author="user" w:date="2019-10-22T14:49:00Z"/>
          <w:rFonts w:ascii="Times New Roman" w:hAnsi="Times New Roman" w:cs="Times New Roman"/>
          <w:szCs w:val="32"/>
        </w:rPr>
      </w:pPr>
      <w:del w:id="2028" w:author="user" w:date="2019-10-22T14:49:00Z">
        <w:r>
          <w:rPr>
            <w:rFonts w:ascii="Times New Roman" w:hAnsi="Times New Roman" w:cs="Times New Roman"/>
            <w:szCs w:val="32"/>
          </w:rPr>
          <w:delText>（五）其他应当给予表彰或者奖励的行为。</w:delText>
        </w:r>
      </w:del>
    </w:p>
    <w:p>
      <w:pPr>
        <w:pStyle w:val="Normal"/>
        <w:widowControl w:val="false"/>
        <w:overflowPunct w:val="false"/>
        <w:bidi w:val="0"/>
        <w:snapToGrid w:val="false"/>
        <w:spacing w:lineRule="exact" w:line="590" w:before="0" w:after="0"/>
        <w:ind w:firstLineChars="200" w:startChars="0" w:start="0" w:endChars="0" w:end="0"/>
        <w:jc w:val="both"/>
        <w:rPr>
          <w:del w:id="2034" w:author="user" w:date="2019-10-22T14:49:00Z"/>
          <w:rFonts w:ascii="Times New Roman" w:hAnsi="Times New Roman" w:cs="Times New Roman"/>
          <w:szCs w:val="32"/>
        </w:rPr>
      </w:pPr>
      <w:del w:id="2030" w:author="user" w:date="2019-10-22T14:49:00Z">
        <w:r>
          <w:rPr>
            <w:rFonts w:ascii="Times New Roman" w:hAnsi="Times New Roman" w:cs="Times New Roman" w:eastAsia="黑体"/>
            <w:szCs w:val="32"/>
          </w:rPr>
          <w:delText>第二十</w:delText>
        </w:r>
      </w:del>
      <w:del w:id="2031" w:author="user" w:date="2019-10-22T14:49:00Z">
        <w:r>
          <w:rPr>
            <w:rFonts w:ascii="Times New Roman" w:hAnsi="Times New Roman" w:cs="Times New Roman" w:eastAsia="黑体"/>
            <w:color w:val="000000"/>
            <w:szCs w:val="32"/>
          </w:rPr>
          <w:delText>六</w:delText>
        </w:r>
      </w:del>
      <w:del w:id="2032" w:author="user" w:date="2019-10-22T14:49:00Z">
        <w:r>
          <w:rPr>
            <w:rFonts w:ascii="Times New Roman" w:hAnsi="Times New Roman" w:cs="Times New Roman" w:eastAsia="黑体"/>
            <w:szCs w:val="32"/>
          </w:rPr>
          <w:delText>条</w:delText>
        </w:r>
      </w:del>
      <w:del w:id="2033" w:author="user" w:date="2019-10-22T14:49:00Z">
        <w:r>
          <w:rPr>
            <w:rFonts w:ascii="Times New Roman" w:hAnsi="Times New Roman" w:cs="Times New Roman"/>
            <w:szCs w:val="32"/>
          </w:rPr>
          <w:delText xml:space="preserve">  违反本条例规定，有下列行为之一的，由城市绿化行政主管部门或者其委托的符合行政处罚法规定的组织责令改正，予以警告，并可处以罚款；造成损失的，应当承担赔偿责任：</w:delText>
        </w:r>
      </w:del>
    </w:p>
    <w:p>
      <w:pPr>
        <w:pStyle w:val="Normal"/>
        <w:widowControl w:val="false"/>
        <w:overflowPunct w:val="false"/>
        <w:bidi w:val="0"/>
        <w:snapToGrid w:val="false"/>
        <w:spacing w:lineRule="exact" w:line="590" w:before="0" w:after="0"/>
        <w:ind w:firstLineChars="200" w:startChars="0" w:start="0" w:endChars="0" w:end="0"/>
        <w:jc w:val="both"/>
        <w:rPr>
          <w:del w:id="2036" w:author="user" w:date="2019-10-22T14:49:00Z"/>
          <w:rFonts w:ascii="Times New Roman" w:hAnsi="Times New Roman" w:cs="Times New Roman"/>
          <w:szCs w:val="32"/>
        </w:rPr>
      </w:pPr>
      <w:del w:id="2035" w:author="user" w:date="2019-10-22T14:49:00Z">
        <w:r>
          <w:rPr>
            <w:rFonts w:ascii="Times New Roman" w:hAnsi="Times New Roman" w:cs="Times New Roman"/>
            <w:szCs w:val="32"/>
          </w:rPr>
          <w:delText>（一）违反已批准的绿化规划，缩小绿地面积的，处以缩小面积部分每平方米五百元以上一千元以下罚款；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2038" w:author="user" w:date="2019-10-22T14:49:00Z"/>
          <w:rFonts w:ascii="Times New Roman" w:hAnsi="Times New Roman" w:cs="Times New Roman"/>
          <w:szCs w:val="32"/>
        </w:rPr>
      </w:pPr>
      <w:del w:id="2037" w:author="user" w:date="2019-10-22T14:49:00Z">
        <w:r>
          <w:rPr>
            <w:rFonts w:ascii="Times New Roman" w:hAnsi="Times New Roman" w:cs="Times New Roman"/>
            <w:szCs w:val="32"/>
          </w:rPr>
          <w:delText>（二）擅自移伐、截干树木或者虽经批准砍伐但未按照规定补植的，处以损失费一倍以上五倍以下罚款；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2040" w:author="user" w:date="2019-10-22T14:49:00Z"/>
          <w:rFonts w:ascii="Times New Roman" w:hAnsi="Times New Roman" w:cs="Times New Roman"/>
          <w:szCs w:val="32"/>
        </w:rPr>
      </w:pPr>
      <w:del w:id="2039" w:author="user" w:date="2019-10-22T14:49:00Z">
        <w:r>
          <w:rPr>
            <w:rFonts w:ascii="Times New Roman" w:hAnsi="Times New Roman" w:cs="Times New Roman"/>
            <w:szCs w:val="32"/>
          </w:rPr>
          <w:delText>（三）擅自占用城市绿化用地，责令限期退还，恢复原状，可以并处占用城市绿化用地面积每平方米五百元以上一千元以下的罚款；</w:delText>
        </w:r>
      </w:del>
    </w:p>
    <w:p>
      <w:pPr>
        <w:pStyle w:val="Normal"/>
        <w:widowControl w:val="false"/>
        <w:overflowPunct w:val="false"/>
        <w:bidi w:val="0"/>
        <w:snapToGrid w:val="false"/>
        <w:spacing w:lineRule="exact" w:line="590" w:before="0" w:after="0"/>
        <w:ind w:firstLineChars="200" w:startChars="0" w:start="0" w:endChars="0" w:end="0"/>
        <w:jc w:val="both"/>
        <w:rPr>
          <w:del w:id="2044" w:author="user" w:date="2019-10-22T14:49:00Z"/>
          <w:rFonts w:ascii="Times New Roman" w:hAnsi="Times New Roman" w:cs="Times New Roman"/>
          <w:szCs w:val="32"/>
        </w:rPr>
      </w:pPr>
      <w:del w:id="2041" w:author="user" w:date="2019-10-22T14:49:00Z">
        <w:r>
          <w:rPr>
            <w:rFonts w:ascii="Times New Roman" w:hAnsi="Times New Roman" w:cs="Times New Roman"/>
            <w:szCs w:val="32"/>
          </w:rPr>
          <w:delText>（四）违反本条例第二十四条第二项、第三项、第</w:delText>
        </w:r>
      </w:del>
      <w:del w:id="2042" w:author="user" w:date="2019-10-22T14:49:00Z">
        <w:r>
          <w:rPr>
            <w:rFonts w:ascii="Times New Roman" w:hAnsi="Times New Roman" w:cs="Times New Roman"/>
            <w:color w:val="000000"/>
            <w:szCs w:val="32"/>
          </w:rPr>
          <w:delText>四项、第</w:delText>
        </w:r>
      </w:del>
      <w:del w:id="2043" w:author="user" w:date="2019-10-22T14:49:00Z">
        <w:r>
          <w:rPr>
            <w:rFonts w:ascii="Times New Roman" w:hAnsi="Times New Roman" w:cs="Times New Roman"/>
            <w:szCs w:val="32"/>
          </w:rPr>
          <w:delText>七项规定的，处以五十元以上二百元以下罚款；违反第一项、第五项、第六项规定的，处以一千元以上五千元以下罚款。</w:delText>
        </w:r>
      </w:del>
    </w:p>
    <w:p>
      <w:pPr>
        <w:pStyle w:val="Normal"/>
        <w:widowControl w:val="false"/>
        <w:overflowPunct w:val="false"/>
        <w:bidi w:val="0"/>
        <w:snapToGrid w:val="false"/>
        <w:spacing w:lineRule="exact" w:line="590" w:before="0" w:after="0"/>
        <w:ind w:firstLineChars="200" w:startChars="0" w:start="0" w:endChars="0" w:end="0"/>
        <w:jc w:val="both"/>
        <w:rPr>
          <w:del w:id="2046" w:author="user" w:date="2019-10-22T14:49:00Z"/>
          <w:rFonts w:ascii="Times New Roman" w:hAnsi="Times New Roman" w:cs="Times New Roman"/>
          <w:szCs w:val="32"/>
        </w:rPr>
      </w:pPr>
      <w:del w:id="2045" w:author="user" w:date="2019-10-22T14:49:00Z">
        <w:r>
          <w:rPr>
            <w:rFonts w:ascii="Times New Roman" w:hAnsi="Times New Roman" w:cs="Times New Roman"/>
            <w:szCs w:val="32"/>
          </w:rPr>
          <w:delText>新建工程项目的附属绿化设计方案未经批准或者未按照批准的设计方案施工的，由城市绿化行政主管部门责令停止施工、限期改正或者采取其他补救措施。</w:delText>
        </w:r>
      </w:del>
    </w:p>
    <w:p>
      <w:pPr>
        <w:pStyle w:val="Normal"/>
        <w:widowControl w:val="false"/>
        <w:overflowPunct w:val="false"/>
        <w:bidi w:val="0"/>
        <w:snapToGrid w:val="false"/>
        <w:spacing w:lineRule="exact" w:line="590" w:before="0" w:after="0"/>
        <w:ind w:firstLineChars="200" w:startChars="0" w:start="0" w:endChars="0" w:end="0"/>
        <w:jc w:val="both"/>
        <w:rPr>
          <w:del w:id="2049" w:author="user" w:date="2019-10-22T14:49:00Z"/>
          <w:rFonts w:ascii="Times New Roman" w:hAnsi="Times New Roman" w:cs="Times New Roman"/>
          <w:szCs w:val="32"/>
        </w:rPr>
      </w:pPr>
      <w:del w:id="2047" w:author="user" w:date="2019-10-22T14:49:00Z">
        <w:r>
          <w:rPr>
            <w:rFonts w:ascii="Times New Roman" w:hAnsi="Times New Roman" w:cs="Times New Roman" w:eastAsia="黑体"/>
            <w:szCs w:val="32"/>
          </w:rPr>
          <w:delText>第二十七条</w:delText>
        </w:r>
      </w:del>
      <w:del w:id="2048" w:author="user" w:date="2019-10-22T14:49:00Z">
        <w:r>
          <w:rPr>
            <w:rFonts w:ascii="Times New Roman" w:hAnsi="Times New Roman" w:cs="Times New Roman"/>
            <w:szCs w:val="32"/>
          </w:rPr>
          <w:delText xml:space="preserve">  违反本条例规定，有关法律、法规已有处罚规定的，从其规定。</w:delText>
        </w:r>
      </w:del>
    </w:p>
    <w:p>
      <w:pPr>
        <w:pStyle w:val="Normal"/>
        <w:widowControl w:val="false"/>
        <w:overflowPunct w:val="false"/>
        <w:bidi w:val="0"/>
        <w:snapToGrid w:val="false"/>
        <w:spacing w:lineRule="exact" w:line="590" w:before="0" w:after="0"/>
        <w:ind w:firstLineChars="200" w:startChars="0" w:start="0" w:endChars="0" w:end="0"/>
        <w:jc w:val="both"/>
        <w:rPr>
          <w:del w:id="2052" w:author="user" w:date="2019-10-22T14:49:00Z"/>
          <w:rFonts w:ascii="Times New Roman" w:hAnsi="Times New Roman" w:cs="Times New Roman"/>
          <w:szCs w:val="32"/>
        </w:rPr>
      </w:pPr>
      <w:del w:id="2050" w:author="user" w:date="2019-10-22T14:49:00Z">
        <w:r>
          <w:rPr>
            <w:rFonts w:ascii="Times New Roman" w:hAnsi="Times New Roman" w:cs="Times New Roman" w:eastAsia="黑体"/>
            <w:szCs w:val="32"/>
          </w:rPr>
          <w:delText>第二十八条</w:delText>
        </w:r>
      </w:del>
      <w:del w:id="2051" w:author="user" w:date="2019-10-22T14:49:00Z">
        <w:r>
          <w:rPr>
            <w:rFonts w:ascii="Times New Roman" w:hAnsi="Times New Roman" w:cs="Times New Roman"/>
            <w:szCs w:val="32"/>
          </w:rPr>
          <w:delText xml:space="preserve">  对违反本条例的直接责任人员或者单位负责人，城市绿化行政主管部门可以建议其所在单位或者上级主管机关给予行政处分；应当给予治安管理处罚的，由公安机关依照《中华人民共和国治安管理处罚法》的规定进行处罚；构成犯罪的，依法追究刑事责任。</w:delText>
        </w:r>
      </w:del>
    </w:p>
    <w:p>
      <w:pPr>
        <w:pStyle w:val="Normal"/>
        <w:widowControl w:val="false"/>
        <w:overflowPunct w:val="false"/>
        <w:bidi w:val="0"/>
        <w:snapToGrid w:val="false"/>
        <w:spacing w:lineRule="exact" w:line="590" w:before="0" w:after="0"/>
        <w:ind w:firstLineChars="200" w:startChars="0" w:start="0" w:endChars="0" w:end="0"/>
        <w:jc w:val="both"/>
        <w:rPr>
          <w:del w:id="2057" w:author="user" w:date="2019-10-22T14:49:00Z"/>
          <w:rFonts w:ascii="Times New Roman" w:hAnsi="Times New Roman" w:cs="Times New Roman"/>
          <w:szCs w:val="32"/>
        </w:rPr>
      </w:pPr>
      <w:del w:id="2053" w:author="user" w:date="2019-10-22T14:49:00Z">
        <w:r>
          <w:rPr>
            <w:rFonts w:ascii="Times New Roman" w:hAnsi="Times New Roman" w:cs="Times New Roman" w:eastAsia="黑体"/>
            <w:szCs w:val="32"/>
          </w:rPr>
          <w:delText>第</w:delText>
        </w:r>
      </w:del>
      <w:del w:id="2054" w:author="user" w:date="2019-10-22T14:49:00Z">
        <w:r>
          <w:rPr>
            <w:rFonts w:ascii="Times New Roman" w:hAnsi="Times New Roman" w:cs="Times New Roman" w:eastAsia="黑体"/>
            <w:color w:val="000000"/>
            <w:szCs w:val="32"/>
          </w:rPr>
          <w:delText>二十九</w:delText>
        </w:r>
      </w:del>
      <w:del w:id="2055" w:author="user" w:date="2019-10-22T14:49:00Z">
        <w:r>
          <w:rPr>
            <w:rFonts w:ascii="Times New Roman" w:hAnsi="Times New Roman" w:cs="Times New Roman" w:eastAsia="黑体"/>
            <w:szCs w:val="32"/>
          </w:rPr>
          <w:delText>条</w:delText>
        </w:r>
      </w:del>
      <w:del w:id="2056" w:author="user" w:date="2019-10-22T14:49:00Z">
        <w:r>
          <w:rPr>
            <w:rFonts w:ascii="Times New Roman" w:hAnsi="Times New Roman" w:cs="Times New Roman"/>
            <w:szCs w:val="32"/>
          </w:rPr>
          <w:delText xml:space="preserve">  从事城市绿化管理的工作人员玩忽职守、滥用职权、徇私舞弊的，由其所在单位或者上级主管机关给予行政处分；构成犯罪的，依法追究刑事责任。</w:delText>
        </w:r>
      </w:del>
    </w:p>
    <w:p>
      <w:pPr>
        <w:pStyle w:val="Normal"/>
        <w:widowControl w:val="false"/>
        <w:overflowPunct w:val="false"/>
        <w:bidi w:val="0"/>
        <w:snapToGrid w:val="false"/>
        <w:spacing w:lineRule="exact" w:line="590" w:before="0" w:after="0"/>
        <w:ind w:firstLineChars="200" w:startChars="0" w:start="0" w:endChars="0" w:end="0"/>
        <w:jc w:val="both"/>
        <w:rPr>
          <w:del w:id="2059" w:author="user" w:date="2019-10-22T14:49:00Z"/>
          <w:rFonts w:ascii="Times New Roman" w:hAnsi="Times New Roman" w:cs="Times New Roman"/>
          <w:szCs w:val="32"/>
        </w:rPr>
      </w:pPr>
      <w:del w:id="2058"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2061" w:author="user" w:date="2019-10-22T14:49:00Z"/>
          <w:rFonts w:ascii="Times New Roman" w:hAnsi="Times New Roman" w:eastAsia="黑体" w:cs="Times New Roman"/>
          <w:szCs w:val="32"/>
        </w:rPr>
      </w:pPr>
      <w:del w:id="2060" w:author="user" w:date="2019-10-22T14:49:00Z">
        <w:r>
          <w:rPr>
            <w:rFonts w:ascii="Times New Roman" w:hAnsi="Times New Roman" w:cs="Times New Roman" w:eastAsia="黑体"/>
            <w:szCs w:val="32"/>
          </w:rPr>
          <w:delText>第五章  附则</w:delText>
        </w:r>
      </w:del>
    </w:p>
    <w:p>
      <w:pPr>
        <w:pStyle w:val="Normal"/>
        <w:widowControl w:val="false"/>
        <w:overflowPunct w:val="false"/>
        <w:bidi w:val="0"/>
        <w:snapToGrid w:val="false"/>
        <w:spacing w:lineRule="exact" w:line="590" w:before="0" w:after="0"/>
        <w:ind w:firstLineChars="200" w:startChars="0" w:start="0" w:endChars="0" w:end="0"/>
        <w:jc w:val="both"/>
        <w:rPr>
          <w:del w:id="2063" w:author="user" w:date="2019-10-22T14:49:00Z"/>
          <w:rFonts w:ascii="Times New Roman" w:hAnsi="Times New Roman" w:eastAsia="黑体" w:cs="Times New Roman"/>
          <w:szCs w:val="32"/>
        </w:rPr>
      </w:pPr>
      <w:del w:id="2062" w:author="user" w:date="2019-10-22T14:49:00Z">
        <w:r>
          <w:rPr>
            <w:rFonts w:eastAsia="黑体"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2066" w:author="user" w:date="2019-10-22T14:49:00Z"/>
          <w:rFonts w:ascii="Times New Roman" w:hAnsi="Times New Roman" w:cs="Times New Roman"/>
          <w:szCs w:val="32"/>
        </w:rPr>
      </w:pPr>
      <w:del w:id="2064" w:author="user" w:date="2019-10-22T14:49:00Z">
        <w:r>
          <w:rPr>
            <w:rFonts w:ascii="Times New Roman" w:hAnsi="Times New Roman" w:cs="Times New Roman" w:eastAsia="黑体"/>
            <w:szCs w:val="32"/>
          </w:rPr>
          <w:delText>第三十条</w:delText>
        </w:r>
      </w:del>
      <w:del w:id="2065" w:author="user" w:date="2019-10-22T14:49:00Z">
        <w:r>
          <w:rPr>
            <w:rFonts w:ascii="Times New Roman" w:hAnsi="Times New Roman" w:cs="Times New Roman"/>
            <w:szCs w:val="32"/>
          </w:rPr>
          <w:delText xml:space="preserve">  城市规划区内的古树名木保护和管理，按照有关规定执行。</w:delText>
        </w:r>
      </w:del>
    </w:p>
    <w:p>
      <w:pPr>
        <w:pStyle w:val="Normal"/>
        <w:widowControl w:val="false"/>
        <w:overflowPunct w:val="false"/>
        <w:bidi w:val="0"/>
        <w:snapToGrid w:val="false"/>
        <w:spacing w:lineRule="exact" w:line="590" w:before="0" w:after="0"/>
        <w:ind w:firstLineChars="200" w:startChars="0" w:start="0" w:endChars="0" w:end="0"/>
        <w:jc w:val="both"/>
        <w:rPr>
          <w:del w:id="2071" w:author="user" w:date="2019-10-22T14:49:00Z"/>
          <w:rFonts w:ascii="Times New Roman" w:hAnsi="Times New Roman" w:cs="Times New Roman"/>
          <w:szCs w:val="32"/>
        </w:rPr>
      </w:pPr>
      <w:del w:id="2067" w:author="user" w:date="2019-10-22T14:49:00Z">
        <w:r>
          <w:rPr>
            <w:rFonts w:ascii="Times New Roman" w:hAnsi="Times New Roman" w:cs="Times New Roman" w:eastAsia="黑体"/>
            <w:szCs w:val="32"/>
          </w:rPr>
          <w:delText>第三十</w:delText>
        </w:r>
      </w:del>
      <w:del w:id="2068" w:author="user" w:date="2019-10-22T14:49:00Z">
        <w:r>
          <w:rPr>
            <w:rFonts w:ascii="Times New Roman" w:hAnsi="Times New Roman" w:cs="Times New Roman" w:eastAsia="黑体"/>
            <w:color w:val="000000"/>
            <w:szCs w:val="32"/>
          </w:rPr>
          <w:delText>一</w:delText>
        </w:r>
      </w:del>
      <w:del w:id="2069" w:author="user" w:date="2019-10-22T14:49:00Z">
        <w:r>
          <w:rPr>
            <w:rFonts w:ascii="Times New Roman" w:hAnsi="Times New Roman" w:cs="Times New Roman" w:eastAsia="黑体"/>
            <w:szCs w:val="32"/>
          </w:rPr>
          <w:delText>条</w:delText>
        </w:r>
      </w:del>
      <w:del w:id="2070" w:author="user" w:date="2019-10-22T14:49:00Z">
        <w:r>
          <w:rPr>
            <w:rFonts w:ascii="Times New Roman" w:hAnsi="Times New Roman" w:cs="Times New Roman"/>
            <w:szCs w:val="32"/>
          </w:rPr>
          <w:delText xml:space="preserve">  不设区的市参照本条例执行。</w:delText>
        </w:r>
      </w:del>
    </w:p>
    <w:p>
      <w:pPr>
        <w:pStyle w:val="Normal"/>
        <w:widowControl w:val="false"/>
        <w:overflowPunct w:val="false"/>
        <w:bidi w:val="0"/>
        <w:snapToGrid w:val="false"/>
        <w:spacing w:lineRule="exact" w:line="590" w:before="0" w:after="0"/>
        <w:ind w:firstLineChars="200" w:startChars="0" w:start="0" w:endChars="0" w:end="0"/>
        <w:jc w:val="both"/>
        <w:rPr>
          <w:del w:id="2088" w:author="user" w:date="2019-10-22T14:49:00Z"/>
          <w:rFonts w:ascii="Times New Roman" w:hAnsi="Times New Roman" w:cs="Times New Roman"/>
          <w:szCs w:val="32"/>
        </w:rPr>
      </w:pPr>
      <w:del w:id="2072" w:author="user" w:date="2019-10-22T14:49:00Z">
        <w:r>
          <w:rPr>
            <w:rFonts w:ascii="Times New Roman" w:hAnsi="Times New Roman" w:cs="Times New Roman" w:eastAsia="黑体"/>
            <w:szCs w:val="32"/>
          </w:rPr>
          <w:delText>第三十</w:delText>
        </w:r>
      </w:del>
      <w:del w:id="2073" w:author="user" w:date="2019-10-22T14:49:00Z">
        <w:r>
          <w:rPr>
            <w:rFonts w:ascii="Times New Roman" w:hAnsi="Times New Roman" w:cs="Times New Roman" w:eastAsia="黑体"/>
            <w:color w:val="000000"/>
            <w:szCs w:val="32"/>
          </w:rPr>
          <w:delText>二</w:delText>
        </w:r>
      </w:del>
      <w:del w:id="2074" w:author="user" w:date="2019-10-22T14:49:00Z">
        <w:r>
          <w:rPr>
            <w:rFonts w:ascii="Times New Roman" w:hAnsi="Times New Roman" w:cs="Times New Roman" w:eastAsia="黑体"/>
            <w:szCs w:val="32"/>
          </w:rPr>
          <w:delText>条</w:delText>
        </w:r>
      </w:del>
      <w:del w:id="2075" w:author="user" w:date="2019-10-22T14:49:00Z">
        <w:r>
          <w:rPr>
            <w:rFonts w:ascii="Times New Roman" w:hAnsi="Times New Roman" w:cs="Times New Roman"/>
            <w:szCs w:val="32"/>
          </w:rPr>
          <w:delText xml:space="preserve">  本条例自</w:delText>
        </w:r>
      </w:del>
      <w:del w:id="2076" w:author="user" w:date="2019-10-22T14:49:00Z">
        <w:r>
          <w:rPr>
            <w:rFonts w:cs="Times New Roman" w:ascii="Times New Roman" w:hAnsi="Times New Roman"/>
            <w:szCs w:val="32"/>
          </w:rPr>
          <w:delText>2001</w:delText>
        </w:r>
      </w:del>
      <w:del w:id="2077" w:author="user" w:date="2019-10-22T14:49:00Z">
        <w:r>
          <w:rPr>
            <w:rFonts w:ascii="Times New Roman" w:hAnsi="Times New Roman" w:cs="Times New Roman"/>
            <w:szCs w:val="32"/>
          </w:rPr>
          <w:delText>年</w:delText>
        </w:r>
      </w:del>
      <w:del w:id="2078" w:author="user" w:date="2019-10-22T14:49:00Z">
        <w:r>
          <w:rPr>
            <w:rFonts w:cs="Times New Roman" w:ascii="Times New Roman" w:hAnsi="Times New Roman"/>
            <w:szCs w:val="32"/>
          </w:rPr>
          <w:delText>10</w:delText>
        </w:r>
      </w:del>
      <w:del w:id="2079" w:author="user" w:date="2019-10-22T14:49:00Z">
        <w:r>
          <w:rPr>
            <w:rFonts w:ascii="Times New Roman" w:hAnsi="Times New Roman" w:cs="Times New Roman"/>
            <w:szCs w:val="32"/>
          </w:rPr>
          <w:delText>月</w:delText>
        </w:r>
      </w:del>
      <w:del w:id="2080" w:author="user" w:date="2019-10-22T14:49:00Z">
        <w:r>
          <w:rPr>
            <w:rFonts w:cs="Times New Roman" w:ascii="Times New Roman" w:hAnsi="Times New Roman"/>
            <w:szCs w:val="32"/>
          </w:rPr>
          <w:delText>1</w:delText>
        </w:r>
      </w:del>
      <w:del w:id="2081" w:author="user" w:date="2019-10-22T14:49:00Z">
        <w:r>
          <w:rPr>
            <w:rFonts w:ascii="Times New Roman" w:hAnsi="Times New Roman" w:cs="Times New Roman"/>
            <w:szCs w:val="32"/>
          </w:rPr>
          <w:delText>日起施行。</w:delText>
        </w:r>
      </w:del>
      <w:del w:id="2082" w:author="user" w:date="2019-10-22T14:49:00Z">
        <w:r>
          <w:rPr>
            <w:rFonts w:cs="Times New Roman" w:ascii="Times New Roman" w:hAnsi="Times New Roman"/>
            <w:szCs w:val="32"/>
          </w:rPr>
          <w:delText>1993</w:delText>
        </w:r>
      </w:del>
      <w:del w:id="2083" w:author="user" w:date="2019-10-22T14:49:00Z">
        <w:r>
          <w:rPr>
            <w:rFonts w:ascii="Times New Roman" w:hAnsi="Times New Roman" w:cs="Times New Roman"/>
            <w:szCs w:val="32"/>
          </w:rPr>
          <w:delText>年</w:delText>
        </w:r>
      </w:del>
      <w:del w:id="2084" w:author="user" w:date="2019-10-22T14:49:00Z">
        <w:r>
          <w:rPr>
            <w:rFonts w:cs="Times New Roman" w:ascii="Times New Roman" w:hAnsi="Times New Roman"/>
            <w:szCs w:val="32"/>
          </w:rPr>
          <w:delText>10</w:delText>
        </w:r>
      </w:del>
      <w:del w:id="2085" w:author="user" w:date="2019-10-22T14:49:00Z">
        <w:r>
          <w:rPr>
            <w:rFonts w:ascii="Times New Roman" w:hAnsi="Times New Roman" w:cs="Times New Roman"/>
            <w:szCs w:val="32"/>
          </w:rPr>
          <w:delText>月</w:delText>
        </w:r>
      </w:del>
      <w:del w:id="2086" w:author="user" w:date="2019-10-22T14:49:00Z">
        <w:r>
          <w:rPr>
            <w:rFonts w:cs="Times New Roman" w:ascii="Times New Roman" w:hAnsi="Times New Roman"/>
            <w:szCs w:val="32"/>
          </w:rPr>
          <w:delText>23</w:delText>
        </w:r>
      </w:del>
      <w:del w:id="2087" w:author="user" w:date="2019-10-22T14:49:00Z">
        <w:r>
          <w:rPr>
            <w:rFonts w:ascii="Times New Roman" w:hAnsi="Times New Roman" w:cs="Times New Roman"/>
            <w:szCs w:val="32"/>
          </w:rPr>
          <w:delText>日无锡市人民政府公布的《无锡市城市绿化管理实施办法》同时废止。</w:delText>
        </w:r>
      </w:del>
      <w:r>
        <w:br w:type="page"/>
      </w:r>
    </w:p>
    <w:p>
      <w:pPr>
        <w:pStyle w:val="Normal"/>
        <w:widowControl w:val="false"/>
        <w:overflowPunct w:val="false"/>
        <w:bidi w:val="0"/>
        <w:snapToGrid w:val="false"/>
        <w:spacing w:lineRule="exact" w:line="590" w:before="0" w:after="0"/>
        <w:ind w:firstLineChars="200" w:startChars="0" w:start="0" w:endChars="0" w:end="0"/>
        <w:jc w:val="both"/>
        <w:rPr>
          <w:del w:id="2090" w:author="user" w:date="2019-10-22T14:49:00Z"/>
          <w:rFonts w:ascii="Times New Roman" w:hAnsi="Times New Roman" w:cs="Times New Roman"/>
          <w:color w:val="000000"/>
          <w:szCs w:val="32"/>
        </w:rPr>
      </w:pPr>
      <w:del w:id="2089" w:author="user" w:date="2019-10-22T14:49:00Z">
        <w:r>
          <w:rPr>
            <w:rFonts w:cs="Times New Roman" w:ascii="Times New Roman" w:hAnsi="Times New Roman"/>
            <w:color w:val="000000"/>
            <w:szCs w:val="32"/>
          </w:rPr>
        </w:r>
      </w:del>
    </w:p>
    <w:p>
      <w:pPr>
        <w:pStyle w:val="Normal"/>
        <w:widowControl w:val="false"/>
        <w:overflowPunct w:val="false"/>
        <w:bidi w:val="0"/>
        <w:snapToGrid w:val="false"/>
        <w:spacing w:lineRule="exact" w:line="590" w:before="0" w:after="0"/>
        <w:ind w:firstLineChars="200" w:startChars="0" w:start="0" w:endChars="0" w:end="0"/>
        <w:jc w:val="both"/>
        <w:rPr>
          <w:del w:id="2092" w:author="user" w:date="2019-10-22T14:49:00Z"/>
          <w:rFonts w:ascii="Times New Roman" w:hAnsi="Times New Roman" w:eastAsia="方正小标宋简体" w:cs="Times New Roman"/>
          <w:color w:val="000000"/>
          <w:sz w:val="44"/>
          <w:szCs w:val="44"/>
        </w:rPr>
      </w:pPr>
      <w:del w:id="2091" w:author="user" w:date="2019-10-22T14:49:00Z">
        <w:r>
          <w:rPr>
            <w:rFonts w:eastAsia="方正小标宋简体" w:cs="Times New Roman" w:ascii="Times New Roman" w:hAnsi="Times New Roman"/>
            <w:color w:val="000000"/>
            <w:sz w:val="44"/>
            <w:szCs w:val="44"/>
          </w:rPr>
        </w:r>
      </w:del>
    </w:p>
    <w:p>
      <w:pPr>
        <w:pStyle w:val="Normal"/>
        <w:widowControl w:val="false"/>
        <w:overflowPunct w:val="false"/>
        <w:bidi w:val="0"/>
        <w:snapToGrid w:val="false"/>
        <w:spacing w:lineRule="exact" w:line="590" w:before="0" w:after="0"/>
        <w:ind w:firstLineChars="200" w:startChars="0" w:start="0" w:endChars="0" w:end="0"/>
        <w:jc w:val="both"/>
        <w:rPr>
          <w:del w:id="2094" w:author="user" w:date="2019-10-22T14:49:00Z"/>
          <w:rFonts w:ascii="Times New Roman" w:hAnsi="Times New Roman" w:eastAsia="宋体" w:cs="Times New Roman"/>
          <w:sz w:val="44"/>
          <w:szCs w:val="44"/>
        </w:rPr>
      </w:pPr>
      <w:del w:id="2093" w:author="user" w:date="2019-10-22T14:49:00Z">
        <w:r>
          <w:rPr>
            <w:rFonts w:ascii="Times New Roman" w:hAnsi="Times New Roman" w:cs="Times New Roman" w:eastAsia="宋体"/>
            <w:sz w:val="44"/>
            <w:szCs w:val="44"/>
          </w:rPr>
          <w:delText>无锡市市容和环境卫生管理条例</w:delText>
        </w:r>
      </w:del>
    </w:p>
    <w:p>
      <w:pPr>
        <w:pStyle w:val="Normal"/>
        <w:widowControl w:val="false"/>
        <w:overflowPunct w:val="false"/>
        <w:bidi w:val="0"/>
        <w:snapToGrid w:val="false"/>
        <w:spacing w:lineRule="exact" w:line="590" w:before="0" w:after="0"/>
        <w:ind w:firstLineChars="200" w:startChars="0" w:start="0" w:endChars="0" w:end="0"/>
        <w:jc w:val="both"/>
        <w:rPr>
          <w:del w:id="2096" w:author="user" w:date="2019-10-22T14:49:00Z"/>
          <w:rFonts w:ascii="Times New Roman" w:hAnsi="Times New Roman" w:eastAsia="方正小标宋简体" w:cs="Times New Roman"/>
          <w:sz w:val="44"/>
          <w:szCs w:val="44"/>
        </w:rPr>
      </w:pPr>
      <w:del w:id="2095" w:author="user" w:date="2019-10-22T14:49:00Z">
        <w:r>
          <w:rPr>
            <w:rFonts w:eastAsia="方正小标宋简体" w:cs="Times New Roman" w:ascii="Times New Roman" w:hAnsi="Times New Roman"/>
            <w:sz w:val="44"/>
            <w:szCs w:val="44"/>
          </w:rPr>
        </w:r>
      </w:del>
    </w:p>
    <w:p>
      <w:pPr>
        <w:pStyle w:val="Normal"/>
        <w:widowControl w:val="false"/>
        <w:overflowPunct w:val="false"/>
        <w:bidi w:val="0"/>
        <w:snapToGrid w:val="false"/>
        <w:spacing w:lineRule="exact" w:line="590" w:before="0" w:after="0"/>
        <w:ind w:firstLineChars="200" w:startChars="0" w:start="0" w:endChars="0" w:end="0"/>
        <w:jc w:val="both"/>
        <w:rPr>
          <w:del w:id="2126" w:author="user" w:date="2019-10-22T14:49:00Z"/>
          <w:rFonts w:ascii="Times New Roman" w:hAnsi="Times New Roman" w:eastAsia="楷体_GB2312" w:cs="Times New Roman"/>
          <w:szCs w:val="32"/>
        </w:rPr>
      </w:pPr>
      <w:del w:id="2097" w:author="user" w:date="2019-10-22T14:49:00Z">
        <w:r>
          <w:rPr>
            <w:rFonts w:ascii="Times New Roman" w:hAnsi="Times New Roman" w:cs="Times New Roman" w:eastAsia="楷体_GB2312"/>
            <w:szCs w:val="32"/>
          </w:rPr>
          <w:delText>（</w:delText>
        </w:r>
      </w:del>
      <w:del w:id="2098" w:author="user" w:date="2019-10-22T14:49:00Z">
        <w:r>
          <w:rPr>
            <w:rFonts w:eastAsia="楷体_GB2312" w:cs="Times New Roman" w:ascii="Times New Roman" w:hAnsi="Times New Roman"/>
          </w:rPr>
          <w:delText>2012</w:delText>
        </w:r>
      </w:del>
      <w:del w:id="2099" w:author="user" w:date="2019-10-22T14:49:00Z">
        <w:r>
          <w:rPr>
            <w:rFonts w:ascii="Times New Roman" w:hAnsi="Times New Roman" w:cs="Times New Roman" w:eastAsia="楷体_GB2312"/>
          </w:rPr>
          <w:delText>年</w:delText>
        </w:r>
      </w:del>
      <w:del w:id="2100" w:author="user" w:date="2019-10-22T14:49:00Z">
        <w:r>
          <w:rPr>
            <w:rFonts w:eastAsia="楷体_GB2312" w:cs="Times New Roman" w:ascii="Times New Roman" w:hAnsi="Times New Roman"/>
          </w:rPr>
          <w:delText>4</w:delText>
        </w:r>
      </w:del>
      <w:del w:id="2101" w:author="user" w:date="2019-10-22T14:49:00Z">
        <w:r>
          <w:rPr>
            <w:rFonts w:ascii="Times New Roman" w:hAnsi="Times New Roman" w:cs="Times New Roman" w:eastAsia="楷体_GB2312"/>
          </w:rPr>
          <w:delText>月</w:delText>
        </w:r>
      </w:del>
      <w:del w:id="2102" w:author="user" w:date="2019-10-22T14:49:00Z">
        <w:r>
          <w:rPr>
            <w:rFonts w:eastAsia="楷体_GB2312" w:cs="Times New Roman" w:ascii="Times New Roman" w:hAnsi="Times New Roman"/>
          </w:rPr>
          <w:delText>26</w:delText>
        </w:r>
      </w:del>
      <w:del w:id="2103" w:author="user" w:date="2019-10-22T14:49:00Z">
        <w:r>
          <w:rPr>
            <w:rFonts w:ascii="Times New Roman" w:hAnsi="Times New Roman" w:cs="Times New Roman" w:eastAsia="楷体_GB2312"/>
          </w:rPr>
          <w:delText>日无锡市第十四届人民代表大会常务委员会第三十五次会议</w:delText>
        </w:r>
      </w:del>
      <w:del w:id="2104" w:author="user" w:date="2019-10-22T14:49:00Z">
        <w:r>
          <w:rPr>
            <w:rFonts w:ascii="Times New Roman" w:hAnsi="Times New Roman" w:cs="Times New Roman" w:eastAsia="楷体_GB2312"/>
          </w:rPr>
          <w:delText>通过</w:delText>
        </w:r>
      </w:del>
      <w:del w:id="2105" w:author="user" w:date="2019-10-22T14:49:00Z">
        <w:r>
          <w:rPr>
            <w:rFonts w:ascii="Times New Roman" w:hAnsi="Times New Roman" w:cs="Times New Roman" w:eastAsia="楷体_GB2312"/>
          </w:rPr>
          <w:delText xml:space="preserve">  </w:delText>
        </w:r>
      </w:del>
      <w:del w:id="2106" w:author="user" w:date="2019-10-22T14:49:00Z">
        <w:r>
          <w:rPr>
            <w:rFonts w:eastAsia="楷体_GB2312" w:cs="Times New Roman" w:ascii="Times New Roman" w:hAnsi="Times New Roman"/>
          </w:rPr>
          <w:delText>2012</w:delText>
        </w:r>
      </w:del>
      <w:del w:id="2107" w:author="user" w:date="2019-10-22T14:49:00Z">
        <w:r>
          <w:rPr>
            <w:rFonts w:ascii="Times New Roman" w:hAnsi="Times New Roman" w:cs="Times New Roman" w:eastAsia="楷体_GB2312"/>
          </w:rPr>
          <w:delText>年</w:delText>
        </w:r>
      </w:del>
      <w:del w:id="2108" w:author="user" w:date="2019-10-22T14:49:00Z">
        <w:r>
          <w:rPr>
            <w:rFonts w:eastAsia="楷体_GB2312" w:cs="Times New Roman" w:ascii="Times New Roman" w:hAnsi="Times New Roman"/>
          </w:rPr>
          <w:delText>5</w:delText>
        </w:r>
      </w:del>
      <w:del w:id="2109" w:author="user" w:date="2019-10-22T14:49:00Z">
        <w:r>
          <w:rPr>
            <w:rFonts w:ascii="Times New Roman" w:hAnsi="Times New Roman" w:cs="Times New Roman" w:eastAsia="楷体_GB2312"/>
          </w:rPr>
          <w:delText>月</w:delText>
        </w:r>
      </w:del>
      <w:del w:id="2110" w:author="user" w:date="2019-10-22T14:49:00Z">
        <w:r>
          <w:rPr>
            <w:rFonts w:eastAsia="楷体_GB2312" w:cs="Times New Roman" w:ascii="Times New Roman" w:hAnsi="Times New Roman"/>
          </w:rPr>
          <w:delText>18</w:delText>
        </w:r>
      </w:del>
      <w:del w:id="2111" w:author="user" w:date="2019-10-22T14:49:00Z">
        <w:r>
          <w:rPr>
            <w:rFonts w:ascii="Times New Roman" w:hAnsi="Times New Roman" w:cs="Times New Roman" w:eastAsia="楷体_GB2312"/>
          </w:rPr>
          <w:delText xml:space="preserve">日江苏省第十一届人民代表大会常务委员会第二十八次会议批准  </w:delText>
        </w:r>
      </w:del>
      <w:del w:id="2112" w:author="user" w:date="2019-10-22T14:49:00Z">
        <w:r>
          <w:rPr>
            <w:rFonts w:ascii="Times New Roman" w:hAnsi="Times New Roman" w:cs="Times New Roman" w:eastAsia="楷体_GB2312"/>
            <w:szCs w:val="32"/>
          </w:rPr>
          <w:delText>根据</w:delText>
        </w:r>
      </w:del>
      <w:del w:id="2113" w:author="user" w:date="2019-10-22T14:49:00Z">
        <w:r>
          <w:rPr>
            <w:rFonts w:eastAsia="楷体_GB2312" w:cs="Times New Roman" w:ascii="Times New Roman" w:hAnsi="Times New Roman"/>
            <w:szCs w:val="32"/>
          </w:rPr>
          <w:delText>2019</w:delText>
        </w:r>
      </w:del>
      <w:del w:id="2114" w:author="user" w:date="2019-10-22T14:49:00Z">
        <w:r>
          <w:rPr>
            <w:rFonts w:ascii="Times New Roman" w:hAnsi="Times New Roman" w:cs="Times New Roman" w:eastAsia="楷体_GB2312"/>
            <w:szCs w:val="32"/>
          </w:rPr>
          <w:delText>年</w:delText>
        </w:r>
      </w:del>
      <w:del w:id="2115" w:author="user" w:date="2019-10-22T14:49:00Z">
        <w:r>
          <w:rPr>
            <w:rFonts w:eastAsia="楷体_GB2312" w:cs="Times New Roman" w:ascii="Times New Roman" w:hAnsi="Times New Roman"/>
            <w:szCs w:val="32"/>
          </w:rPr>
          <w:delText>8</w:delText>
        </w:r>
      </w:del>
      <w:del w:id="2116" w:author="user" w:date="2019-10-22T14:49:00Z">
        <w:r>
          <w:rPr>
            <w:rFonts w:ascii="Times New Roman" w:hAnsi="Times New Roman" w:cs="Times New Roman" w:eastAsia="楷体_GB2312"/>
            <w:szCs w:val="32"/>
          </w:rPr>
          <w:delText>月</w:delText>
        </w:r>
      </w:del>
      <w:del w:id="2117" w:author="user" w:date="2019-10-22T14:49:00Z">
        <w:r>
          <w:rPr>
            <w:rFonts w:eastAsia="楷体_GB2312" w:cs="Times New Roman" w:ascii="Times New Roman" w:hAnsi="Times New Roman"/>
            <w:szCs w:val="32"/>
          </w:rPr>
          <w:delText>29</w:delText>
        </w:r>
      </w:del>
      <w:del w:id="2118" w:author="user" w:date="2019-10-22T14:49:00Z">
        <w:r>
          <w:rPr>
            <w:rFonts w:ascii="Times New Roman" w:hAnsi="Times New Roman" w:cs="Times New Roman" w:eastAsia="楷体_GB2312"/>
            <w:szCs w:val="32"/>
          </w:rPr>
          <w:delText>日无锡市第十六届人民代表大会常务委员会第二十一次会议通过，</w:delText>
        </w:r>
      </w:del>
      <w:del w:id="2119" w:author="user" w:date="2019-10-22T14:49:00Z">
        <w:r>
          <w:rPr>
            <w:rFonts w:eastAsia="楷体_GB2312" w:cs="Times New Roman" w:ascii="Times New Roman" w:hAnsi="Times New Roman"/>
            <w:color w:val="000000"/>
          </w:rPr>
          <w:delText>2019</w:delText>
        </w:r>
      </w:del>
      <w:del w:id="2120" w:author="user" w:date="2019-10-22T14:49:00Z">
        <w:r>
          <w:rPr>
            <w:rFonts w:ascii="Times New Roman" w:hAnsi="Times New Roman" w:cs="Times New Roman" w:eastAsia="楷体_GB2312"/>
            <w:color w:val="000000"/>
          </w:rPr>
          <w:delText>年</w:delText>
        </w:r>
      </w:del>
      <w:del w:id="2121" w:author="user" w:date="2019-10-22T14:49:00Z">
        <w:r>
          <w:rPr>
            <w:rFonts w:eastAsia="楷体_GB2312" w:cs="Times New Roman" w:ascii="Times New Roman" w:hAnsi="Times New Roman"/>
            <w:color w:val="000000"/>
          </w:rPr>
          <w:delText>9</w:delText>
        </w:r>
      </w:del>
      <w:del w:id="2122" w:author="user" w:date="2019-10-22T14:49:00Z">
        <w:r>
          <w:rPr>
            <w:rFonts w:ascii="Times New Roman" w:hAnsi="Times New Roman" w:cs="Times New Roman" w:eastAsia="楷体_GB2312"/>
            <w:color w:val="000000"/>
          </w:rPr>
          <w:delText>月</w:delText>
        </w:r>
      </w:del>
      <w:del w:id="2123" w:author="user" w:date="2019-10-22T14:49:00Z">
        <w:r>
          <w:rPr>
            <w:rFonts w:eastAsia="楷体_GB2312" w:cs="Times New Roman" w:ascii="Times New Roman" w:hAnsi="Times New Roman"/>
            <w:color w:val="000000"/>
          </w:rPr>
          <w:delText>27</w:delText>
        </w:r>
      </w:del>
      <w:del w:id="2124" w:author="user" w:date="2019-10-22T14:49:00Z">
        <w:r>
          <w:rPr>
            <w:rFonts w:ascii="Times New Roman" w:hAnsi="Times New Roman" w:cs="Times New Roman" w:eastAsia="楷体_GB2312"/>
            <w:color w:val="000000"/>
          </w:rPr>
          <w:delText>日江苏省第十三届人民代表大会常务委员会第十一次会议批准</w:delText>
        </w:r>
      </w:del>
      <w:del w:id="2125" w:author="user" w:date="2019-10-22T14:49:00Z">
        <w:r>
          <w:rPr>
            <w:rFonts w:ascii="Times New Roman" w:hAnsi="Times New Roman" w:cs="Times New Roman" w:eastAsia="楷体_GB2312"/>
            <w:szCs w:val="32"/>
          </w:rPr>
          <w:delText>的《关于修改〈无锡市禁止燃放烟花爆竹条例〉等五件地方性法规的决定》修正）</w:delText>
        </w:r>
      </w:del>
    </w:p>
    <w:p>
      <w:pPr>
        <w:pStyle w:val="Normal"/>
        <w:widowControl w:val="false"/>
        <w:overflowPunct w:val="false"/>
        <w:bidi w:val="0"/>
        <w:snapToGrid w:val="false"/>
        <w:spacing w:lineRule="exact" w:line="590" w:before="0" w:after="0"/>
        <w:ind w:firstLineChars="200" w:startChars="0" w:start="0" w:endChars="0" w:end="0"/>
        <w:jc w:val="both"/>
        <w:rPr>
          <w:del w:id="2128" w:author="user" w:date="2019-10-22T14:49:00Z"/>
          <w:rFonts w:ascii="Times New Roman" w:hAnsi="Times New Roman" w:eastAsia="楷体_GB2312" w:cs="Times New Roman"/>
          <w:szCs w:val="32"/>
        </w:rPr>
      </w:pPr>
      <w:del w:id="2127" w:author="user" w:date="2019-10-22T14:49:00Z">
        <w:r>
          <w:rPr>
            <w:rFonts w:eastAsia="楷体_GB2312"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2130" w:author="user" w:date="2019-10-22T14:49:00Z"/>
          <w:rFonts w:ascii="Times New Roman" w:hAnsi="Times New Roman" w:eastAsia="楷体_GB2312" w:cs="Times New Roman"/>
          <w:szCs w:val="32"/>
        </w:rPr>
      </w:pPr>
      <w:del w:id="2129" w:author="user" w:date="2019-10-22T14:49:00Z">
        <w:r>
          <w:rPr>
            <w:rFonts w:ascii="Times New Roman" w:hAnsi="Times New Roman" w:cs="Times New Roman" w:eastAsia="楷体_GB2312"/>
            <w:szCs w:val="32"/>
          </w:rPr>
          <w:delText>目  录</w:delText>
        </w:r>
      </w:del>
    </w:p>
    <w:p>
      <w:pPr>
        <w:pStyle w:val="Normal"/>
        <w:widowControl w:val="false"/>
        <w:overflowPunct w:val="false"/>
        <w:bidi w:val="0"/>
        <w:snapToGrid w:val="false"/>
        <w:spacing w:lineRule="exact" w:line="590" w:before="0" w:after="0"/>
        <w:ind w:firstLineChars="200" w:startChars="0" w:start="0" w:endChars="0" w:end="0"/>
        <w:jc w:val="both"/>
        <w:rPr>
          <w:del w:id="2132" w:author="user" w:date="2019-10-22T14:49:00Z"/>
          <w:rFonts w:ascii="Times New Roman" w:hAnsi="Times New Roman" w:eastAsia="楷体_GB2312" w:cs="Times New Roman"/>
          <w:szCs w:val="32"/>
        </w:rPr>
      </w:pPr>
      <w:del w:id="2131" w:author="user" w:date="2019-10-22T14:49:00Z">
        <w:r>
          <w:rPr>
            <w:rFonts w:eastAsia="楷体_GB2312"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2134" w:author="user" w:date="2019-10-22T14:49:00Z"/>
          <w:rFonts w:ascii="Times New Roman" w:hAnsi="Times New Roman" w:eastAsia="楷体_GB2312" w:cs="Times New Roman"/>
          <w:szCs w:val="32"/>
        </w:rPr>
      </w:pPr>
      <w:del w:id="2133" w:author="user" w:date="2019-10-22T14:49:00Z">
        <w:r>
          <w:rPr>
            <w:rFonts w:ascii="Times New Roman" w:hAnsi="Times New Roman" w:cs="Times New Roman" w:eastAsia="楷体_GB2312"/>
            <w:szCs w:val="32"/>
          </w:rPr>
          <w:delText>第一章  总则</w:delText>
        </w:r>
      </w:del>
    </w:p>
    <w:p>
      <w:pPr>
        <w:pStyle w:val="Normal"/>
        <w:widowControl w:val="false"/>
        <w:overflowPunct w:val="false"/>
        <w:bidi w:val="0"/>
        <w:snapToGrid w:val="false"/>
        <w:spacing w:lineRule="exact" w:line="590" w:before="0" w:after="0"/>
        <w:ind w:firstLineChars="200" w:startChars="0" w:start="0" w:endChars="0" w:end="0"/>
        <w:jc w:val="both"/>
        <w:rPr>
          <w:del w:id="2136" w:author="user" w:date="2019-10-22T14:49:00Z"/>
          <w:rFonts w:ascii="Times New Roman" w:hAnsi="Times New Roman" w:eastAsia="楷体_GB2312" w:cs="Times New Roman"/>
          <w:szCs w:val="32"/>
        </w:rPr>
      </w:pPr>
      <w:del w:id="2135" w:author="user" w:date="2019-10-22T14:49:00Z">
        <w:r>
          <w:rPr>
            <w:rFonts w:ascii="Times New Roman" w:hAnsi="Times New Roman" w:cs="Times New Roman" w:eastAsia="楷体_GB2312"/>
            <w:szCs w:val="32"/>
          </w:rPr>
          <w:delText>第二章  市容和环境卫生责任区制度</w:delText>
        </w:r>
      </w:del>
    </w:p>
    <w:p>
      <w:pPr>
        <w:pStyle w:val="Normal"/>
        <w:widowControl w:val="false"/>
        <w:overflowPunct w:val="false"/>
        <w:bidi w:val="0"/>
        <w:snapToGrid w:val="false"/>
        <w:spacing w:lineRule="exact" w:line="590" w:before="0" w:after="0"/>
        <w:ind w:firstLineChars="200" w:startChars="0" w:start="0" w:endChars="0" w:end="0"/>
        <w:jc w:val="both"/>
        <w:rPr>
          <w:del w:id="2138" w:author="user" w:date="2019-10-22T14:49:00Z"/>
          <w:rFonts w:ascii="Times New Roman" w:hAnsi="Times New Roman" w:eastAsia="楷体_GB2312" w:cs="Times New Roman"/>
          <w:szCs w:val="32"/>
        </w:rPr>
      </w:pPr>
      <w:del w:id="2137" w:author="user" w:date="2019-10-22T14:49:00Z">
        <w:r>
          <w:rPr>
            <w:rFonts w:ascii="Times New Roman" w:hAnsi="Times New Roman" w:cs="Times New Roman" w:eastAsia="楷体_GB2312"/>
            <w:szCs w:val="32"/>
          </w:rPr>
          <w:delText>第三章  市容管理</w:delText>
        </w:r>
      </w:del>
    </w:p>
    <w:p>
      <w:pPr>
        <w:pStyle w:val="Normal"/>
        <w:widowControl w:val="false"/>
        <w:overflowPunct w:val="false"/>
        <w:bidi w:val="0"/>
        <w:snapToGrid w:val="false"/>
        <w:spacing w:lineRule="exact" w:line="590" w:before="0" w:after="0"/>
        <w:ind w:firstLineChars="200" w:startChars="0" w:start="0" w:endChars="0" w:end="0"/>
        <w:jc w:val="both"/>
        <w:rPr>
          <w:del w:id="2140" w:author="user" w:date="2019-10-22T14:49:00Z"/>
          <w:rFonts w:ascii="Times New Roman" w:hAnsi="Times New Roman" w:eastAsia="楷体_GB2312" w:cs="Times New Roman"/>
          <w:szCs w:val="32"/>
        </w:rPr>
      </w:pPr>
      <w:del w:id="2139" w:author="user" w:date="2019-10-22T14:49:00Z">
        <w:r>
          <w:rPr>
            <w:rFonts w:ascii="Times New Roman" w:hAnsi="Times New Roman" w:cs="Times New Roman" w:eastAsia="楷体_GB2312"/>
            <w:szCs w:val="32"/>
          </w:rPr>
          <w:delText>第一节  建筑物、构筑物</w:delText>
        </w:r>
      </w:del>
    </w:p>
    <w:p>
      <w:pPr>
        <w:pStyle w:val="Normal"/>
        <w:widowControl w:val="false"/>
        <w:overflowPunct w:val="false"/>
        <w:bidi w:val="0"/>
        <w:snapToGrid w:val="false"/>
        <w:spacing w:lineRule="exact" w:line="590" w:before="0" w:after="0"/>
        <w:ind w:firstLineChars="200" w:startChars="0" w:start="0" w:endChars="0" w:end="0"/>
        <w:jc w:val="both"/>
        <w:rPr>
          <w:del w:id="2142" w:author="user" w:date="2019-10-22T14:49:00Z"/>
          <w:rFonts w:ascii="Times New Roman" w:hAnsi="Times New Roman" w:eastAsia="楷体_GB2312" w:cs="Times New Roman"/>
          <w:szCs w:val="32"/>
        </w:rPr>
      </w:pPr>
      <w:del w:id="2141" w:author="user" w:date="2019-10-22T14:49:00Z">
        <w:r>
          <w:rPr>
            <w:rFonts w:ascii="Times New Roman" w:hAnsi="Times New Roman" w:cs="Times New Roman" w:eastAsia="楷体_GB2312"/>
            <w:szCs w:val="32"/>
          </w:rPr>
          <w:delText>第二节  户外广告</w:delText>
        </w:r>
      </w:del>
    </w:p>
    <w:p>
      <w:pPr>
        <w:pStyle w:val="Normal"/>
        <w:widowControl w:val="false"/>
        <w:overflowPunct w:val="false"/>
        <w:bidi w:val="0"/>
        <w:snapToGrid w:val="false"/>
        <w:spacing w:lineRule="exact" w:line="590" w:before="0" w:after="0"/>
        <w:ind w:firstLineChars="200" w:startChars="0" w:start="0" w:endChars="0" w:end="0"/>
        <w:jc w:val="both"/>
        <w:rPr>
          <w:del w:id="2144" w:author="user" w:date="2019-10-22T14:49:00Z"/>
          <w:rFonts w:ascii="Times New Roman" w:hAnsi="Times New Roman" w:eastAsia="楷体_GB2312" w:cs="Times New Roman"/>
          <w:szCs w:val="32"/>
        </w:rPr>
      </w:pPr>
      <w:del w:id="2143" w:author="user" w:date="2019-10-22T14:49:00Z">
        <w:r>
          <w:rPr>
            <w:rFonts w:ascii="Times New Roman" w:hAnsi="Times New Roman" w:cs="Times New Roman" w:eastAsia="楷体_GB2312"/>
            <w:szCs w:val="32"/>
          </w:rPr>
          <w:delText>第三节  城市道路、公共场地</w:delText>
        </w:r>
      </w:del>
    </w:p>
    <w:p>
      <w:pPr>
        <w:pStyle w:val="Normal"/>
        <w:widowControl w:val="false"/>
        <w:overflowPunct w:val="false"/>
        <w:bidi w:val="0"/>
        <w:snapToGrid w:val="false"/>
        <w:spacing w:lineRule="exact" w:line="590" w:before="0" w:after="0"/>
        <w:ind w:firstLineChars="200" w:startChars="0" w:start="0" w:endChars="0" w:end="0"/>
        <w:jc w:val="both"/>
        <w:rPr>
          <w:del w:id="2146" w:author="user" w:date="2019-10-22T14:49:00Z"/>
          <w:rFonts w:ascii="Times New Roman" w:hAnsi="Times New Roman" w:eastAsia="楷体_GB2312" w:cs="Times New Roman"/>
          <w:szCs w:val="32"/>
        </w:rPr>
      </w:pPr>
      <w:del w:id="2145" w:author="user" w:date="2019-10-22T14:49:00Z">
        <w:r>
          <w:rPr>
            <w:rFonts w:ascii="Times New Roman" w:hAnsi="Times New Roman" w:cs="Times New Roman" w:eastAsia="楷体_GB2312"/>
            <w:szCs w:val="32"/>
          </w:rPr>
          <w:delText>第四节  建设工地</w:delText>
        </w:r>
      </w:del>
    </w:p>
    <w:p>
      <w:pPr>
        <w:pStyle w:val="Normal"/>
        <w:widowControl w:val="false"/>
        <w:overflowPunct w:val="false"/>
        <w:bidi w:val="0"/>
        <w:snapToGrid w:val="false"/>
        <w:spacing w:lineRule="exact" w:line="590" w:before="0" w:after="0"/>
        <w:ind w:firstLineChars="200" w:startChars="0" w:start="0" w:endChars="0" w:end="0"/>
        <w:jc w:val="both"/>
        <w:rPr>
          <w:del w:id="2148" w:author="user" w:date="2019-10-22T14:49:00Z"/>
          <w:rFonts w:ascii="Times New Roman" w:hAnsi="Times New Roman" w:eastAsia="楷体_GB2312" w:cs="Times New Roman"/>
          <w:szCs w:val="32"/>
        </w:rPr>
      </w:pPr>
      <w:del w:id="2147" w:author="user" w:date="2019-10-22T14:49:00Z">
        <w:r>
          <w:rPr>
            <w:rFonts w:ascii="Times New Roman" w:hAnsi="Times New Roman" w:cs="Times New Roman" w:eastAsia="楷体_GB2312"/>
            <w:szCs w:val="32"/>
          </w:rPr>
          <w:delText>第五节  居住区</w:delText>
        </w:r>
      </w:del>
    </w:p>
    <w:p>
      <w:pPr>
        <w:pStyle w:val="Normal"/>
        <w:widowControl w:val="false"/>
        <w:overflowPunct w:val="false"/>
        <w:bidi w:val="0"/>
        <w:snapToGrid w:val="false"/>
        <w:spacing w:lineRule="exact" w:line="590" w:before="0" w:after="0"/>
        <w:ind w:firstLineChars="200" w:startChars="0" w:start="0" w:endChars="0" w:end="0"/>
        <w:jc w:val="both"/>
        <w:rPr>
          <w:del w:id="2150" w:author="user" w:date="2019-10-22T14:49:00Z"/>
          <w:rFonts w:ascii="Times New Roman" w:hAnsi="Times New Roman" w:eastAsia="楷体_GB2312" w:cs="Times New Roman"/>
          <w:szCs w:val="32"/>
        </w:rPr>
      </w:pPr>
      <w:del w:id="2149" w:author="user" w:date="2019-10-22T14:49:00Z">
        <w:r>
          <w:rPr>
            <w:rFonts w:ascii="Times New Roman" w:hAnsi="Times New Roman" w:cs="Times New Roman" w:eastAsia="楷体_GB2312"/>
            <w:szCs w:val="32"/>
          </w:rPr>
          <w:delText>第四章  环境卫生管理</w:delText>
        </w:r>
      </w:del>
    </w:p>
    <w:p>
      <w:pPr>
        <w:pStyle w:val="Normal"/>
        <w:widowControl w:val="false"/>
        <w:overflowPunct w:val="false"/>
        <w:bidi w:val="0"/>
        <w:snapToGrid w:val="false"/>
        <w:spacing w:lineRule="exact" w:line="590" w:before="0" w:after="0"/>
        <w:ind w:firstLineChars="200" w:startChars="0" w:start="0" w:endChars="0" w:end="0"/>
        <w:jc w:val="both"/>
        <w:rPr>
          <w:del w:id="2152" w:author="user" w:date="2019-10-22T14:49:00Z"/>
          <w:rFonts w:ascii="Times New Roman" w:hAnsi="Times New Roman" w:eastAsia="楷体_GB2312" w:cs="Times New Roman"/>
          <w:szCs w:val="32"/>
        </w:rPr>
      </w:pPr>
      <w:del w:id="2151" w:author="user" w:date="2019-10-22T14:49:00Z">
        <w:r>
          <w:rPr>
            <w:rFonts w:ascii="Times New Roman" w:hAnsi="Times New Roman" w:cs="Times New Roman" w:eastAsia="楷体_GB2312"/>
            <w:szCs w:val="32"/>
          </w:rPr>
          <w:delText>第一节  环境卫生</w:delText>
        </w:r>
      </w:del>
    </w:p>
    <w:p>
      <w:pPr>
        <w:pStyle w:val="Normal"/>
        <w:widowControl w:val="false"/>
        <w:overflowPunct w:val="false"/>
        <w:bidi w:val="0"/>
        <w:snapToGrid w:val="false"/>
        <w:spacing w:lineRule="exact" w:line="590" w:before="0" w:after="0"/>
        <w:ind w:firstLineChars="200" w:startChars="0" w:start="0" w:endChars="0" w:end="0"/>
        <w:jc w:val="both"/>
        <w:rPr>
          <w:del w:id="2154" w:author="user" w:date="2019-10-22T14:49:00Z"/>
          <w:rFonts w:ascii="Times New Roman" w:hAnsi="Times New Roman" w:eastAsia="楷体_GB2312" w:cs="Times New Roman"/>
          <w:szCs w:val="32"/>
        </w:rPr>
      </w:pPr>
      <w:del w:id="2153" w:author="user" w:date="2019-10-22T14:49:00Z">
        <w:r>
          <w:rPr>
            <w:rFonts w:ascii="Times New Roman" w:hAnsi="Times New Roman" w:cs="Times New Roman" w:eastAsia="楷体_GB2312"/>
            <w:szCs w:val="32"/>
          </w:rPr>
          <w:delText>第二节  生活垃圾和餐厨废弃物</w:delText>
        </w:r>
      </w:del>
    </w:p>
    <w:p>
      <w:pPr>
        <w:pStyle w:val="Normal"/>
        <w:widowControl w:val="false"/>
        <w:overflowPunct w:val="false"/>
        <w:bidi w:val="0"/>
        <w:snapToGrid w:val="false"/>
        <w:spacing w:lineRule="exact" w:line="590" w:before="0" w:after="0"/>
        <w:ind w:firstLineChars="200" w:startChars="0" w:start="0" w:endChars="0" w:end="0"/>
        <w:jc w:val="both"/>
        <w:rPr>
          <w:del w:id="2156" w:author="user" w:date="2019-10-22T14:49:00Z"/>
          <w:rFonts w:ascii="Times New Roman" w:hAnsi="Times New Roman" w:eastAsia="楷体_GB2312" w:cs="Times New Roman"/>
          <w:szCs w:val="32"/>
        </w:rPr>
      </w:pPr>
      <w:del w:id="2155" w:author="user" w:date="2019-10-22T14:49:00Z">
        <w:r>
          <w:rPr>
            <w:rFonts w:ascii="Times New Roman" w:hAnsi="Times New Roman" w:cs="Times New Roman" w:eastAsia="楷体_GB2312"/>
            <w:szCs w:val="32"/>
          </w:rPr>
          <w:delText>第三节  环境卫生设施</w:delText>
        </w:r>
      </w:del>
    </w:p>
    <w:p>
      <w:pPr>
        <w:pStyle w:val="Normal"/>
        <w:widowControl w:val="false"/>
        <w:overflowPunct w:val="false"/>
        <w:bidi w:val="0"/>
        <w:snapToGrid w:val="false"/>
        <w:spacing w:lineRule="exact" w:line="590" w:before="0" w:after="0"/>
        <w:ind w:firstLineChars="200" w:startChars="0" w:start="0" w:endChars="0" w:end="0"/>
        <w:jc w:val="both"/>
        <w:rPr>
          <w:del w:id="2158" w:author="user" w:date="2019-10-22T14:49:00Z"/>
          <w:rFonts w:ascii="Times New Roman" w:hAnsi="Times New Roman" w:eastAsia="楷体_GB2312" w:cs="Times New Roman"/>
          <w:szCs w:val="32"/>
        </w:rPr>
      </w:pPr>
      <w:del w:id="2157" w:author="user" w:date="2019-10-22T14:49:00Z">
        <w:r>
          <w:rPr>
            <w:rFonts w:ascii="Times New Roman" w:hAnsi="Times New Roman" w:cs="Times New Roman" w:eastAsia="楷体_GB2312"/>
            <w:szCs w:val="32"/>
          </w:rPr>
          <w:delText>第五章  法律责任</w:delText>
        </w:r>
      </w:del>
    </w:p>
    <w:p>
      <w:pPr>
        <w:pStyle w:val="Normal"/>
        <w:widowControl w:val="false"/>
        <w:overflowPunct w:val="false"/>
        <w:bidi w:val="0"/>
        <w:snapToGrid w:val="false"/>
        <w:spacing w:lineRule="exact" w:line="590" w:before="0" w:after="0"/>
        <w:ind w:firstLineChars="200" w:startChars="0" w:start="0" w:endChars="0" w:end="0"/>
        <w:jc w:val="both"/>
        <w:rPr>
          <w:del w:id="2160" w:author="user" w:date="2019-10-22T14:49:00Z"/>
          <w:rFonts w:ascii="Times New Roman" w:hAnsi="Times New Roman" w:eastAsia="楷体_GB2312" w:cs="Times New Roman"/>
          <w:szCs w:val="32"/>
        </w:rPr>
      </w:pPr>
      <w:del w:id="2159" w:author="user" w:date="2019-10-22T14:49:00Z">
        <w:r>
          <w:rPr>
            <w:rFonts w:ascii="Times New Roman" w:hAnsi="Times New Roman" w:cs="Times New Roman" w:eastAsia="楷体_GB2312"/>
            <w:szCs w:val="32"/>
          </w:rPr>
          <w:delText>第六章  附则</w:delText>
        </w:r>
      </w:del>
    </w:p>
    <w:p>
      <w:pPr>
        <w:pStyle w:val="Normal"/>
        <w:widowControl w:val="false"/>
        <w:overflowPunct w:val="false"/>
        <w:bidi w:val="0"/>
        <w:snapToGrid w:val="false"/>
        <w:spacing w:lineRule="exact" w:line="590" w:before="0" w:after="0"/>
        <w:ind w:firstLineChars="200" w:startChars="0" w:start="0" w:endChars="0" w:end="0"/>
        <w:jc w:val="both"/>
        <w:rPr>
          <w:del w:id="2162" w:author="user" w:date="2019-10-22T14:49:00Z"/>
          <w:rFonts w:ascii="Times New Roman" w:hAnsi="Times New Roman" w:eastAsia="楷体_GB2312" w:cs="Times New Roman"/>
          <w:szCs w:val="32"/>
        </w:rPr>
      </w:pPr>
      <w:del w:id="2161" w:author="user" w:date="2019-10-22T14:49:00Z">
        <w:r>
          <w:rPr>
            <w:rFonts w:eastAsia="楷体_GB2312" w:cs="Times New Roman" w:ascii="Times New Roman" w:hAnsi="Times New Roman"/>
            <w:szCs w:val="32"/>
          </w:rPr>
        </w:r>
      </w:del>
    </w:p>
    <w:p>
      <w:pPr>
        <w:pStyle w:val="Normal"/>
        <w:widowControl w:val="false"/>
        <w:overflowPunct w:val="false"/>
        <w:bidi w:val="0"/>
        <w:snapToGrid w:val="false"/>
        <w:spacing w:lineRule="exact" w:line="590" w:before="0" w:after="0"/>
        <w:ind w:firstLineChars="200" w:startChars="0" w:start="0" w:endChars="0" w:end="0"/>
        <w:jc w:val="both"/>
        <w:rPr>
          <w:del w:id="2164" w:author="user" w:date="2019-10-22T14:49:00Z"/>
          <w:rFonts w:ascii="Times New Roman" w:hAnsi="Times New Roman" w:eastAsia="黑体" w:cs="Times New Roman"/>
          <w:bCs/>
          <w:szCs w:val="32"/>
        </w:rPr>
      </w:pPr>
      <w:del w:id="2163" w:author="user" w:date="2019-10-22T14:49:00Z">
        <w:r>
          <w:rPr>
            <w:rFonts w:ascii="Times New Roman" w:hAnsi="Times New Roman" w:cs="Times New Roman" w:eastAsia="黑体"/>
            <w:bCs/>
            <w:szCs w:val="32"/>
          </w:rPr>
          <w:delText>第一章  总则</w:delText>
        </w:r>
      </w:del>
    </w:p>
    <w:p>
      <w:pPr>
        <w:pStyle w:val="Normal"/>
        <w:widowControl w:val="false"/>
        <w:overflowPunct w:val="false"/>
        <w:bidi w:val="0"/>
        <w:snapToGrid w:val="false"/>
        <w:spacing w:lineRule="exact" w:line="590" w:before="0" w:after="0"/>
        <w:ind w:firstLineChars="200" w:startChars="0" w:start="0" w:endChars="0" w:end="0"/>
        <w:jc w:val="both"/>
        <w:rPr>
          <w:del w:id="2166" w:author="user" w:date="2019-10-22T14:49:00Z"/>
          <w:rFonts w:ascii="Times New Roman" w:hAnsi="Times New Roman" w:eastAsia="黑体" w:cs="Times New Roman"/>
          <w:bCs/>
          <w:szCs w:val="32"/>
        </w:rPr>
      </w:pPr>
      <w:del w:id="2165" w:author="user" w:date="2019-10-22T14:49:00Z">
        <w:r>
          <w:rPr>
            <w:rFonts w:eastAsia="黑体" w:cs="Times New Roman" w:ascii="Times New Roman" w:hAnsi="Times New Roman"/>
            <w:bCs/>
            <w:szCs w:val="32"/>
          </w:rPr>
        </w:r>
      </w:del>
    </w:p>
    <w:p>
      <w:pPr>
        <w:pStyle w:val="Normal"/>
        <w:widowControl w:val="false"/>
        <w:overflowPunct w:val="false"/>
        <w:bidi w:val="0"/>
        <w:snapToGrid w:val="false"/>
        <w:spacing w:lineRule="exact" w:line="590" w:before="0" w:after="0"/>
        <w:ind w:firstLineChars="200" w:startChars="0" w:start="0" w:endChars="0" w:end="0"/>
        <w:jc w:val="both"/>
        <w:rPr>
          <w:del w:id="2169" w:author="user" w:date="2019-10-22T14:49:00Z"/>
          <w:rFonts w:ascii="Times New Roman" w:hAnsi="Times New Roman" w:cs="Times New Roman"/>
          <w:szCs w:val="32"/>
        </w:rPr>
      </w:pPr>
      <w:del w:id="2167" w:author="user" w:date="2019-10-22T14:49:00Z">
        <w:r>
          <w:rPr>
            <w:rFonts w:ascii="Times New Roman" w:hAnsi="Times New Roman" w:cs="Times New Roman" w:eastAsia="黑体"/>
            <w:szCs w:val="32"/>
          </w:rPr>
          <w:delText>第一条</w:delText>
        </w:r>
      </w:del>
      <w:del w:id="2168" w:author="user" w:date="2019-10-22T14:49:00Z">
        <w:r>
          <w:rPr>
            <w:rFonts w:ascii="Times New Roman" w:hAnsi="Times New Roman" w:cs="Times New Roman"/>
            <w:szCs w:val="32"/>
          </w:rPr>
          <w:delText xml:space="preserve">  为了加强市容和环境卫生管理，建设整洁、优美、文明的宜居城市，根据有关法律、法规，结合本市实际，制定本条例。</w:delText>
        </w:r>
      </w:del>
    </w:p>
    <w:p>
      <w:pPr>
        <w:pStyle w:val="Normal"/>
        <w:widowControl w:val="false"/>
        <w:overflowPunct w:val="false"/>
        <w:bidi w:val="0"/>
        <w:snapToGrid w:val="false"/>
        <w:spacing w:lineRule="exact" w:line="590" w:before="0" w:after="0"/>
        <w:ind w:firstLineChars="200" w:startChars="0" w:start="0" w:endChars="0" w:end="0"/>
        <w:jc w:val="both"/>
        <w:rPr>
          <w:del w:id="2172" w:author="user" w:date="2019-10-22T14:49:00Z"/>
          <w:rFonts w:ascii="Times New Roman" w:hAnsi="Times New Roman" w:cs="Times New Roman"/>
          <w:szCs w:val="32"/>
        </w:rPr>
      </w:pPr>
      <w:del w:id="2170" w:author="user" w:date="2019-10-22T14:49:00Z">
        <w:r>
          <w:rPr>
            <w:rFonts w:ascii="Times New Roman" w:hAnsi="Times New Roman" w:cs="Times New Roman" w:eastAsia="黑体"/>
            <w:szCs w:val="32"/>
          </w:rPr>
          <w:delText>第二条</w:delText>
        </w:r>
      </w:del>
      <w:del w:id="2171" w:author="user" w:date="2019-10-22T14:49:00Z">
        <w:r>
          <w:rPr>
            <w:rFonts w:ascii="Times New Roman" w:hAnsi="Times New Roman" w:cs="Times New Roman"/>
            <w:szCs w:val="32"/>
          </w:rPr>
          <w:delText xml:space="preserve">  本条例适用于本市行政区域内的城市化地区。城市化地区的范围，由市、县级市人民政府公布。</w:delText>
        </w:r>
      </w:del>
    </w:p>
    <w:p>
      <w:pPr>
        <w:pStyle w:val="Normal"/>
        <w:widowControl w:val="false"/>
        <w:overflowPunct w:val="false"/>
        <w:bidi w:val="0"/>
        <w:snapToGrid w:val="false"/>
        <w:spacing w:lineRule="exact" w:line="590" w:before="0" w:after="0"/>
        <w:ind w:firstLineChars="200" w:startChars="0" w:start="0" w:endChars="0" w:end="0"/>
        <w:jc w:val="both"/>
        <w:rPr>
          <w:del w:id="2175" w:author="user" w:date="2019-10-22T14:49:00Z"/>
          <w:rFonts w:ascii="Times New Roman" w:hAnsi="Times New Roman" w:cs="Times New Roman"/>
          <w:szCs w:val="32"/>
        </w:rPr>
      </w:pPr>
      <w:del w:id="2173" w:author="user" w:date="2019-10-22T14:49:00Z">
        <w:r>
          <w:rPr>
            <w:rFonts w:ascii="Times New Roman" w:hAnsi="Times New Roman" w:cs="Times New Roman" w:eastAsia="黑体"/>
            <w:szCs w:val="32"/>
          </w:rPr>
          <w:delText>第三条</w:delText>
        </w:r>
      </w:del>
      <w:del w:id="2174" w:author="user" w:date="2019-10-22T14:49:00Z">
        <w:r>
          <w:rPr>
            <w:rFonts w:ascii="Times New Roman" w:hAnsi="Times New Roman" w:cs="Times New Roman"/>
            <w:szCs w:val="32"/>
          </w:rPr>
          <w:delText xml:space="preserve">  市容和环境卫生管理工作坚持专业管理和群众监督、行政管理和市场机制运作相结合，实行统一领导、分级负责、属地管理、公众参与、社会监督的原则。</w:delText>
        </w:r>
      </w:del>
    </w:p>
    <w:p>
      <w:pPr>
        <w:pStyle w:val="Normal"/>
        <w:widowControl w:val="false"/>
        <w:overflowPunct w:val="false"/>
        <w:bidi w:val="0"/>
        <w:snapToGrid w:val="false"/>
        <w:spacing w:lineRule="exact" w:line="590" w:before="0" w:after="0"/>
        <w:ind w:firstLineChars="200" w:startChars="0" w:start="0" w:endChars="0" w:end="0"/>
        <w:jc w:val="both"/>
        <w:rPr>
          <w:del w:id="2178" w:author="user" w:date="2019-10-22T14:49:00Z"/>
          <w:rFonts w:ascii="Times New Roman" w:hAnsi="Times New Roman" w:cs="Times New Roman"/>
          <w:szCs w:val="32"/>
        </w:rPr>
      </w:pPr>
      <w:del w:id="2176" w:author="user" w:date="2019-10-22T14:49:00Z">
        <w:r>
          <w:rPr>
            <w:rFonts w:ascii="Times New Roman" w:hAnsi="Times New Roman" w:cs="Times New Roman" w:eastAsia="黑体"/>
            <w:szCs w:val="32"/>
          </w:rPr>
          <w:delText>第四条</w:delText>
        </w:r>
      </w:del>
      <w:del w:id="2177" w:author="user" w:date="2019-10-22T14:49:00Z">
        <w:r>
          <w:rPr>
            <w:rFonts w:ascii="Times New Roman" w:hAnsi="Times New Roman" w:cs="Times New Roman"/>
            <w:szCs w:val="32"/>
          </w:rPr>
          <w:delText xml:space="preserve">  各级人民政府应当加强对市容和环境卫生管理工作的领导，将市容和环境卫生事业纳入国民经济和社会发展计划，建立健全以公共财政为基础的多元化投入机制，保证市容和环境卫生事业发展的需要。</w:delText>
        </w:r>
      </w:del>
    </w:p>
    <w:p>
      <w:pPr>
        <w:pStyle w:val="Normal"/>
        <w:widowControl w:val="false"/>
        <w:overflowPunct w:val="false"/>
        <w:bidi w:val="0"/>
        <w:snapToGrid w:val="false"/>
        <w:spacing w:lineRule="exact" w:line="590" w:before="0" w:after="0"/>
        <w:ind w:firstLineChars="200" w:startChars="0" w:start="0" w:endChars="0" w:end="0"/>
        <w:jc w:val="both"/>
        <w:rPr>
          <w:del w:id="2181" w:author="user" w:date="2019-10-22T14:49:00Z"/>
          <w:rFonts w:ascii="Times New Roman" w:hAnsi="Times New Roman" w:cs="Times New Roman"/>
          <w:szCs w:val="32"/>
        </w:rPr>
      </w:pPr>
      <w:del w:id="2179" w:author="user" w:date="2019-10-22T14:49:00Z">
        <w:r>
          <w:rPr>
            <w:rFonts w:ascii="Times New Roman" w:hAnsi="Times New Roman" w:cs="Times New Roman" w:eastAsia="黑体"/>
            <w:szCs w:val="32"/>
          </w:rPr>
          <w:delText>第五条</w:delText>
        </w:r>
      </w:del>
      <w:del w:id="2180" w:author="user" w:date="2019-10-22T14:49:00Z">
        <w:r>
          <w:rPr>
            <w:rFonts w:ascii="Times New Roman" w:hAnsi="Times New Roman" w:cs="Times New Roman"/>
            <w:szCs w:val="32"/>
          </w:rPr>
          <w:delText xml:space="preserve">  市、县级市、区人民政府设立的城市管理委员会为议事协调机构，负责对城市管理重大事项进行组织、协调和指导。</w:delText>
        </w:r>
      </w:del>
    </w:p>
    <w:p>
      <w:pPr>
        <w:pStyle w:val="Normal"/>
        <w:widowControl w:val="false"/>
        <w:overflowPunct w:val="false"/>
        <w:bidi w:val="0"/>
        <w:snapToGrid w:val="false"/>
        <w:spacing w:lineRule="exact" w:line="590" w:before="0" w:after="0"/>
        <w:ind w:firstLineChars="200" w:startChars="0" w:start="0" w:endChars="0" w:end="0"/>
        <w:jc w:val="both"/>
        <w:rPr>
          <w:del w:id="2183" w:author="user" w:date="2019-10-22T14:49:00Z"/>
          <w:rFonts w:ascii="Times New Roman" w:hAnsi="Times New Roman" w:cs="Times New Roman"/>
          <w:szCs w:val="32"/>
        </w:rPr>
      </w:pPr>
      <w:del w:id="2182" w:author="user" w:date="2019-10-22T14:49:00Z">
        <w:r>
          <w:rPr>
            <w:rFonts w:ascii="Times New Roman" w:hAnsi="Times New Roman" w:cs="Times New Roman"/>
            <w:szCs w:val="32"/>
          </w:rPr>
          <w:delText>城市管理委员会的组成形式和议事制度由同级人民政府决定。</w:delText>
        </w:r>
      </w:del>
    </w:p>
    <w:p>
      <w:pPr>
        <w:pStyle w:val="Normal"/>
        <w:widowControl w:val="false"/>
        <w:overflowPunct w:val="false"/>
        <w:bidi w:val="0"/>
        <w:snapToGrid w:val="false"/>
        <w:spacing w:lineRule="exact" w:line="590" w:before="0" w:after="0"/>
        <w:ind w:firstLineChars="200" w:startChars="0" w:start="0" w:endChars="0" w:end="0"/>
        <w:jc w:val="both"/>
        <w:rPr>
          <w:del w:id="2186" w:author="user" w:date="2019-10-22T14:49:00Z"/>
          <w:rFonts w:ascii="Times New Roman" w:hAnsi="Times New Roman" w:cs="Times New Roman"/>
          <w:szCs w:val="32"/>
        </w:rPr>
      </w:pPr>
      <w:del w:id="2184" w:author="user" w:date="2019-10-22T14:49:00Z">
        <w:r>
          <w:rPr>
            <w:rFonts w:ascii="Times New Roman" w:hAnsi="Times New Roman" w:cs="Times New Roman" w:eastAsia="黑体"/>
            <w:szCs w:val="32"/>
          </w:rPr>
          <w:delText>第六条</w:delText>
        </w:r>
      </w:del>
      <w:del w:id="2185" w:author="user" w:date="2019-10-22T14:49:00Z">
        <w:r>
          <w:rPr>
            <w:rFonts w:ascii="Times New Roman" w:hAnsi="Times New Roman" w:cs="Times New Roman"/>
            <w:szCs w:val="32"/>
          </w:rPr>
          <w:delText xml:space="preserve">  市、县级市、区城市管理行政主管部门按照职责分工，主管本行政区域内市容和环境卫生管理工作。</w:delText>
        </w:r>
      </w:del>
    </w:p>
    <w:p>
      <w:pPr>
        <w:pStyle w:val="Normal"/>
        <w:widowControl w:val="false"/>
        <w:overflowPunct w:val="false"/>
        <w:bidi w:val="0"/>
        <w:snapToGrid w:val="false"/>
        <w:spacing w:lineRule="exact" w:line="590" w:before="0" w:after="0"/>
        <w:ind w:firstLineChars="200" w:startChars="0" w:start="0" w:endChars="0" w:end="0"/>
        <w:jc w:val="both"/>
        <w:rPr>
          <w:del w:id="2188" w:author="user" w:date="2019-10-22T14:49:00Z"/>
          <w:rFonts w:ascii="Times New Roman" w:hAnsi="Times New Roman" w:cs="Times New Roman"/>
          <w:szCs w:val="32"/>
        </w:rPr>
      </w:pPr>
      <w:del w:id="2187" w:author="user" w:date="2019-10-22T14:49:00Z">
        <w:r>
          <w:rPr>
            <w:rFonts w:ascii="Times New Roman" w:hAnsi="Times New Roman" w:cs="Times New Roman"/>
            <w:szCs w:val="32"/>
          </w:rPr>
          <w:delText>城市管理综合行政执法部门具体负责市容和环境卫生的行政执法工作。实行相对集中行政处罚权的，按照国家、省、市有关规定执行。</w:delText>
        </w:r>
      </w:del>
    </w:p>
    <w:p>
      <w:pPr>
        <w:pStyle w:val="Normal"/>
        <w:widowControl w:val="false"/>
        <w:overflowPunct w:val="false"/>
        <w:bidi w:val="0"/>
        <w:snapToGrid w:val="false"/>
        <w:spacing w:lineRule="exact" w:line="590" w:before="0" w:after="0"/>
        <w:ind w:firstLineChars="200" w:startChars="0" w:start="0" w:endChars="0" w:end="0"/>
        <w:jc w:val="both"/>
        <w:rPr>
          <w:del w:id="2190" w:author="user" w:date="2019-10-22T14:49:00Z"/>
          <w:rFonts w:ascii="Times New Roman" w:hAnsi="Times New Roman" w:cs="Times New Roman"/>
          <w:szCs w:val="32"/>
        </w:rPr>
      </w:pPr>
      <w:del w:id="2189" w:author="user" w:date="2019-10-22T14:49:00Z">
        <w:r>
          <w:rPr>
            <w:rFonts w:ascii="Times New Roman" w:hAnsi="Times New Roman" w:cs="Times New Roman"/>
            <w:szCs w:val="32"/>
          </w:rPr>
          <w:delText>环境卫生管理机构依照法定职责负责环境卫生日常管理工作。</w:delText>
        </w:r>
      </w:del>
    </w:p>
    <w:p>
      <w:pPr>
        <w:pStyle w:val="Normal"/>
        <w:widowControl w:val="false"/>
        <w:overflowPunct w:val="false"/>
        <w:bidi w:val="0"/>
        <w:snapToGrid w:val="false"/>
        <w:spacing w:lineRule="exact" w:line="590" w:before="0" w:after="0"/>
        <w:ind w:firstLineChars="200" w:startChars="0" w:start="0" w:endChars="0" w:end="0"/>
        <w:jc w:val="both"/>
        <w:rPr>
          <w:del w:id="2193" w:author="user" w:date="2019-10-22T14:49:00Z"/>
          <w:rFonts w:ascii="Times New Roman" w:hAnsi="Times New Roman" w:cs="Times New Roman"/>
          <w:szCs w:val="32"/>
        </w:rPr>
      </w:pPr>
      <w:del w:id="2191" w:author="user" w:date="2019-10-22T14:49:00Z">
        <w:r>
          <w:rPr>
            <w:rFonts w:ascii="Times New Roman" w:hAnsi="Times New Roman" w:cs="Times New Roman" w:eastAsia="黑体"/>
            <w:szCs w:val="32"/>
          </w:rPr>
          <w:delText>第七条</w:delText>
        </w:r>
      </w:del>
      <w:del w:id="2192" w:author="user" w:date="2019-10-22T14:49:00Z">
        <w:r>
          <w:rPr>
            <w:rFonts w:ascii="Times New Roman" w:hAnsi="Times New Roman" w:cs="Times New Roman"/>
            <w:szCs w:val="32"/>
          </w:rPr>
          <w:delText xml:space="preserve">  自然资源规划、住房城乡建设、公安、市场监管、市政园林、生态环境、卫生健康、交通运输等行政主管部门，按照各自的职责，协同做好市容和环境卫生管理工作。</w:delText>
        </w:r>
      </w:del>
    </w:p>
    <w:p>
      <w:pPr>
        <w:pStyle w:val="Normal"/>
        <w:widowControl w:val="false"/>
        <w:overflowPunct w:val="false"/>
        <w:bidi w:val="0"/>
        <w:snapToGrid w:val="false"/>
        <w:spacing w:lineRule="exact" w:line="590" w:before="0" w:after="0"/>
        <w:ind w:firstLineChars="200" w:startChars="0" w:start="0" w:endChars="0" w:end="0"/>
        <w:jc w:val="both"/>
        <w:rPr>
          <w:del w:id="2197" w:author="user" w:date="2019-10-22T14:49:00Z"/>
          <w:rFonts w:ascii="Times New Roman" w:hAnsi="Times New Roman" w:cs="Times New Roman"/>
          <w:szCs w:val="32"/>
        </w:rPr>
      </w:pPr>
      <w:del w:id="2194" w:author="user" w:date="2019-10-22T14:49:00Z">
        <w:r>
          <w:rPr>
            <w:rFonts w:ascii="Times New Roman" w:hAnsi="Times New Roman" w:cs="Times New Roman" w:eastAsia="黑体"/>
            <w:szCs w:val="32"/>
          </w:rPr>
          <w:delText>第八条</w:delText>
        </w:r>
      </w:del>
      <w:del w:id="2195" w:author="user" w:date="2019-10-22T14:49:00Z">
        <w:r>
          <w:rPr>
            <w:rFonts w:ascii="Times New Roman" w:hAnsi="Times New Roman" w:cs="Times New Roman"/>
            <w:szCs w:val="32"/>
          </w:rPr>
          <w:delText xml:space="preserve">  市容和环境卫生工作实行数字化管理，建立统一的</w:delText>
        </w:r>
      </w:del>
      <w:del w:id="2196" w:author="user" w:date="2019-10-22T14:49:00Z">
        <w:r>
          <w:rPr>
            <w:rFonts w:ascii="Times New Roman" w:hAnsi="Times New Roman" w:cs="Times New Roman"/>
            <w:spacing w:val="6"/>
            <w:szCs w:val="32"/>
          </w:rPr>
          <w:delText>城市管理信息系统，实现资源整合和信息共享，提高城市管理效能。</w:delText>
        </w:r>
      </w:del>
    </w:p>
    <w:p>
      <w:pPr>
        <w:pStyle w:val="Normal"/>
        <w:widowControl w:val="false"/>
        <w:overflowPunct w:val="false"/>
        <w:bidi w:val="0"/>
        <w:snapToGrid w:val="false"/>
        <w:spacing w:lineRule="exact" w:line="590" w:before="0" w:after="0"/>
        <w:ind w:firstLineChars="200" w:startChars="0" w:start="0" w:endChars="0" w:end="0"/>
        <w:jc w:val="both"/>
        <w:rPr>
          <w:del w:id="2200" w:author="user" w:date="2019-10-22T14:49:00Z"/>
          <w:rFonts w:ascii="Times New Roman" w:hAnsi="Times New Roman" w:cs="Times New Roman"/>
          <w:szCs w:val="32"/>
        </w:rPr>
      </w:pPr>
      <w:del w:id="2198" w:author="user" w:date="2019-10-22T14:49:00Z">
        <w:r>
          <w:rPr>
            <w:rFonts w:ascii="Times New Roman" w:hAnsi="Times New Roman" w:cs="Times New Roman" w:eastAsia="黑体"/>
            <w:szCs w:val="32"/>
          </w:rPr>
          <w:delText>第九条</w:delText>
        </w:r>
      </w:del>
      <w:del w:id="2199" w:author="user" w:date="2019-10-22T14:49:00Z">
        <w:r>
          <w:rPr>
            <w:rFonts w:ascii="Times New Roman" w:hAnsi="Times New Roman" w:cs="Times New Roman"/>
            <w:szCs w:val="32"/>
          </w:rPr>
          <w:delText xml:space="preserve">  任何单位和个人有享受整洁、优美城市环境的权利，对损害市容和环境卫生的行为有权劝阻和举报。</w:delText>
        </w:r>
      </w:del>
    </w:p>
    <w:p>
      <w:pPr>
        <w:pStyle w:val="Normal"/>
        <w:widowControl w:val="false"/>
        <w:overflowPunct w:val="false"/>
        <w:bidi w:val="0"/>
        <w:snapToGrid w:val="false"/>
        <w:spacing w:lineRule="exact" w:line="590" w:before="0" w:after="0"/>
        <w:ind w:firstLineChars="200" w:startChars="0" w:start="0" w:endChars="0" w:end="0"/>
        <w:jc w:val="both"/>
        <w:rPr>
          <w:del w:id="2202" w:author="user" w:date="2019-10-22T14:49:00Z"/>
          <w:rFonts w:ascii="Times New Roman" w:hAnsi="Times New Roman" w:cs="Times New Roman"/>
          <w:szCs w:val="32"/>
        </w:rPr>
      </w:pPr>
      <w:del w:id="2201" w:author="user" w:date="2019-10-22T14:49:00Z">
        <w:r>
          <w:rPr>
            <w:rFonts w:ascii="Times New Roman" w:hAnsi="Times New Roman" w:cs="Times New Roman"/>
            <w:szCs w:val="32"/>
          </w:rPr>
          <w:delText>鼓励单位和个人参加市容和环境卫生公益活动。</w:delText>
        </w:r>
      </w:del>
    </w:p>
    <w:p>
      <w:pPr>
        <w:pStyle w:val="Normal"/>
        <w:widowControl w:val="false"/>
        <w:overflowPunct w:val="false"/>
        <w:bidi w:val="0"/>
        <w:snapToGrid w:val="false"/>
        <w:spacing w:lineRule="exact" w:line="590" w:before="0" w:after="0"/>
        <w:ind w:firstLineChars="200" w:startChars="0" w:start="0" w:endChars="0" w:end="0"/>
        <w:jc w:val="both"/>
        <w:rPr>
          <w:del w:id="2204" w:author="user" w:date="2019-10-22T14:49:00Z"/>
          <w:rFonts w:ascii="Times New Roman" w:hAnsi="Times New Roman" w:cs="Times New Roman"/>
          <w:szCs w:val="32"/>
        </w:rPr>
      </w:pPr>
      <w:del w:id="2203" w:author="user" w:date="2019-10-22T14:49:00Z">
        <w:r>
          <w:rPr>
            <w:rFonts w:ascii="Times New Roman" w:hAnsi="Times New Roman" w:cs="Times New Roman"/>
            <w:szCs w:val="32"/>
          </w:rPr>
          <w:delText>对在市容和环境卫生工作中取得突出成绩的单位和个人，各级人民政府应当给予表彰和奖励。</w:delText>
        </w:r>
      </w:del>
    </w:p>
    <w:p>
      <w:pPr>
        <w:pStyle w:val="Normal"/>
        <w:widowControl w:val="false"/>
        <w:overflowPunct w:val="false"/>
        <w:bidi w:val="0"/>
        <w:snapToGrid w:val="false"/>
        <w:spacing w:lineRule="exact" w:line="590" w:before="0" w:after="0"/>
        <w:ind w:firstLineChars="200" w:startChars="0" w:start="0" w:endChars="0" w:end="0"/>
        <w:jc w:val="both"/>
        <w:rPr>
          <w:del w:id="2206" w:author="user" w:date="2019-10-22T14:49:00Z"/>
          <w:rFonts w:ascii="Times New Roman" w:hAnsi="Times New Roman" w:eastAsia="黑体" w:cs="Times New Roman"/>
          <w:bCs/>
          <w:szCs w:val="32"/>
        </w:rPr>
      </w:pPr>
      <w:del w:id="2205" w:author="user" w:date="2019-10-22T14:49:00Z">
        <w:r>
          <w:rPr>
            <w:rFonts w:eastAsia="黑体" w:cs="Times New Roman" w:ascii="Times New Roman" w:hAnsi="Times New Roman"/>
            <w:bCs/>
            <w:szCs w:val="32"/>
          </w:rPr>
        </w:r>
      </w:del>
    </w:p>
    <w:p>
      <w:pPr>
        <w:pStyle w:val="Normal"/>
        <w:ind w:endChars="0" w:end="0"/>
        <w:jc w:val="both"/>
        <w:rPr>
          <w:del w:id="2208" w:author="user" w:date="2019-10-22T14:49:00Z"/>
          <w:rFonts w:ascii="Times New Roman" w:hAnsi="Times New Roman" w:eastAsia="黑体" w:cs="Times New Roman"/>
          <w:bCs/>
          <w:szCs w:val="32"/>
        </w:rPr>
      </w:pPr>
      <w:del w:id="2207" w:author="user" w:date="2019-10-22T14:49:00Z">
        <w:r>
          <w:rPr>
            <w:rFonts w:ascii="Times New Roman" w:hAnsi="Times New Roman" w:cs="Times New Roman" w:eastAsia="黑体"/>
            <w:bCs/>
            <w:szCs w:val="32"/>
          </w:rPr>
          <w:delText>第二章  市容和环境卫生责任区制度</w:delText>
        </w:r>
      </w:del>
    </w:p>
    <w:p>
      <w:pPr>
        <w:pStyle w:val="Normal"/>
        <w:ind w:endChars="0" w:end="0"/>
        <w:jc w:val="both"/>
        <w:rPr>
          <w:del w:id="2210" w:author="user" w:date="2019-10-22T14:49:00Z"/>
          <w:rFonts w:ascii="Times New Roman" w:hAnsi="Times New Roman" w:eastAsia="黑体" w:cs="Times New Roman"/>
          <w:bCs/>
          <w:szCs w:val="32"/>
        </w:rPr>
      </w:pPr>
      <w:del w:id="2209" w:author="user" w:date="2019-10-22T14:49:00Z">
        <w:r>
          <w:rPr>
            <w:rFonts w:eastAsia="黑体" w:cs="Times New Roman" w:ascii="Times New Roman" w:hAnsi="Times New Roman"/>
            <w:bCs/>
            <w:szCs w:val="32"/>
          </w:rPr>
        </w:r>
      </w:del>
    </w:p>
    <w:p>
      <w:pPr>
        <w:pStyle w:val="Normal"/>
        <w:ind w:endChars="0" w:end="0"/>
        <w:rPr>
          <w:del w:id="2213" w:author="user" w:date="2019-10-22T14:49:00Z"/>
          <w:rFonts w:ascii="Times New Roman" w:hAnsi="Times New Roman" w:cs="Times New Roman"/>
          <w:szCs w:val="32"/>
        </w:rPr>
      </w:pPr>
      <w:del w:id="2211" w:author="user" w:date="2019-10-22T14:49:00Z">
        <w:r>
          <w:rPr>
            <w:rFonts w:ascii="Times New Roman" w:hAnsi="Times New Roman" w:cs="Times New Roman" w:eastAsia="黑体"/>
            <w:szCs w:val="32"/>
          </w:rPr>
          <w:delText>第十条</w:delText>
        </w:r>
      </w:del>
      <w:del w:id="2212" w:author="user" w:date="2019-10-22T14:49:00Z">
        <w:r>
          <w:rPr>
            <w:rFonts w:ascii="Times New Roman" w:hAnsi="Times New Roman" w:cs="Times New Roman"/>
            <w:szCs w:val="32"/>
          </w:rPr>
          <w:delText xml:space="preserve">  市容和环境卫生工作实行责任区制度。</w:delText>
        </w:r>
      </w:del>
    </w:p>
    <w:p>
      <w:pPr>
        <w:pStyle w:val="Normal"/>
        <w:ind w:endChars="0" w:end="0"/>
        <w:rPr>
          <w:del w:id="2215" w:author="user" w:date="2019-10-22T14:49:00Z"/>
          <w:rFonts w:ascii="Times New Roman" w:hAnsi="Times New Roman" w:cs="Times New Roman"/>
          <w:szCs w:val="32"/>
        </w:rPr>
      </w:pPr>
      <w:del w:id="2214" w:author="user" w:date="2019-10-22T14:49:00Z">
        <w:r>
          <w:rPr>
            <w:rFonts w:ascii="Times New Roman" w:hAnsi="Times New Roman" w:cs="Times New Roman"/>
            <w:szCs w:val="32"/>
          </w:rPr>
          <w:delText>责任区是指单位、个人所有、使用或者管理的建筑物、构筑物以及其他设施、场所的土地使用权范围以及管理范围。</w:delText>
        </w:r>
      </w:del>
    </w:p>
    <w:p>
      <w:pPr>
        <w:pStyle w:val="Normal"/>
        <w:ind w:endChars="0" w:end="0"/>
        <w:rPr>
          <w:del w:id="2218" w:author="user" w:date="2019-10-22T14:49:00Z"/>
          <w:rFonts w:ascii="Times New Roman" w:hAnsi="Times New Roman" w:cs="Times New Roman"/>
          <w:szCs w:val="32"/>
        </w:rPr>
      </w:pPr>
      <w:del w:id="2216" w:author="user" w:date="2019-10-22T14:49:00Z">
        <w:r>
          <w:rPr>
            <w:rFonts w:ascii="Times New Roman" w:hAnsi="Times New Roman" w:cs="Times New Roman" w:eastAsia="黑体"/>
            <w:szCs w:val="32"/>
          </w:rPr>
          <w:delText>第十一条</w:delText>
        </w:r>
      </w:del>
      <w:del w:id="2217" w:author="user" w:date="2019-10-22T14:49:00Z">
        <w:r>
          <w:rPr>
            <w:rFonts w:ascii="Times New Roman" w:hAnsi="Times New Roman" w:cs="Times New Roman"/>
            <w:szCs w:val="32"/>
          </w:rPr>
          <w:delText xml:space="preserve">  建筑物、构筑物或者其他设施、场所的所有权人是市容和环境卫生责任人。所有权人、使用人、管理人之间约定管理责任的，从其约定。</w:delText>
        </w:r>
      </w:del>
    </w:p>
    <w:p>
      <w:pPr>
        <w:pStyle w:val="Normal"/>
        <w:ind w:endChars="0" w:end="0"/>
        <w:rPr>
          <w:del w:id="2220" w:author="user" w:date="2019-10-22T14:49:00Z"/>
          <w:rFonts w:ascii="Times New Roman" w:hAnsi="Times New Roman" w:cs="Times New Roman"/>
          <w:szCs w:val="32"/>
        </w:rPr>
      </w:pPr>
      <w:del w:id="2219" w:author="user" w:date="2019-10-22T14:49:00Z">
        <w:r>
          <w:rPr>
            <w:rFonts w:ascii="Times New Roman" w:hAnsi="Times New Roman" w:cs="Times New Roman"/>
            <w:szCs w:val="32"/>
          </w:rPr>
          <w:delText>市容和环境卫生责任区的责任人按照下列规定确定：</w:delText>
        </w:r>
      </w:del>
    </w:p>
    <w:p>
      <w:pPr>
        <w:pStyle w:val="Normal"/>
        <w:ind w:endChars="0" w:end="0"/>
        <w:rPr>
          <w:del w:id="2222" w:author="user" w:date="2019-10-22T14:49:00Z"/>
          <w:rFonts w:ascii="Times New Roman" w:hAnsi="Times New Roman" w:cs="Times New Roman"/>
          <w:szCs w:val="32"/>
        </w:rPr>
      </w:pPr>
      <w:del w:id="2221" w:author="user" w:date="2019-10-22T14:49:00Z">
        <w:r>
          <w:rPr>
            <w:rFonts w:ascii="Times New Roman" w:hAnsi="Times New Roman" w:cs="Times New Roman"/>
            <w:szCs w:val="32"/>
          </w:rPr>
          <w:delText>（一）街巷、住宅小区，由镇人民政府或者街道办事处负责，实行物业管理的，由物业服务企业负责；</w:delText>
        </w:r>
      </w:del>
    </w:p>
    <w:p>
      <w:pPr>
        <w:pStyle w:val="Normal"/>
        <w:ind w:endChars="0" w:end="0"/>
        <w:rPr>
          <w:del w:id="2224" w:author="user" w:date="2019-10-22T14:49:00Z"/>
          <w:rFonts w:ascii="Times New Roman" w:hAnsi="Times New Roman" w:cs="Times New Roman"/>
          <w:szCs w:val="32"/>
        </w:rPr>
      </w:pPr>
      <w:del w:id="2223" w:author="user" w:date="2019-10-22T14:49:00Z">
        <w:r>
          <w:rPr>
            <w:rFonts w:ascii="Times New Roman" w:hAnsi="Times New Roman" w:cs="Times New Roman"/>
            <w:szCs w:val="32"/>
          </w:rPr>
          <w:delText>（二）道路、桥梁、地下通道、公共广场、公共绿地、公共水域、公共厕所等城市公共区域，由市、县级市、区人民政府依法确定的主管部门负责；</w:delText>
        </w:r>
      </w:del>
    </w:p>
    <w:p>
      <w:pPr>
        <w:pStyle w:val="Normal"/>
        <w:ind w:endChars="0" w:end="0"/>
        <w:rPr>
          <w:del w:id="2226" w:author="user" w:date="2019-10-22T14:49:00Z"/>
          <w:rFonts w:ascii="Times New Roman" w:hAnsi="Times New Roman" w:cs="Times New Roman"/>
          <w:szCs w:val="32"/>
        </w:rPr>
      </w:pPr>
      <w:del w:id="2225" w:author="user" w:date="2019-10-22T14:49:00Z">
        <w:r>
          <w:rPr>
            <w:rFonts w:ascii="Times New Roman" w:hAnsi="Times New Roman" w:cs="Times New Roman"/>
            <w:szCs w:val="32"/>
          </w:rPr>
          <w:delText>（三）河道、湖泊等水域及岸线，由市、县级市、区人民政府依法确定的主管部门负责；</w:delText>
        </w:r>
      </w:del>
    </w:p>
    <w:p>
      <w:pPr>
        <w:pStyle w:val="Normal"/>
        <w:ind w:endChars="0" w:end="0"/>
        <w:rPr>
          <w:del w:id="2228" w:author="user" w:date="2019-10-22T14:49:00Z"/>
          <w:rFonts w:ascii="Times New Roman" w:hAnsi="Times New Roman" w:cs="Times New Roman"/>
          <w:szCs w:val="32"/>
        </w:rPr>
      </w:pPr>
      <w:del w:id="2227" w:author="user" w:date="2019-10-22T14:49:00Z">
        <w:r>
          <w:rPr>
            <w:rFonts w:ascii="Times New Roman" w:hAnsi="Times New Roman" w:cs="Times New Roman"/>
            <w:szCs w:val="32"/>
          </w:rPr>
          <w:delText xml:space="preserve">（四）公路、铁路、机场、地铁、轻轨、隧道、车站、码头、停车场、公交始末站点及其管理范围，由经营、管理单位负责； </w:delText>
        </w:r>
      </w:del>
    </w:p>
    <w:p>
      <w:pPr>
        <w:pStyle w:val="Normal"/>
        <w:ind w:endChars="0" w:end="0"/>
        <w:rPr>
          <w:del w:id="2230" w:author="user" w:date="2019-10-22T14:49:00Z"/>
          <w:rFonts w:ascii="Times New Roman" w:hAnsi="Times New Roman" w:cs="Times New Roman"/>
          <w:szCs w:val="32"/>
        </w:rPr>
      </w:pPr>
      <w:del w:id="2229" w:author="user" w:date="2019-10-22T14:49:00Z">
        <w:r>
          <w:rPr>
            <w:rFonts w:ascii="Times New Roman" w:hAnsi="Times New Roman" w:cs="Times New Roman"/>
            <w:szCs w:val="32"/>
          </w:rPr>
          <w:delText>（五）文化、体育、娱乐、游览等公共场所，由经营、管理单位负责；</w:delText>
        </w:r>
      </w:del>
    </w:p>
    <w:p>
      <w:pPr>
        <w:pStyle w:val="Normal"/>
        <w:ind w:endChars="0" w:end="0"/>
        <w:rPr>
          <w:del w:id="2232" w:author="user" w:date="2019-10-22T14:49:00Z"/>
          <w:rFonts w:ascii="Times New Roman" w:hAnsi="Times New Roman" w:cs="Times New Roman"/>
          <w:szCs w:val="32"/>
        </w:rPr>
      </w:pPr>
      <w:del w:id="2231" w:author="user" w:date="2019-10-22T14:49:00Z">
        <w:r>
          <w:rPr>
            <w:rFonts w:ascii="Times New Roman" w:hAnsi="Times New Roman" w:cs="Times New Roman"/>
            <w:szCs w:val="32"/>
          </w:rPr>
          <w:delText>（六）商品交易市场、展览展销场所、商场、宾馆、饭店等场所，由经营、管理单位负责；</w:delText>
        </w:r>
      </w:del>
    </w:p>
    <w:p>
      <w:pPr>
        <w:pStyle w:val="Normal"/>
        <w:ind w:endChars="0" w:end="0"/>
        <w:rPr>
          <w:del w:id="2234" w:author="user" w:date="2019-10-22T14:49:00Z"/>
          <w:rFonts w:ascii="Times New Roman" w:hAnsi="Times New Roman" w:cs="Times New Roman"/>
          <w:szCs w:val="32"/>
        </w:rPr>
      </w:pPr>
      <w:del w:id="2233" w:author="user" w:date="2019-10-22T14:49:00Z">
        <w:r>
          <w:rPr>
            <w:rFonts w:ascii="Times New Roman" w:hAnsi="Times New Roman" w:cs="Times New Roman"/>
            <w:szCs w:val="32"/>
          </w:rPr>
          <w:delText>（七）机关、团体、部队、学校、医院等单位以及厂矿企业的管理区域，由本单位负责；</w:delText>
        </w:r>
      </w:del>
    </w:p>
    <w:p>
      <w:pPr>
        <w:pStyle w:val="Normal"/>
        <w:ind w:endChars="0" w:end="0"/>
        <w:rPr>
          <w:del w:id="2236" w:author="user" w:date="2019-10-22T14:49:00Z"/>
          <w:rFonts w:ascii="Times New Roman" w:hAnsi="Times New Roman" w:cs="Times New Roman"/>
          <w:szCs w:val="32"/>
        </w:rPr>
      </w:pPr>
      <w:del w:id="2235" w:author="user" w:date="2019-10-22T14:49:00Z">
        <w:r>
          <w:rPr>
            <w:rFonts w:ascii="Times New Roman" w:hAnsi="Times New Roman" w:cs="Times New Roman"/>
            <w:szCs w:val="32"/>
          </w:rPr>
          <w:delText>（八）建设工程的施工现场由施工单位负责，尚未开工的建设工程用地由建设单位负责；</w:delText>
        </w:r>
      </w:del>
    </w:p>
    <w:p>
      <w:pPr>
        <w:pStyle w:val="Normal"/>
        <w:ind w:endChars="0" w:end="0"/>
        <w:rPr>
          <w:del w:id="2238" w:author="user" w:date="2019-10-22T14:49:00Z"/>
          <w:rFonts w:ascii="Times New Roman" w:hAnsi="Times New Roman" w:cs="Times New Roman"/>
          <w:szCs w:val="32"/>
        </w:rPr>
      </w:pPr>
      <w:del w:id="2237" w:author="user" w:date="2019-10-22T14:49:00Z">
        <w:r>
          <w:rPr>
            <w:rFonts w:ascii="Times New Roman" w:hAnsi="Times New Roman" w:cs="Times New Roman"/>
            <w:szCs w:val="32"/>
          </w:rPr>
          <w:delText>（九）风景名胜区、保税区、科学园区、独立工业区和经济开发区内的公共区域，由管理单位负责。</w:delText>
        </w:r>
      </w:del>
    </w:p>
    <w:p>
      <w:pPr>
        <w:pStyle w:val="Normal"/>
        <w:ind w:endChars="0" w:end="0"/>
        <w:rPr>
          <w:del w:id="2241" w:author="user" w:date="2019-10-22T14:49:00Z"/>
          <w:rFonts w:ascii="Times New Roman" w:hAnsi="Times New Roman" w:cs="Times New Roman"/>
          <w:szCs w:val="32"/>
        </w:rPr>
      </w:pPr>
      <w:del w:id="2239" w:author="user" w:date="2019-10-22T14:49:00Z">
        <w:r>
          <w:rPr>
            <w:rFonts w:ascii="Times New Roman" w:hAnsi="Times New Roman" w:cs="Times New Roman"/>
            <w:spacing w:val="-6"/>
            <w:szCs w:val="32"/>
          </w:rPr>
          <w:delText>除前款规定外，市容和环境卫生责任人不明确的，由所在地的城市管理行政主管部门确定；行政辖区的接壤地区责任人不明确或者对责任人的确定存在争议的，由市城市管理行政主管部门确定</w:delText>
        </w:r>
      </w:del>
      <w:del w:id="2240" w:author="user" w:date="2019-10-22T14:49:00Z">
        <w:r>
          <w:rPr>
            <w:rFonts w:ascii="Times New Roman" w:hAnsi="Times New Roman" w:cs="Times New Roman"/>
            <w:szCs w:val="32"/>
          </w:rPr>
          <w:delText>。</w:delText>
        </w:r>
      </w:del>
    </w:p>
    <w:p>
      <w:pPr>
        <w:pStyle w:val="Normal"/>
        <w:ind w:endChars="0" w:end="0"/>
        <w:rPr>
          <w:del w:id="2244" w:author="user" w:date="2019-10-22T14:49:00Z"/>
          <w:rFonts w:ascii="Times New Roman" w:hAnsi="Times New Roman" w:cs="Times New Roman"/>
          <w:szCs w:val="32"/>
        </w:rPr>
      </w:pPr>
      <w:del w:id="2242" w:author="user" w:date="2019-10-22T14:49:00Z">
        <w:r>
          <w:rPr>
            <w:rFonts w:ascii="Times New Roman" w:hAnsi="Times New Roman" w:cs="Times New Roman" w:eastAsia="黑体"/>
            <w:szCs w:val="32"/>
          </w:rPr>
          <w:delText>第十二条</w:delText>
        </w:r>
      </w:del>
      <w:del w:id="2243" w:author="user" w:date="2019-10-22T14:49:00Z">
        <w:r>
          <w:rPr>
            <w:rFonts w:ascii="Times New Roman" w:hAnsi="Times New Roman" w:cs="Times New Roman"/>
            <w:szCs w:val="32"/>
          </w:rPr>
          <w:delText xml:space="preserve">  县级市、区人民政府应当与市容和环境卫生责任人签订市容和环境卫生责任书，并监督其履行。</w:delText>
        </w:r>
      </w:del>
    </w:p>
    <w:p>
      <w:pPr>
        <w:pStyle w:val="Normal"/>
        <w:ind w:endChars="0" w:end="0"/>
        <w:rPr>
          <w:del w:id="2246" w:author="user" w:date="2019-10-22T14:49:00Z"/>
          <w:rFonts w:ascii="Times New Roman" w:hAnsi="Times New Roman" w:cs="Times New Roman"/>
          <w:szCs w:val="32"/>
        </w:rPr>
      </w:pPr>
      <w:del w:id="2245" w:author="user" w:date="2019-10-22T14:49:00Z">
        <w:r>
          <w:rPr>
            <w:rFonts w:ascii="Times New Roman" w:hAnsi="Times New Roman" w:cs="Times New Roman"/>
            <w:szCs w:val="32"/>
          </w:rPr>
          <w:delText>市容和环境卫生责任人应当履行下列责任：</w:delText>
        </w:r>
      </w:del>
    </w:p>
    <w:p>
      <w:pPr>
        <w:pStyle w:val="Normal"/>
        <w:ind w:endChars="0" w:end="0"/>
        <w:rPr>
          <w:del w:id="2248" w:author="user" w:date="2019-10-22T14:49:00Z"/>
          <w:rFonts w:ascii="Times New Roman" w:hAnsi="Times New Roman" w:cs="Times New Roman"/>
          <w:szCs w:val="32"/>
        </w:rPr>
      </w:pPr>
      <w:del w:id="2247" w:author="user" w:date="2019-10-22T14:49:00Z">
        <w:r>
          <w:rPr>
            <w:rFonts w:ascii="Times New Roman" w:hAnsi="Times New Roman" w:cs="Times New Roman"/>
            <w:szCs w:val="32"/>
          </w:rPr>
          <w:delText>（一）保持市容整洁，无乱停车、乱设摊、乱搭建、乱张贴、乱涂写、乱刻画、乱吊挂、乱堆放等行为；</w:delText>
        </w:r>
      </w:del>
    </w:p>
    <w:p>
      <w:pPr>
        <w:pStyle w:val="Normal"/>
        <w:ind w:endChars="0" w:end="0"/>
        <w:rPr>
          <w:del w:id="2250" w:author="user" w:date="2019-10-22T14:49:00Z"/>
          <w:rFonts w:ascii="Times New Roman" w:hAnsi="Times New Roman" w:cs="Times New Roman"/>
          <w:szCs w:val="32"/>
        </w:rPr>
      </w:pPr>
      <w:del w:id="2249" w:author="user" w:date="2019-10-22T14:49:00Z">
        <w:r>
          <w:rPr>
            <w:rFonts w:ascii="Times New Roman" w:hAnsi="Times New Roman" w:cs="Times New Roman"/>
            <w:szCs w:val="32"/>
          </w:rPr>
          <w:delText>（二）保持环境卫生整洁，按照责任分工定时清扫、保洁；</w:delText>
        </w:r>
      </w:del>
    </w:p>
    <w:p>
      <w:pPr>
        <w:pStyle w:val="Normal"/>
        <w:ind w:endChars="0" w:end="0"/>
        <w:rPr>
          <w:del w:id="2252" w:author="user" w:date="2019-10-22T14:49:00Z"/>
          <w:rFonts w:ascii="Times New Roman" w:hAnsi="Times New Roman" w:cs="Times New Roman"/>
          <w:szCs w:val="32"/>
        </w:rPr>
      </w:pPr>
      <w:del w:id="2251" w:author="user" w:date="2019-10-22T14:49:00Z">
        <w:r>
          <w:rPr>
            <w:rFonts w:ascii="Times New Roman" w:hAnsi="Times New Roman" w:cs="Times New Roman"/>
            <w:szCs w:val="32"/>
          </w:rPr>
          <w:delText>（三）及时清理垃圾，无暴露垃圾、污水、污迹，防止蚊蝇孳生；</w:delText>
        </w:r>
      </w:del>
    </w:p>
    <w:p>
      <w:pPr>
        <w:pStyle w:val="Normal"/>
        <w:ind w:endChars="0" w:end="0"/>
        <w:rPr>
          <w:del w:id="2254" w:author="user" w:date="2019-10-22T14:49:00Z"/>
          <w:rFonts w:ascii="Times New Roman" w:hAnsi="Times New Roman" w:cs="Times New Roman"/>
          <w:szCs w:val="32"/>
        </w:rPr>
      </w:pPr>
      <w:del w:id="2253" w:author="user" w:date="2019-10-22T14:49:00Z">
        <w:r>
          <w:rPr>
            <w:rFonts w:ascii="Times New Roman" w:hAnsi="Times New Roman" w:cs="Times New Roman"/>
            <w:szCs w:val="32"/>
          </w:rPr>
          <w:delText>（四）按照规定设置环境卫生设施，并保持整洁、完好；</w:delText>
        </w:r>
      </w:del>
    </w:p>
    <w:p>
      <w:pPr>
        <w:pStyle w:val="Normal"/>
        <w:ind w:endChars="0" w:end="0"/>
        <w:rPr>
          <w:del w:id="2256" w:author="user" w:date="2019-10-22T14:49:00Z"/>
          <w:rFonts w:ascii="Times New Roman" w:hAnsi="Times New Roman" w:cs="Times New Roman"/>
          <w:spacing w:val="-6"/>
          <w:szCs w:val="32"/>
        </w:rPr>
      </w:pPr>
      <w:del w:id="2255" w:author="user" w:date="2019-10-22T14:49:00Z">
        <w:r>
          <w:rPr>
            <w:rFonts w:ascii="Times New Roman" w:hAnsi="Times New Roman" w:cs="Times New Roman"/>
            <w:spacing w:val="-6"/>
            <w:szCs w:val="32"/>
          </w:rPr>
          <w:delText>（五）市容和环境卫生管理规定以及责任书约定的其他责任。</w:delText>
        </w:r>
      </w:del>
    </w:p>
    <w:p>
      <w:pPr>
        <w:pStyle w:val="Normal"/>
        <w:ind w:endChars="0" w:end="0"/>
        <w:rPr>
          <w:del w:id="2258" w:author="user" w:date="2019-10-22T14:49:00Z"/>
          <w:rFonts w:ascii="Times New Roman" w:hAnsi="Times New Roman" w:cs="Times New Roman"/>
          <w:szCs w:val="32"/>
        </w:rPr>
      </w:pPr>
      <w:del w:id="2257" w:author="user" w:date="2019-10-22T14:49:00Z">
        <w:r>
          <w:rPr>
            <w:rFonts w:ascii="Times New Roman" w:hAnsi="Times New Roman" w:cs="Times New Roman"/>
            <w:szCs w:val="32"/>
          </w:rPr>
          <w:delText>市容和环境卫生责任人可以将责任区的具体工作委托市容和环境卫生作业服务单位承担。</w:delText>
        </w:r>
      </w:del>
    </w:p>
    <w:p>
      <w:pPr>
        <w:pStyle w:val="Normal"/>
        <w:ind w:endChars="0" w:end="0"/>
        <w:rPr>
          <w:del w:id="2260" w:author="user" w:date="2019-10-22T14:49:00Z"/>
          <w:rFonts w:ascii="Times New Roman" w:hAnsi="Times New Roman" w:cs="Times New Roman"/>
          <w:szCs w:val="32"/>
          <w:lang w:val="en-GB"/>
        </w:rPr>
      </w:pPr>
      <w:del w:id="2259" w:author="user" w:date="2019-10-22T14:49:00Z">
        <w:r>
          <w:rPr>
            <w:rFonts w:cs="Times New Roman" w:ascii="Times New Roman" w:hAnsi="Times New Roman"/>
            <w:szCs w:val="32"/>
            <w:lang w:val="en-GB"/>
          </w:rPr>
        </w:r>
      </w:del>
    </w:p>
    <w:p>
      <w:pPr>
        <w:pStyle w:val="Normal"/>
        <w:ind w:endChars="0" w:end="0"/>
        <w:jc w:val="both"/>
        <w:rPr>
          <w:del w:id="2262" w:author="user" w:date="2019-10-22T14:49:00Z"/>
          <w:rFonts w:ascii="Times New Roman" w:hAnsi="Times New Roman" w:eastAsia="黑体" w:cs="Times New Roman"/>
          <w:szCs w:val="32"/>
        </w:rPr>
      </w:pPr>
      <w:del w:id="2261" w:author="user" w:date="2019-10-22T14:49:00Z">
        <w:r>
          <w:rPr>
            <w:rFonts w:ascii="Times New Roman" w:hAnsi="Times New Roman" w:cs="Times New Roman" w:eastAsia="黑体"/>
            <w:szCs w:val="32"/>
          </w:rPr>
          <w:delText>第三章  市容管理</w:delText>
        </w:r>
      </w:del>
    </w:p>
    <w:p>
      <w:pPr>
        <w:pStyle w:val="Normal"/>
        <w:ind w:endChars="0" w:end="0"/>
        <w:jc w:val="both"/>
        <w:rPr>
          <w:del w:id="2264" w:author="user" w:date="2019-10-22T14:49:00Z"/>
          <w:rFonts w:ascii="Times New Roman" w:hAnsi="Times New Roman" w:eastAsia="黑体" w:cs="Times New Roman"/>
          <w:szCs w:val="32"/>
        </w:rPr>
      </w:pPr>
      <w:del w:id="2263" w:author="user" w:date="2019-10-22T14:49:00Z">
        <w:r>
          <w:rPr>
            <w:rFonts w:eastAsia="黑体" w:cs="Times New Roman" w:ascii="Times New Roman" w:hAnsi="Times New Roman"/>
            <w:szCs w:val="32"/>
          </w:rPr>
        </w:r>
      </w:del>
    </w:p>
    <w:p>
      <w:pPr>
        <w:pStyle w:val="Normal"/>
        <w:ind w:endChars="0" w:end="0"/>
        <w:jc w:val="both"/>
        <w:rPr>
          <w:del w:id="2266" w:author="user" w:date="2019-10-22T14:49:00Z"/>
          <w:rFonts w:ascii="Times New Roman" w:hAnsi="Times New Roman" w:eastAsia="楷体_GB2312" w:cs="Times New Roman"/>
          <w:szCs w:val="32"/>
        </w:rPr>
      </w:pPr>
      <w:del w:id="2265" w:author="user" w:date="2019-10-22T14:49:00Z">
        <w:r>
          <w:rPr>
            <w:rFonts w:ascii="Times New Roman" w:hAnsi="Times New Roman" w:cs="Times New Roman" w:eastAsia="楷体_GB2312"/>
            <w:szCs w:val="32"/>
          </w:rPr>
          <w:delText>第一节  建筑物、构筑物</w:delText>
        </w:r>
      </w:del>
    </w:p>
    <w:p>
      <w:pPr>
        <w:pStyle w:val="Normal"/>
        <w:ind w:endChars="0" w:end="0"/>
        <w:jc w:val="both"/>
        <w:rPr>
          <w:del w:id="2268" w:author="user" w:date="2019-10-22T14:49:00Z"/>
          <w:rFonts w:ascii="Times New Roman" w:hAnsi="Times New Roman" w:eastAsia="楷体_GB2312" w:cs="Times New Roman"/>
          <w:szCs w:val="32"/>
        </w:rPr>
      </w:pPr>
      <w:del w:id="2267" w:author="user" w:date="2019-10-22T14:49:00Z">
        <w:r>
          <w:rPr>
            <w:rFonts w:eastAsia="楷体_GB2312" w:cs="Times New Roman" w:ascii="Times New Roman" w:hAnsi="Times New Roman"/>
            <w:szCs w:val="32"/>
          </w:rPr>
        </w:r>
      </w:del>
    </w:p>
    <w:p>
      <w:pPr>
        <w:pStyle w:val="Normal"/>
        <w:ind w:endChars="0" w:end="0"/>
        <w:rPr>
          <w:del w:id="2271" w:author="user" w:date="2019-10-22T14:49:00Z"/>
          <w:rFonts w:ascii="Times New Roman" w:hAnsi="Times New Roman" w:cs="Times New Roman"/>
          <w:szCs w:val="32"/>
        </w:rPr>
      </w:pPr>
      <w:del w:id="2269" w:author="user" w:date="2019-10-22T14:49:00Z">
        <w:r>
          <w:rPr>
            <w:rFonts w:ascii="Times New Roman" w:hAnsi="Times New Roman" w:cs="Times New Roman" w:eastAsia="黑体"/>
            <w:szCs w:val="32"/>
          </w:rPr>
          <w:delText>第十三条</w:delText>
        </w:r>
      </w:del>
      <w:del w:id="2270" w:author="user" w:date="2019-10-22T14:49:00Z">
        <w:r>
          <w:rPr>
            <w:rFonts w:ascii="Times New Roman" w:hAnsi="Times New Roman" w:cs="Times New Roman"/>
            <w:szCs w:val="32"/>
          </w:rPr>
          <w:delText xml:space="preserve">  建筑物、构筑物的建设和改造应当符合城乡规划、国家和地方城市容貌标准。</w:delText>
        </w:r>
      </w:del>
    </w:p>
    <w:p>
      <w:pPr>
        <w:pStyle w:val="Normal"/>
        <w:ind w:endChars="0" w:end="0"/>
        <w:rPr>
          <w:del w:id="2273" w:author="user" w:date="2019-10-22T14:49:00Z"/>
          <w:rFonts w:ascii="Times New Roman" w:hAnsi="Times New Roman" w:cs="Times New Roman"/>
          <w:szCs w:val="32"/>
        </w:rPr>
      </w:pPr>
      <w:del w:id="2272" w:author="user" w:date="2019-10-22T14:49:00Z">
        <w:r>
          <w:rPr>
            <w:rFonts w:ascii="Times New Roman" w:hAnsi="Times New Roman" w:cs="Times New Roman"/>
            <w:szCs w:val="32"/>
          </w:rPr>
          <w:delText>任何单位和个人不得擅自改变经规划确定的建筑物、构筑物外立面形态、色彩；确需改变的，应当经原审批部门许可。原审批部门在许可时应当听取城市管理行政主管部门意见。</w:delText>
        </w:r>
      </w:del>
    </w:p>
    <w:p>
      <w:pPr>
        <w:pStyle w:val="Normal"/>
        <w:ind w:endChars="0" w:end="0"/>
        <w:rPr>
          <w:del w:id="2276" w:author="user" w:date="2019-10-22T14:49:00Z"/>
          <w:rFonts w:ascii="Times New Roman" w:hAnsi="Times New Roman" w:cs="Times New Roman"/>
          <w:szCs w:val="32"/>
        </w:rPr>
      </w:pPr>
      <w:del w:id="2274" w:author="user" w:date="2019-10-22T14:49:00Z">
        <w:r>
          <w:rPr>
            <w:rFonts w:ascii="Times New Roman" w:hAnsi="Times New Roman" w:cs="Times New Roman" w:eastAsia="黑体"/>
            <w:szCs w:val="32"/>
          </w:rPr>
          <w:delText>第十四条</w:delText>
        </w:r>
      </w:del>
      <w:del w:id="2275" w:author="user" w:date="2019-10-22T14:49:00Z">
        <w:r>
          <w:rPr>
            <w:rFonts w:ascii="Times New Roman" w:hAnsi="Times New Roman" w:cs="Times New Roman"/>
            <w:szCs w:val="32"/>
          </w:rPr>
          <w:delText xml:space="preserve">  建筑物、构筑物外立面应当保持整洁、完好，按照规定定期进行粉刷或者清洗，并与周围环境相协调。建筑物、构筑物破损的，应当按照城市容貌标准及时整修。</w:delText>
        </w:r>
      </w:del>
    </w:p>
    <w:p>
      <w:pPr>
        <w:pStyle w:val="Normal"/>
        <w:ind w:endChars="0" w:end="0"/>
        <w:rPr>
          <w:del w:id="2279" w:author="user" w:date="2019-10-22T14:49:00Z"/>
          <w:rFonts w:ascii="Times New Roman" w:hAnsi="Times New Roman" w:cs="Times New Roman"/>
          <w:szCs w:val="32"/>
        </w:rPr>
      </w:pPr>
      <w:del w:id="2277" w:author="user" w:date="2019-10-22T14:49:00Z">
        <w:r>
          <w:rPr>
            <w:rFonts w:ascii="Times New Roman" w:hAnsi="Times New Roman" w:cs="Times New Roman"/>
            <w:color w:val="000000"/>
            <w:kern w:val="0"/>
          </w:rPr>
          <w:delText>在建筑物、</w:delText>
        </w:r>
      </w:del>
      <w:del w:id="2278" w:author="user" w:date="2019-10-22T14:49:00Z">
        <w:r>
          <w:rPr>
            <w:rFonts w:ascii="Times New Roman" w:hAnsi="Times New Roman" w:cs="Times New Roman"/>
            <w:color w:val="000000"/>
          </w:rPr>
          <w:delText>构筑物临街外墙安装窗栏、晾衣架、遮阳（雨）篷、空调室外机、排气扇、广告支架等设施，应当符合城市容貌标准，并保持整洁、完好。</w:delText>
        </w:r>
      </w:del>
    </w:p>
    <w:p>
      <w:pPr>
        <w:pStyle w:val="Normal"/>
        <w:ind w:endChars="0" w:end="0"/>
        <w:rPr>
          <w:del w:id="2283" w:author="user" w:date="2019-10-22T14:49:00Z"/>
          <w:rFonts w:ascii="Times New Roman" w:hAnsi="Times New Roman" w:eastAsia="黑体" w:cs="Times New Roman"/>
          <w:kern w:val="0"/>
          <w:szCs w:val="32"/>
        </w:rPr>
      </w:pPr>
      <w:del w:id="2280" w:author="user" w:date="2019-10-22T14:49:00Z">
        <w:r>
          <w:rPr>
            <w:rFonts w:ascii="Times New Roman" w:hAnsi="Times New Roman" w:cs="Times New Roman"/>
            <w:color w:val="000000"/>
            <w:kern w:val="0"/>
          </w:rPr>
          <w:delText>在道路及其他公共场所设置的供电、供热、供水、供气、照明、通信、邮政、环境卫生、交通、广告等各类设施，应当</w:delText>
        </w:r>
      </w:del>
      <w:del w:id="2281" w:author="user" w:date="2019-10-22T14:49:00Z">
        <w:r>
          <w:rPr>
            <w:rFonts w:ascii="Times New Roman" w:hAnsi="Times New Roman" w:cs="Times New Roman"/>
            <w:color w:val="000000"/>
          </w:rPr>
          <w:delText>符合城市容貌标准，并</w:delText>
        </w:r>
      </w:del>
      <w:del w:id="2282" w:author="user" w:date="2019-10-22T14:49:00Z">
        <w:r>
          <w:rPr>
            <w:rFonts w:ascii="Times New Roman" w:hAnsi="Times New Roman" w:cs="Times New Roman"/>
            <w:color w:val="000000"/>
            <w:kern w:val="0"/>
          </w:rPr>
          <w:delText>保持设施整洁、完好。</w:delText>
        </w:r>
      </w:del>
    </w:p>
    <w:p>
      <w:pPr>
        <w:pStyle w:val="Normal"/>
        <w:ind w:endChars="0" w:end="0"/>
        <w:rPr>
          <w:del w:id="2286" w:author="user" w:date="2019-10-22T14:49:00Z"/>
          <w:rFonts w:ascii="Times New Roman" w:hAnsi="Times New Roman" w:cs="Times New Roman"/>
          <w:szCs w:val="32"/>
        </w:rPr>
      </w:pPr>
      <w:del w:id="2284" w:author="user" w:date="2019-10-22T14:49:00Z">
        <w:r>
          <w:rPr>
            <w:rFonts w:ascii="Times New Roman" w:hAnsi="Times New Roman" w:cs="Times New Roman" w:eastAsia="黑体"/>
            <w:szCs w:val="32"/>
          </w:rPr>
          <w:delText>第十五条</w:delText>
        </w:r>
      </w:del>
      <w:del w:id="2285" w:author="user" w:date="2019-10-22T14:49:00Z">
        <w:r>
          <w:rPr>
            <w:rFonts w:ascii="Times New Roman" w:hAnsi="Times New Roman" w:cs="Times New Roman"/>
            <w:szCs w:val="32"/>
          </w:rPr>
          <w:delText xml:space="preserve">  城市景观照明应当符合城市容貌标准和夜景照明技术规范的要求，合理控制照度和亮度，不得影响交通信号和居民生活。</w:delText>
        </w:r>
      </w:del>
    </w:p>
    <w:p>
      <w:pPr>
        <w:pStyle w:val="Normal"/>
        <w:ind w:endChars="0" w:end="0"/>
        <w:rPr>
          <w:del w:id="2289" w:author="user" w:date="2019-10-22T14:49:00Z"/>
          <w:rFonts w:ascii="Times New Roman" w:hAnsi="Times New Roman" w:cs="Times New Roman"/>
          <w:szCs w:val="32"/>
        </w:rPr>
      </w:pPr>
      <w:del w:id="2287" w:author="user" w:date="2019-10-22T14:49:00Z">
        <w:r>
          <w:rPr>
            <w:rFonts w:ascii="Times New Roman" w:hAnsi="Times New Roman" w:cs="Times New Roman" w:eastAsia="黑体"/>
            <w:szCs w:val="32"/>
          </w:rPr>
          <w:delText>第十六条</w:delText>
        </w:r>
      </w:del>
      <w:del w:id="2288" w:author="user" w:date="2019-10-22T14:49:00Z">
        <w:r>
          <w:rPr>
            <w:rFonts w:ascii="Times New Roman" w:hAnsi="Times New Roman" w:cs="Times New Roman"/>
            <w:szCs w:val="32"/>
          </w:rPr>
          <w:delText xml:space="preserve">  任何单位和个人不得违反城乡规划或者城市容貌标准和环境卫生标准从事违法建设活动。</w:delText>
        </w:r>
      </w:del>
    </w:p>
    <w:p>
      <w:pPr>
        <w:pStyle w:val="Normal"/>
        <w:ind w:endChars="0" w:end="0"/>
        <w:rPr>
          <w:del w:id="2291" w:author="user" w:date="2019-10-22T14:49:00Z"/>
          <w:rFonts w:ascii="Times New Roman" w:hAnsi="Times New Roman" w:cs="Times New Roman"/>
          <w:szCs w:val="32"/>
        </w:rPr>
      </w:pPr>
      <w:del w:id="2290" w:author="user" w:date="2019-10-22T14:49:00Z">
        <w:r>
          <w:rPr>
            <w:rFonts w:ascii="Times New Roman" w:hAnsi="Times New Roman" w:cs="Times New Roman"/>
            <w:szCs w:val="32"/>
          </w:rPr>
          <w:delText>城市管理综合行政执法部门在查处违法建设活动时，可以通知供水、供电、供气、供热等单位不得为违法建设提供相应的服务；利用违法建设从事经营活动的，有关主管部门不得办理相关证照。</w:delText>
        </w:r>
      </w:del>
    </w:p>
    <w:p>
      <w:pPr>
        <w:pStyle w:val="Normal"/>
        <w:ind w:endChars="0" w:end="0"/>
        <w:rPr>
          <w:del w:id="2293" w:author="user" w:date="2019-10-22T14:49:00Z"/>
          <w:rFonts w:ascii="Times New Roman" w:hAnsi="Times New Roman" w:cs="Times New Roman"/>
          <w:szCs w:val="32"/>
        </w:rPr>
      </w:pPr>
      <w:del w:id="2292" w:author="user" w:date="2019-10-22T14:49:00Z">
        <w:r>
          <w:rPr>
            <w:rFonts w:ascii="Times New Roman" w:hAnsi="Times New Roman" w:cs="Times New Roman"/>
            <w:szCs w:val="32"/>
          </w:rPr>
          <w:delText>县级市、区、镇人民政府和街道办事处发现本辖区内的违法建设，应当及时制止。</w:delText>
        </w:r>
      </w:del>
    </w:p>
    <w:p>
      <w:pPr>
        <w:pStyle w:val="Normal"/>
        <w:ind w:endChars="0" w:end="0"/>
        <w:rPr>
          <w:del w:id="2296" w:author="user" w:date="2019-10-22T14:49:00Z"/>
          <w:rFonts w:ascii="Times New Roman" w:hAnsi="Times New Roman" w:cs="Times New Roman"/>
          <w:szCs w:val="32"/>
        </w:rPr>
      </w:pPr>
      <w:del w:id="2294" w:author="user" w:date="2019-10-22T14:49:00Z">
        <w:r>
          <w:rPr>
            <w:rFonts w:ascii="Times New Roman" w:hAnsi="Times New Roman" w:cs="Times New Roman" w:eastAsia="黑体"/>
            <w:szCs w:val="32"/>
          </w:rPr>
          <w:delText>第十七条</w:delText>
        </w:r>
      </w:del>
      <w:del w:id="2295" w:author="user" w:date="2019-10-22T14:49:00Z">
        <w:r>
          <w:rPr>
            <w:rFonts w:ascii="Times New Roman" w:hAnsi="Times New Roman" w:cs="Times New Roman"/>
            <w:szCs w:val="32"/>
          </w:rPr>
          <w:delText xml:space="preserve">  城市管理综合行政执法部门按照相对集中行政处罚权查处违法建设时，需要自然资源规划部门做出认定意见的，自然资源规划部门应当出具书面认定意见。</w:delText>
        </w:r>
      </w:del>
    </w:p>
    <w:p>
      <w:pPr>
        <w:pStyle w:val="Normal"/>
        <w:ind w:endChars="0" w:end="0"/>
        <w:rPr>
          <w:del w:id="2298" w:author="user" w:date="2019-10-22T14:49:00Z"/>
          <w:rFonts w:ascii="Times New Roman" w:hAnsi="Times New Roman" w:cs="Times New Roman"/>
          <w:szCs w:val="32"/>
        </w:rPr>
      </w:pPr>
      <w:del w:id="2297" w:author="user" w:date="2019-10-22T14:49:00Z">
        <w:r>
          <w:rPr>
            <w:rFonts w:ascii="Times New Roman" w:hAnsi="Times New Roman" w:cs="Times New Roman"/>
            <w:szCs w:val="32"/>
          </w:rPr>
          <w:delText>对不符合城市容貌标准和环境卫生标准的建筑物、构筑物，由城市管理综合行政执法部门予以认定。</w:delText>
        </w:r>
      </w:del>
    </w:p>
    <w:p>
      <w:pPr>
        <w:pStyle w:val="Normal"/>
        <w:ind w:endChars="0" w:end="0"/>
        <w:rPr>
          <w:del w:id="2300" w:author="user" w:date="2019-10-22T14:49:00Z"/>
          <w:rFonts w:ascii="Times New Roman" w:hAnsi="Times New Roman" w:cs="Times New Roman"/>
          <w:szCs w:val="32"/>
        </w:rPr>
      </w:pPr>
      <w:del w:id="2299" w:author="user" w:date="2019-10-22T14:49:00Z">
        <w:r>
          <w:rPr>
            <w:rFonts w:cs="Times New Roman" w:ascii="Times New Roman" w:hAnsi="Times New Roman"/>
            <w:szCs w:val="32"/>
          </w:rPr>
        </w:r>
      </w:del>
    </w:p>
    <w:p>
      <w:pPr>
        <w:pStyle w:val="Normal"/>
        <w:ind w:endChars="0" w:end="0"/>
        <w:jc w:val="both"/>
        <w:rPr>
          <w:del w:id="2302" w:author="user" w:date="2019-10-22T14:49:00Z"/>
          <w:rFonts w:ascii="Times New Roman" w:hAnsi="Times New Roman" w:eastAsia="楷体_GB2312" w:cs="Times New Roman"/>
          <w:szCs w:val="32"/>
        </w:rPr>
      </w:pPr>
      <w:del w:id="2301" w:author="user" w:date="2019-10-22T14:49:00Z">
        <w:r>
          <w:rPr>
            <w:rFonts w:ascii="Times New Roman" w:hAnsi="Times New Roman" w:cs="Times New Roman" w:eastAsia="楷体_GB2312"/>
            <w:szCs w:val="32"/>
          </w:rPr>
          <w:delText>第二节  户外广告</w:delText>
        </w:r>
      </w:del>
    </w:p>
    <w:p>
      <w:pPr>
        <w:pStyle w:val="Normal"/>
        <w:ind w:endChars="0" w:end="0"/>
        <w:jc w:val="both"/>
        <w:rPr>
          <w:del w:id="2304" w:author="user" w:date="2019-10-22T14:49:00Z"/>
          <w:rFonts w:ascii="Times New Roman" w:hAnsi="Times New Roman" w:eastAsia="楷体_GB2312" w:cs="Times New Roman"/>
          <w:szCs w:val="32"/>
          <w:bdr w:val="single" w:sz="4" w:space="0" w:color="000000"/>
        </w:rPr>
      </w:pPr>
      <w:del w:id="2303" w:author="user" w:date="2019-10-22T14:49:00Z">
        <w:r>
          <w:rPr>
            <w:rFonts w:eastAsia="楷体_GB2312" w:cs="Times New Roman" w:ascii="Times New Roman" w:hAnsi="Times New Roman"/>
            <w:szCs w:val="32"/>
            <w:bdr w:val="single" w:sz="4" w:space="0" w:color="000000"/>
          </w:rPr>
        </w:r>
      </w:del>
    </w:p>
    <w:p>
      <w:pPr>
        <w:pStyle w:val="Normal"/>
        <w:ind w:endChars="0" w:end="0"/>
        <w:rPr>
          <w:del w:id="2307" w:author="user" w:date="2019-10-22T14:49:00Z"/>
          <w:rFonts w:ascii="Times New Roman" w:hAnsi="Times New Roman" w:cs="Times New Roman"/>
          <w:szCs w:val="32"/>
        </w:rPr>
      </w:pPr>
      <w:del w:id="2305" w:author="user" w:date="2019-10-22T14:49:00Z">
        <w:r>
          <w:rPr>
            <w:rFonts w:ascii="Times New Roman" w:hAnsi="Times New Roman" w:cs="Times New Roman" w:eastAsia="黑体"/>
            <w:szCs w:val="32"/>
          </w:rPr>
          <w:delText>第十八条</w:delText>
        </w:r>
      </w:del>
      <w:del w:id="2306" w:author="user" w:date="2019-10-22T14:49:00Z">
        <w:r>
          <w:rPr>
            <w:rFonts w:ascii="Times New Roman" w:hAnsi="Times New Roman" w:cs="Times New Roman"/>
            <w:szCs w:val="32"/>
          </w:rPr>
          <w:delText xml:space="preserve">  户外广告设置坚持统一规划、总量控制、合理布局、有偿使用、确保安全的原则。</w:delText>
        </w:r>
      </w:del>
    </w:p>
    <w:p>
      <w:pPr>
        <w:pStyle w:val="Normal"/>
        <w:ind w:endChars="0" w:end="0"/>
        <w:rPr>
          <w:del w:id="2310" w:author="user" w:date="2019-10-22T14:49:00Z"/>
          <w:rFonts w:ascii="Times New Roman" w:hAnsi="Times New Roman" w:cs="Times New Roman"/>
          <w:szCs w:val="32"/>
        </w:rPr>
      </w:pPr>
      <w:del w:id="2308" w:author="user" w:date="2019-10-22T14:49:00Z">
        <w:r>
          <w:rPr>
            <w:rFonts w:ascii="Times New Roman" w:hAnsi="Times New Roman" w:cs="Times New Roman" w:eastAsia="黑体"/>
            <w:szCs w:val="32"/>
          </w:rPr>
          <w:delText>第十九条</w:delText>
        </w:r>
      </w:del>
      <w:del w:id="2309" w:author="user" w:date="2019-10-22T14:49:00Z">
        <w:r>
          <w:rPr>
            <w:rFonts w:ascii="Times New Roman" w:hAnsi="Times New Roman" w:cs="Times New Roman"/>
            <w:szCs w:val="32"/>
          </w:rPr>
          <w:delText xml:space="preserve">  户外广告设置规划由自然资源规划部门会同市场监管、城市管理等部门共同编制，并向社会公布。</w:delText>
        </w:r>
      </w:del>
    </w:p>
    <w:p>
      <w:pPr>
        <w:pStyle w:val="Normal"/>
        <w:ind w:endChars="0" w:end="0"/>
        <w:rPr>
          <w:del w:id="2312" w:author="user" w:date="2019-10-22T14:49:00Z"/>
          <w:rFonts w:ascii="Times New Roman" w:hAnsi="Times New Roman" w:eastAsia="黑体" w:cs="Times New Roman"/>
          <w:szCs w:val="32"/>
        </w:rPr>
      </w:pPr>
      <w:del w:id="2311" w:author="user" w:date="2019-10-22T14:49:00Z">
        <w:r>
          <w:rPr>
            <w:rFonts w:ascii="Times New Roman" w:hAnsi="Times New Roman" w:cs="Times New Roman"/>
            <w:color w:val="000000"/>
          </w:rPr>
          <w:delText>市、县级市自然资源规划部门应当会同同级城市管理等行政主管部门和精神文明建设工作机构，根据户外广告设置规划和城市容貌标准的规定，编制户外广告设施设置规划；市、县级市城市管理行政主管部门应当会同同级自然资源规划等部门和精神文明建设工作机构，根据户外广告设施设置规划编制户外广告设施设置详细规划。</w:delText>
        </w:r>
      </w:del>
    </w:p>
    <w:p>
      <w:pPr>
        <w:pStyle w:val="Normal"/>
        <w:ind w:endChars="0" w:end="0"/>
        <w:rPr>
          <w:del w:id="2314" w:author="user" w:date="2019-10-22T14:49:00Z"/>
          <w:rFonts w:ascii="Times New Roman" w:hAnsi="Times New Roman" w:cs="Times New Roman"/>
          <w:szCs w:val="32"/>
        </w:rPr>
      </w:pPr>
      <w:del w:id="2313" w:author="user" w:date="2019-10-22T14:49:00Z">
        <w:r>
          <w:rPr>
            <w:rFonts w:ascii="Times New Roman" w:hAnsi="Times New Roman" w:cs="Times New Roman"/>
            <w:color w:val="000000"/>
          </w:rPr>
          <w:delText>编制户外广告设施设置规划和详细规划时，应当听取利害关系人的意见，报本级人民政府批准后，向社会公布。</w:delText>
        </w:r>
      </w:del>
    </w:p>
    <w:p>
      <w:pPr>
        <w:pStyle w:val="Normal"/>
        <w:ind w:endChars="0" w:end="0"/>
        <w:rPr>
          <w:del w:id="2317" w:author="user" w:date="2019-10-22T14:49:00Z"/>
          <w:rFonts w:ascii="Times New Roman" w:hAnsi="Times New Roman" w:cs="Times New Roman"/>
          <w:szCs w:val="32"/>
        </w:rPr>
      </w:pPr>
      <w:del w:id="2315" w:author="user" w:date="2019-10-22T14:49:00Z">
        <w:r>
          <w:rPr>
            <w:rFonts w:ascii="Times New Roman" w:hAnsi="Times New Roman" w:cs="Times New Roman" w:eastAsia="黑体"/>
            <w:szCs w:val="32"/>
          </w:rPr>
          <w:delText>第二十条</w:delText>
        </w:r>
      </w:del>
      <w:del w:id="2316" w:author="user" w:date="2019-10-22T14:49:00Z">
        <w:r>
          <w:rPr>
            <w:rFonts w:ascii="Times New Roman" w:hAnsi="Times New Roman" w:cs="Times New Roman"/>
            <w:szCs w:val="32"/>
          </w:rPr>
          <w:delText xml:space="preserve">  经营性户外广告设施设置空间的使用权通过公开招标、拍卖或者协议出让等公平竞争方式有偿取得。</w:delText>
        </w:r>
      </w:del>
    </w:p>
    <w:p>
      <w:pPr>
        <w:pStyle w:val="Normal"/>
        <w:ind w:endChars="0" w:end="0"/>
        <w:rPr>
          <w:del w:id="2319" w:author="user" w:date="2019-10-22T14:49:00Z"/>
          <w:rFonts w:ascii="Times New Roman" w:hAnsi="Times New Roman" w:cs="Times New Roman"/>
          <w:szCs w:val="32"/>
        </w:rPr>
      </w:pPr>
      <w:del w:id="2318" w:author="user" w:date="2019-10-22T14:49:00Z">
        <w:r>
          <w:rPr>
            <w:rFonts w:ascii="Times New Roman" w:hAnsi="Times New Roman" w:cs="Times New Roman"/>
            <w:szCs w:val="32"/>
          </w:rPr>
          <w:delText>设置户外广告设施应当符合户外广告设置规划、城市容貌标准、设置技术规范的规定。</w:delText>
        </w:r>
      </w:del>
    </w:p>
    <w:p>
      <w:pPr>
        <w:pStyle w:val="Normal"/>
        <w:ind w:endChars="0" w:end="0"/>
        <w:rPr>
          <w:del w:id="2321" w:author="user" w:date="2019-10-22T14:49:00Z"/>
          <w:rFonts w:ascii="Times New Roman" w:hAnsi="Times New Roman" w:cs="Times New Roman"/>
          <w:szCs w:val="32"/>
        </w:rPr>
      </w:pPr>
      <w:del w:id="2320" w:author="user" w:date="2019-10-22T14:49:00Z">
        <w:r>
          <w:rPr>
            <w:rFonts w:ascii="Times New Roman" w:hAnsi="Times New Roman" w:cs="Times New Roman"/>
            <w:szCs w:val="32"/>
          </w:rPr>
          <w:delText>设置户外广告设施应当依法办理许可手续；城市管理行政主管部门办理户外广告设施设置许可时应当征求相关部门的意见。</w:delText>
        </w:r>
      </w:del>
    </w:p>
    <w:p>
      <w:pPr>
        <w:pStyle w:val="Normal"/>
        <w:ind w:endChars="0" w:end="0"/>
        <w:rPr>
          <w:del w:id="2324" w:author="user" w:date="2019-10-22T14:49:00Z"/>
          <w:rFonts w:ascii="Times New Roman" w:hAnsi="Times New Roman" w:cs="Times New Roman"/>
          <w:szCs w:val="32"/>
        </w:rPr>
      </w:pPr>
      <w:del w:id="2322" w:author="user" w:date="2019-10-22T14:49:00Z">
        <w:r>
          <w:rPr>
            <w:rFonts w:ascii="Times New Roman" w:hAnsi="Times New Roman" w:cs="Times New Roman" w:eastAsia="黑体"/>
            <w:szCs w:val="32"/>
          </w:rPr>
          <w:delText>第二十一条</w:delText>
        </w:r>
      </w:del>
      <w:del w:id="2323" w:author="user" w:date="2019-10-22T14:49:00Z">
        <w:r>
          <w:rPr>
            <w:rFonts w:ascii="Times New Roman" w:hAnsi="Times New Roman" w:cs="Times New Roman"/>
            <w:szCs w:val="32"/>
          </w:rPr>
          <w:delText xml:space="preserve">  设置户外广告设施的，户外广告设施的设置者应当定期进行日常维护和安全检查；对陈旧、残缺、锈蚀等影响市容的，应当予以修复。</w:delText>
        </w:r>
      </w:del>
    </w:p>
    <w:p>
      <w:pPr>
        <w:pStyle w:val="Normal"/>
        <w:ind w:endChars="0" w:end="0"/>
        <w:rPr>
          <w:del w:id="2326" w:author="user" w:date="2019-10-22T14:49:00Z"/>
          <w:rFonts w:ascii="Times New Roman" w:hAnsi="Times New Roman" w:cs="Times New Roman"/>
          <w:szCs w:val="32"/>
        </w:rPr>
      </w:pPr>
      <w:del w:id="2325" w:author="user" w:date="2019-10-22T14:49:00Z">
        <w:r>
          <w:rPr>
            <w:rFonts w:ascii="Times New Roman" w:hAnsi="Times New Roman" w:cs="Times New Roman"/>
            <w:szCs w:val="32"/>
          </w:rPr>
          <w:delText>空置的经营性户外广告设施，需要发布公益公告的，应当在户外广告的招标、拍卖或者协议出让时予以明确。</w:delText>
        </w:r>
      </w:del>
    </w:p>
    <w:p>
      <w:pPr>
        <w:pStyle w:val="Normal"/>
        <w:ind w:endChars="0" w:end="0"/>
        <w:rPr>
          <w:del w:id="2329" w:author="user" w:date="2019-10-22T14:49:00Z"/>
          <w:rFonts w:ascii="Times New Roman" w:hAnsi="Times New Roman" w:cs="Times New Roman"/>
          <w:szCs w:val="32"/>
        </w:rPr>
      </w:pPr>
      <w:del w:id="2327" w:author="user" w:date="2019-10-22T14:49:00Z">
        <w:r>
          <w:rPr>
            <w:rFonts w:ascii="Times New Roman" w:hAnsi="Times New Roman" w:cs="Times New Roman" w:eastAsia="黑体"/>
            <w:szCs w:val="32"/>
          </w:rPr>
          <w:delText>第二十二条</w:delText>
        </w:r>
      </w:del>
      <w:del w:id="2328" w:author="user" w:date="2019-10-22T14:49:00Z">
        <w:r>
          <w:rPr>
            <w:rFonts w:ascii="Times New Roman" w:hAnsi="Times New Roman" w:cs="Times New Roman"/>
            <w:szCs w:val="32"/>
          </w:rPr>
          <w:delText xml:space="preserve">  设置户外广告不得有下列情形：</w:delText>
        </w:r>
      </w:del>
    </w:p>
    <w:p>
      <w:pPr>
        <w:pStyle w:val="Normal"/>
        <w:ind w:endChars="0" w:end="0"/>
        <w:rPr>
          <w:del w:id="2331" w:author="user" w:date="2019-10-22T14:49:00Z"/>
          <w:rFonts w:ascii="Times New Roman" w:hAnsi="Times New Roman" w:cs="Times New Roman"/>
          <w:szCs w:val="32"/>
        </w:rPr>
      </w:pPr>
      <w:del w:id="2330" w:author="user" w:date="2019-10-22T14:49:00Z">
        <w:r>
          <w:rPr>
            <w:rFonts w:ascii="Times New Roman" w:hAnsi="Times New Roman" w:cs="Times New Roman"/>
            <w:szCs w:val="32"/>
          </w:rPr>
          <w:delText>（一）封闭窗户、通风口或者产生热源等影响消防安全的；</w:delText>
        </w:r>
      </w:del>
    </w:p>
    <w:p>
      <w:pPr>
        <w:pStyle w:val="Normal"/>
        <w:ind w:endChars="0" w:end="0"/>
        <w:rPr>
          <w:del w:id="2333" w:author="user" w:date="2019-10-22T14:49:00Z"/>
          <w:rFonts w:ascii="Times New Roman" w:hAnsi="Times New Roman" w:cs="Times New Roman"/>
          <w:szCs w:val="32"/>
        </w:rPr>
      </w:pPr>
      <w:del w:id="2332" w:author="user" w:date="2019-10-22T14:49:00Z">
        <w:r>
          <w:rPr>
            <w:rFonts w:ascii="Times New Roman" w:hAnsi="Times New Roman" w:cs="Times New Roman"/>
            <w:szCs w:val="32"/>
          </w:rPr>
          <w:delText>（二）利用行道树或者损毁绿地的；</w:delText>
        </w:r>
      </w:del>
    </w:p>
    <w:p>
      <w:pPr>
        <w:pStyle w:val="Normal"/>
        <w:ind w:endChars="0" w:end="0"/>
        <w:rPr>
          <w:del w:id="2335" w:author="user" w:date="2019-10-22T14:49:00Z"/>
          <w:rFonts w:ascii="Times New Roman" w:hAnsi="Times New Roman" w:cs="Times New Roman"/>
          <w:szCs w:val="32"/>
        </w:rPr>
      </w:pPr>
      <w:del w:id="2334" w:author="user" w:date="2019-10-22T14:49:00Z">
        <w:r>
          <w:rPr>
            <w:rFonts w:ascii="Times New Roman" w:hAnsi="Times New Roman" w:cs="Times New Roman"/>
            <w:szCs w:val="32"/>
          </w:rPr>
          <w:delText>（三）擅自利用建筑物、构筑物玻璃幕墙、临街门、窗等内外侧悬挂、书写、张贴或者设置的；</w:delText>
        </w:r>
      </w:del>
    </w:p>
    <w:p>
      <w:pPr>
        <w:pStyle w:val="Normal"/>
        <w:ind w:endChars="0" w:end="0"/>
        <w:rPr>
          <w:del w:id="2337" w:author="user" w:date="2019-10-22T14:49:00Z"/>
          <w:rFonts w:ascii="Times New Roman" w:hAnsi="Times New Roman" w:cs="Times New Roman"/>
          <w:spacing w:val="-6"/>
          <w:szCs w:val="32"/>
        </w:rPr>
      </w:pPr>
      <w:del w:id="2336" w:author="user" w:date="2019-10-22T14:49:00Z">
        <w:r>
          <w:rPr>
            <w:rFonts w:ascii="Times New Roman" w:hAnsi="Times New Roman" w:cs="Times New Roman"/>
            <w:spacing w:val="-6"/>
            <w:szCs w:val="32"/>
          </w:rPr>
          <w:delText>（四）擅自利用路面、临街建筑物、构筑物立柱、台阶踏步的。</w:delText>
        </w:r>
      </w:del>
    </w:p>
    <w:p>
      <w:pPr>
        <w:pStyle w:val="Normal"/>
        <w:ind w:endChars="0" w:end="0"/>
        <w:rPr>
          <w:del w:id="2340" w:author="user" w:date="2019-10-22T14:49:00Z"/>
          <w:rFonts w:ascii="Times New Roman" w:hAnsi="Times New Roman" w:cs="Times New Roman"/>
          <w:szCs w:val="32"/>
        </w:rPr>
      </w:pPr>
      <w:del w:id="2338" w:author="user" w:date="2019-10-22T14:49:00Z">
        <w:r>
          <w:rPr>
            <w:rFonts w:ascii="Times New Roman" w:hAnsi="Times New Roman" w:cs="Times New Roman" w:eastAsia="黑体"/>
            <w:szCs w:val="32"/>
          </w:rPr>
          <w:delText>第二十三条</w:delText>
        </w:r>
      </w:del>
      <w:del w:id="2339" w:author="user" w:date="2019-10-22T14:49:00Z">
        <w:r>
          <w:rPr>
            <w:rFonts w:ascii="Times New Roman" w:hAnsi="Times New Roman" w:cs="Times New Roman"/>
            <w:szCs w:val="32"/>
          </w:rPr>
          <w:delText xml:space="preserve">  设置电子显示屏、霓虹灯等发光材质广告设施的，应当符合户外广告设置规划和相关技术规范，亮度、照度和音量不得影响交通信号和居民生活。</w:delText>
        </w:r>
      </w:del>
    </w:p>
    <w:p>
      <w:pPr>
        <w:pStyle w:val="Normal"/>
        <w:ind w:endChars="0" w:end="0"/>
        <w:rPr>
          <w:del w:id="2343" w:author="user" w:date="2019-10-22T14:49:00Z"/>
          <w:rFonts w:ascii="Times New Roman" w:hAnsi="Times New Roman" w:cs="Times New Roman"/>
          <w:szCs w:val="32"/>
        </w:rPr>
      </w:pPr>
      <w:del w:id="2341" w:author="user" w:date="2019-10-22T14:49:00Z">
        <w:r>
          <w:rPr>
            <w:rFonts w:ascii="Times New Roman" w:hAnsi="Times New Roman" w:cs="Times New Roman" w:eastAsia="黑体"/>
            <w:szCs w:val="32"/>
          </w:rPr>
          <w:delText>第二十四条</w:delText>
        </w:r>
      </w:del>
      <w:del w:id="2342" w:author="user" w:date="2019-10-22T14:49:00Z">
        <w:r>
          <w:rPr>
            <w:rFonts w:ascii="Times New Roman" w:hAnsi="Times New Roman" w:cs="Times New Roman"/>
            <w:szCs w:val="32"/>
          </w:rPr>
          <w:delText xml:space="preserve">  经批准占用城市道路、广场及其附属设施设置临时充气拱门、移动灯箱（柱）、撑牌、气球、卡通造型、旗幡、布幔等户外广告设施的，应当按照规定设置。</w:delText>
        </w:r>
      </w:del>
    </w:p>
    <w:p>
      <w:pPr>
        <w:pStyle w:val="Normal"/>
        <w:ind w:endChars="0" w:end="0"/>
        <w:rPr>
          <w:del w:id="2345" w:author="user" w:date="2019-10-22T14:49:00Z"/>
          <w:rFonts w:ascii="Times New Roman" w:hAnsi="Times New Roman" w:cs="Times New Roman"/>
          <w:szCs w:val="32"/>
        </w:rPr>
      </w:pPr>
      <w:del w:id="2344" w:author="user" w:date="2019-10-22T14:49:00Z">
        <w:r>
          <w:rPr>
            <w:rFonts w:ascii="Times New Roman" w:hAnsi="Times New Roman" w:cs="Times New Roman"/>
            <w:szCs w:val="32"/>
          </w:rPr>
          <w:delText>任何人不得擅自在城市道路、广场等公共场所散发商业广告，不得在树木、地面、建筑物、构筑物以及其他设施上刻画、涂写、喷涂或者擅自悬挂、张贴宣传品。</w:delText>
        </w:r>
      </w:del>
    </w:p>
    <w:p>
      <w:pPr>
        <w:pStyle w:val="Normal"/>
        <w:ind w:firstLineChars="200" w:endChars="0" w:end="0"/>
        <w:rPr>
          <w:del w:id="2347" w:author="user" w:date="2019-10-22T14:49:00Z"/>
          <w:rFonts w:ascii="Times New Roman" w:hAnsi="Times New Roman" w:cs="Times New Roman"/>
          <w:szCs w:val="32"/>
        </w:rPr>
      </w:pPr>
      <w:del w:id="2346" w:author="user" w:date="2019-10-22T14:49:00Z">
        <w:r>
          <w:rPr>
            <w:rFonts w:cs="Times New Roman" w:ascii="Times New Roman" w:hAnsi="Times New Roman"/>
            <w:szCs w:val="32"/>
          </w:rPr>
        </w:r>
      </w:del>
    </w:p>
    <w:p>
      <w:pPr>
        <w:pStyle w:val="Normal"/>
        <w:ind w:endChars="0" w:end="0"/>
        <w:jc w:val="both"/>
        <w:rPr>
          <w:del w:id="2349" w:author="user" w:date="2019-10-22T14:49:00Z"/>
          <w:rFonts w:ascii="Times New Roman" w:hAnsi="Times New Roman" w:eastAsia="楷体_GB2312" w:cs="Times New Roman"/>
          <w:szCs w:val="32"/>
        </w:rPr>
      </w:pPr>
      <w:del w:id="2348" w:author="user" w:date="2019-10-22T14:49:00Z">
        <w:r>
          <w:rPr>
            <w:rFonts w:ascii="Times New Roman" w:hAnsi="Times New Roman" w:cs="Times New Roman" w:eastAsia="楷体_GB2312"/>
            <w:szCs w:val="32"/>
          </w:rPr>
          <w:delText>第三节  城市道路、公共场地</w:delText>
        </w:r>
      </w:del>
    </w:p>
    <w:p>
      <w:pPr>
        <w:pStyle w:val="Normal"/>
        <w:ind w:endChars="0" w:end="0"/>
        <w:jc w:val="both"/>
        <w:rPr>
          <w:del w:id="2351" w:author="user" w:date="2019-10-22T14:49:00Z"/>
          <w:rFonts w:ascii="Times New Roman" w:hAnsi="Times New Roman" w:eastAsia="楷体_GB2312" w:cs="Times New Roman"/>
          <w:szCs w:val="32"/>
          <w:bdr w:val="single" w:sz="4" w:space="0" w:color="000000"/>
        </w:rPr>
      </w:pPr>
      <w:del w:id="2350" w:author="user" w:date="2019-10-22T14:49:00Z">
        <w:r>
          <w:rPr>
            <w:rFonts w:eastAsia="楷体_GB2312" w:cs="Times New Roman" w:ascii="Times New Roman" w:hAnsi="Times New Roman"/>
            <w:szCs w:val="32"/>
            <w:bdr w:val="single" w:sz="4" w:space="0" w:color="000000"/>
          </w:rPr>
        </w:r>
      </w:del>
    </w:p>
    <w:p>
      <w:pPr>
        <w:pStyle w:val="Normal"/>
        <w:ind w:endChars="0" w:end="0"/>
        <w:rPr>
          <w:del w:id="2354" w:author="user" w:date="2019-10-22T14:49:00Z"/>
          <w:rFonts w:ascii="Times New Roman" w:hAnsi="Times New Roman" w:cs="Times New Roman"/>
          <w:szCs w:val="32"/>
        </w:rPr>
      </w:pPr>
      <w:del w:id="2352" w:author="user" w:date="2019-10-22T14:49:00Z">
        <w:r>
          <w:rPr>
            <w:rFonts w:ascii="Times New Roman" w:hAnsi="Times New Roman" w:cs="Times New Roman" w:eastAsia="黑体"/>
            <w:szCs w:val="32"/>
          </w:rPr>
          <w:delText>第二十五条</w:delText>
        </w:r>
      </w:del>
      <w:del w:id="2353" w:author="user" w:date="2019-10-22T14:49:00Z">
        <w:r>
          <w:rPr>
            <w:rFonts w:ascii="Times New Roman" w:hAnsi="Times New Roman" w:cs="Times New Roman"/>
            <w:szCs w:val="32"/>
          </w:rPr>
          <w:delText xml:space="preserve">  城市道路、公共场地及其附属设施应当符合下列规定：</w:delText>
        </w:r>
      </w:del>
    </w:p>
    <w:p>
      <w:pPr>
        <w:pStyle w:val="Normal"/>
        <w:ind w:endChars="0" w:end="0"/>
        <w:rPr>
          <w:del w:id="2356" w:author="user" w:date="2019-10-22T14:49:00Z"/>
          <w:rFonts w:ascii="Times New Roman" w:hAnsi="Times New Roman" w:cs="Times New Roman"/>
          <w:szCs w:val="32"/>
        </w:rPr>
      </w:pPr>
      <w:del w:id="2355" w:author="user" w:date="2019-10-22T14:49:00Z">
        <w:r>
          <w:rPr>
            <w:rFonts w:ascii="Times New Roman" w:hAnsi="Times New Roman" w:cs="Times New Roman"/>
            <w:szCs w:val="32"/>
          </w:rPr>
          <w:delText>（一）地面平整，侧石完好，无障碍设施保持通畅；</w:delText>
        </w:r>
      </w:del>
    </w:p>
    <w:p>
      <w:pPr>
        <w:pStyle w:val="Normal"/>
        <w:ind w:endChars="0" w:end="0"/>
        <w:rPr>
          <w:del w:id="2358" w:author="user" w:date="2019-10-22T14:49:00Z"/>
          <w:rFonts w:ascii="Times New Roman" w:hAnsi="Times New Roman" w:cs="Times New Roman"/>
          <w:szCs w:val="32"/>
        </w:rPr>
      </w:pPr>
      <w:del w:id="2357" w:author="user" w:date="2019-10-22T14:49:00Z">
        <w:r>
          <w:rPr>
            <w:rFonts w:ascii="Times New Roman" w:hAnsi="Times New Roman" w:cs="Times New Roman"/>
            <w:szCs w:val="32"/>
          </w:rPr>
          <w:delText>（二）隔离墩、防护栏、防护墙、声屏障和照明、排水等设施保持整洁、完好、有效；</w:delText>
        </w:r>
      </w:del>
    </w:p>
    <w:p>
      <w:pPr>
        <w:pStyle w:val="Normal"/>
        <w:ind w:endChars="0" w:end="0"/>
        <w:rPr>
          <w:del w:id="2360" w:author="user" w:date="2019-10-22T14:49:00Z"/>
          <w:rFonts w:ascii="Times New Roman" w:hAnsi="Times New Roman" w:cs="Times New Roman"/>
          <w:spacing w:val="-6"/>
          <w:szCs w:val="32"/>
        </w:rPr>
      </w:pPr>
      <w:del w:id="2359" w:author="user" w:date="2019-10-22T14:49:00Z">
        <w:r>
          <w:rPr>
            <w:rFonts w:ascii="Times New Roman" w:hAnsi="Times New Roman" w:cs="Times New Roman"/>
            <w:spacing w:val="-6"/>
            <w:szCs w:val="32"/>
          </w:rPr>
          <w:delText>（三）检查井、箱盖等保持齐备完好，并与路面保持齐平状态。</w:delText>
        </w:r>
      </w:del>
    </w:p>
    <w:p>
      <w:pPr>
        <w:pStyle w:val="Normal"/>
        <w:ind w:endChars="0" w:end="0"/>
        <w:rPr>
          <w:del w:id="2362" w:author="user" w:date="2019-10-22T14:49:00Z"/>
          <w:rFonts w:ascii="Times New Roman" w:hAnsi="Times New Roman" w:cs="Times New Roman"/>
          <w:szCs w:val="32"/>
        </w:rPr>
      </w:pPr>
      <w:del w:id="2361" w:author="user" w:date="2019-10-22T14:49:00Z">
        <w:r>
          <w:rPr>
            <w:rFonts w:ascii="Times New Roman" w:hAnsi="Times New Roman" w:cs="Times New Roman"/>
            <w:szCs w:val="32"/>
          </w:rPr>
          <w:delText>城市道路、公共场地及其附属设施污损、缺失的，相关责任人应当及时清理和修复。</w:delText>
        </w:r>
      </w:del>
    </w:p>
    <w:p>
      <w:pPr>
        <w:pStyle w:val="Normal"/>
        <w:ind w:endChars="0" w:end="0"/>
        <w:rPr>
          <w:del w:id="2365" w:author="user" w:date="2019-10-22T14:49:00Z"/>
          <w:rFonts w:ascii="Times New Roman" w:hAnsi="Times New Roman" w:cs="Times New Roman"/>
          <w:szCs w:val="32"/>
        </w:rPr>
      </w:pPr>
      <w:del w:id="2363" w:author="user" w:date="2019-10-22T14:49:00Z">
        <w:r>
          <w:rPr>
            <w:rFonts w:ascii="Times New Roman" w:hAnsi="Times New Roman" w:cs="Times New Roman" w:eastAsia="黑体"/>
            <w:szCs w:val="32"/>
          </w:rPr>
          <w:delText>第二十六条</w:delText>
        </w:r>
      </w:del>
      <w:del w:id="2364" w:author="user" w:date="2019-10-22T14:49:00Z">
        <w:r>
          <w:rPr>
            <w:rFonts w:ascii="Times New Roman" w:hAnsi="Times New Roman" w:cs="Times New Roman"/>
            <w:szCs w:val="32"/>
          </w:rPr>
          <w:delText xml:space="preserve">  不得擅自挖掘城市道路；经批准的，应当在指定的时间和范围内进行，并在施工现场设置安全警示标志和安全防护设施。</w:delText>
        </w:r>
      </w:del>
    </w:p>
    <w:p>
      <w:pPr>
        <w:pStyle w:val="Normal"/>
        <w:ind w:endChars="0" w:end="0"/>
        <w:rPr>
          <w:del w:id="2367" w:author="user" w:date="2019-10-22T14:49:00Z"/>
          <w:rFonts w:ascii="Times New Roman" w:hAnsi="Times New Roman" w:cs="Times New Roman"/>
          <w:szCs w:val="32"/>
        </w:rPr>
      </w:pPr>
      <w:del w:id="2366" w:author="user" w:date="2019-10-22T14:49:00Z">
        <w:r>
          <w:rPr>
            <w:rFonts w:ascii="Times New Roman" w:hAnsi="Times New Roman" w:cs="Times New Roman"/>
            <w:szCs w:val="32"/>
          </w:rPr>
          <w:delText>施工完毕后，施工单位应当及时平整现场、恢复路面，拆除临时设施。</w:delText>
        </w:r>
      </w:del>
    </w:p>
    <w:p>
      <w:pPr>
        <w:pStyle w:val="Normal"/>
        <w:ind w:endChars="0" w:end="0"/>
        <w:rPr>
          <w:del w:id="2370" w:author="user" w:date="2019-10-22T14:49:00Z"/>
          <w:rFonts w:ascii="Times New Roman" w:hAnsi="Times New Roman" w:cs="Times New Roman"/>
          <w:szCs w:val="32"/>
        </w:rPr>
      </w:pPr>
      <w:del w:id="2368" w:author="user" w:date="2019-10-22T14:49:00Z">
        <w:r>
          <w:rPr>
            <w:rFonts w:ascii="Times New Roman" w:hAnsi="Times New Roman" w:cs="Times New Roman" w:eastAsia="黑体"/>
            <w:szCs w:val="32"/>
          </w:rPr>
          <w:delText>第二十七条</w:delText>
        </w:r>
      </w:del>
      <w:del w:id="2369" w:author="user" w:date="2019-10-22T14:49:00Z">
        <w:r>
          <w:rPr>
            <w:rFonts w:ascii="Times New Roman" w:hAnsi="Times New Roman" w:cs="Times New Roman"/>
            <w:szCs w:val="32"/>
          </w:rPr>
          <w:delText xml:space="preserve">  机动车、非机动车应当按照指定地点停放，不得影响市容。</w:delText>
        </w:r>
      </w:del>
    </w:p>
    <w:p>
      <w:pPr>
        <w:pStyle w:val="Normal"/>
        <w:ind w:endChars="0" w:end="0"/>
        <w:rPr>
          <w:del w:id="2372" w:author="user" w:date="2019-10-22T14:49:00Z"/>
          <w:rFonts w:ascii="Times New Roman" w:hAnsi="Times New Roman" w:cs="Times New Roman"/>
          <w:szCs w:val="32"/>
        </w:rPr>
      </w:pPr>
      <w:del w:id="2371" w:author="user" w:date="2019-10-22T14:49:00Z">
        <w:r>
          <w:rPr>
            <w:rFonts w:ascii="Times New Roman" w:hAnsi="Times New Roman" w:cs="Times New Roman"/>
            <w:szCs w:val="32"/>
          </w:rPr>
          <w:delText>沿街单位的车辆应当停放在单位内部；单位内部无停放车辆场地的，应当确定准许停放的地点；鼓励沿街单位在非工作日向社会开放停车场所。</w:delText>
        </w:r>
      </w:del>
    </w:p>
    <w:p>
      <w:pPr>
        <w:pStyle w:val="Normal"/>
        <w:ind w:endChars="0" w:end="0"/>
        <w:rPr>
          <w:del w:id="2375" w:author="user" w:date="2019-10-22T14:49:00Z"/>
          <w:rFonts w:ascii="Times New Roman" w:hAnsi="Times New Roman" w:cs="Times New Roman"/>
          <w:szCs w:val="32"/>
        </w:rPr>
      </w:pPr>
      <w:del w:id="2373" w:author="user" w:date="2019-10-22T14:49:00Z">
        <w:r>
          <w:rPr>
            <w:rFonts w:ascii="Times New Roman" w:hAnsi="Times New Roman" w:cs="Times New Roman" w:eastAsia="黑体"/>
            <w:szCs w:val="32"/>
          </w:rPr>
          <w:delText>第二十八条</w:delText>
        </w:r>
      </w:del>
      <w:del w:id="2374" w:author="user" w:date="2019-10-22T14:49:00Z">
        <w:r>
          <w:rPr>
            <w:rFonts w:ascii="Times New Roman" w:hAnsi="Times New Roman" w:cs="Times New Roman"/>
            <w:szCs w:val="32"/>
          </w:rPr>
          <w:delText xml:space="preserve">  不得擅自占用城市道路和公共场地从事下列行为：</w:delText>
        </w:r>
      </w:del>
    </w:p>
    <w:p>
      <w:pPr>
        <w:pStyle w:val="Normal"/>
        <w:ind w:endChars="0" w:end="0"/>
        <w:rPr>
          <w:del w:id="2377" w:author="user" w:date="2019-10-22T14:49:00Z"/>
          <w:rFonts w:ascii="Times New Roman" w:hAnsi="Times New Roman" w:cs="Times New Roman"/>
          <w:szCs w:val="32"/>
        </w:rPr>
      </w:pPr>
      <w:del w:id="2376" w:author="user" w:date="2019-10-22T14:49:00Z">
        <w:r>
          <w:rPr>
            <w:rFonts w:ascii="Times New Roman" w:hAnsi="Times New Roman" w:cs="Times New Roman"/>
            <w:szCs w:val="32"/>
          </w:rPr>
          <w:delText>（一）堆放物料，搭建建筑物、构筑物；</w:delText>
        </w:r>
      </w:del>
    </w:p>
    <w:p>
      <w:pPr>
        <w:pStyle w:val="Normal"/>
        <w:ind w:endChars="0" w:end="0"/>
        <w:rPr>
          <w:del w:id="2379" w:author="user" w:date="2019-10-22T14:49:00Z"/>
          <w:rFonts w:ascii="Times New Roman" w:hAnsi="Times New Roman" w:cs="Times New Roman"/>
          <w:szCs w:val="32"/>
        </w:rPr>
      </w:pPr>
      <w:del w:id="2378" w:author="user" w:date="2019-10-22T14:49:00Z">
        <w:r>
          <w:rPr>
            <w:rFonts w:ascii="Times New Roman" w:hAnsi="Times New Roman" w:cs="Times New Roman"/>
            <w:szCs w:val="32"/>
          </w:rPr>
          <w:delText>（二）摆摊设点，超出门、窗经营、作业；</w:delText>
        </w:r>
      </w:del>
    </w:p>
    <w:p>
      <w:pPr>
        <w:pStyle w:val="Normal"/>
        <w:ind w:endChars="0" w:end="0"/>
        <w:rPr>
          <w:del w:id="2381" w:author="user" w:date="2019-10-22T14:49:00Z"/>
          <w:rFonts w:ascii="Times New Roman" w:hAnsi="Times New Roman" w:cs="Times New Roman"/>
          <w:szCs w:val="32"/>
        </w:rPr>
      </w:pPr>
      <w:del w:id="2380" w:author="user" w:date="2019-10-22T14:49:00Z">
        <w:r>
          <w:rPr>
            <w:rFonts w:ascii="Times New Roman" w:hAnsi="Times New Roman" w:cs="Times New Roman"/>
            <w:szCs w:val="32"/>
          </w:rPr>
          <w:delText>（三）清洗机动车辆；</w:delText>
        </w:r>
      </w:del>
    </w:p>
    <w:p>
      <w:pPr>
        <w:pStyle w:val="Normal"/>
        <w:ind w:endChars="0" w:end="0"/>
        <w:rPr>
          <w:del w:id="2383" w:author="user" w:date="2019-10-22T14:49:00Z"/>
          <w:rFonts w:ascii="Times New Roman" w:hAnsi="Times New Roman" w:cs="Times New Roman"/>
          <w:szCs w:val="32"/>
        </w:rPr>
      </w:pPr>
      <w:del w:id="2382" w:author="user" w:date="2019-10-22T14:49:00Z">
        <w:r>
          <w:rPr>
            <w:rFonts w:ascii="Times New Roman" w:hAnsi="Times New Roman" w:cs="Times New Roman"/>
            <w:szCs w:val="32"/>
          </w:rPr>
          <w:delText>（四）法律、法规规定的其他行为。</w:delText>
        </w:r>
      </w:del>
    </w:p>
    <w:p>
      <w:pPr>
        <w:pStyle w:val="Normal"/>
        <w:ind w:endChars="0" w:end="0"/>
        <w:rPr>
          <w:del w:id="2385" w:author="user" w:date="2019-10-22T14:49:00Z"/>
          <w:rFonts w:ascii="Times New Roman" w:hAnsi="Times New Roman" w:cs="Times New Roman"/>
          <w:szCs w:val="32"/>
        </w:rPr>
      </w:pPr>
      <w:del w:id="2384" w:author="user" w:date="2019-10-22T14:49:00Z">
        <w:r>
          <w:rPr>
            <w:rFonts w:ascii="Times New Roman" w:hAnsi="Times New Roman" w:cs="Times New Roman"/>
            <w:szCs w:val="32"/>
          </w:rPr>
          <w:delText>占用城市道路、公共场地举办各类公益、商业活动的，应当经批准，并在指定的时间和范围内从事相关活动；活动结束或者占用期满后，应当及时清理现场，恢复原状。</w:delText>
        </w:r>
      </w:del>
    </w:p>
    <w:p>
      <w:pPr>
        <w:pStyle w:val="Normal"/>
        <w:ind w:endChars="0" w:end="0"/>
        <w:rPr>
          <w:del w:id="2387" w:author="user" w:date="2019-10-22T14:49:00Z"/>
          <w:rFonts w:ascii="Times New Roman" w:hAnsi="Times New Roman" w:cs="Times New Roman"/>
          <w:szCs w:val="32"/>
        </w:rPr>
      </w:pPr>
      <w:del w:id="2386" w:author="user" w:date="2019-10-22T14:49:00Z">
        <w:r>
          <w:rPr>
            <w:rFonts w:ascii="Times New Roman" w:hAnsi="Times New Roman" w:cs="Times New Roman"/>
            <w:color w:val="000000"/>
            <w:kern w:val="0"/>
          </w:rPr>
          <w:delText>自然资源规划部门应当会同公安、市政园林、交通运输、城市管理、住房城乡建设等部门，根据城市总体规划，组织编制城市停车设施专项规划。占用城市道路、公共场地设置临时停车泊位的，应当符合城市停车设施专项规划，并经相关部门批准。</w:delText>
        </w:r>
      </w:del>
    </w:p>
    <w:p>
      <w:pPr>
        <w:pStyle w:val="Normal"/>
        <w:ind w:endChars="0" w:end="0"/>
        <w:rPr>
          <w:del w:id="2390" w:author="user" w:date="2019-10-22T14:49:00Z"/>
          <w:rFonts w:ascii="Times New Roman" w:hAnsi="Times New Roman" w:cs="Times New Roman"/>
          <w:szCs w:val="32"/>
        </w:rPr>
      </w:pPr>
      <w:del w:id="2388" w:author="user" w:date="2019-10-22T14:49:00Z">
        <w:r>
          <w:rPr>
            <w:rFonts w:ascii="Times New Roman" w:hAnsi="Times New Roman" w:cs="Times New Roman" w:eastAsia="黑体"/>
            <w:kern w:val="0"/>
            <w:szCs w:val="32"/>
          </w:rPr>
          <w:delText xml:space="preserve">第二十九条  </w:delText>
        </w:r>
      </w:del>
      <w:del w:id="2389" w:author="user" w:date="2019-10-22T14:49:00Z">
        <w:r>
          <w:rPr>
            <w:rFonts w:ascii="Times New Roman" w:hAnsi="Times New Roman" w:cs="Times New Roman"/>
            <w:szCs w:val="32"/>
          </w:rPr>
          <w:delText>互联网租赁自行车的经营管理遵循总量控制原则。</w:delText>
        </w:r>
      </w:del>
    </w:p>
    <w:p>
      <w:pPr>
        <w:pStyle w:val="Normal"/>
        <w:ind w:endChars="0" w:end="0"/>
        <w:rPr>
          <w:del w:id="2392" w:author="user" w:date="2019-10-22T14:49:00Z"/>
          <w:rFonts w:ascii="Times New Roman" w:hAnsi="Times New Roman" w:cs="Times New Roman"/>
          <w:szCs w:val="32"/>
        </w:rPr>
      </w:pPr>
      <w:del w:id="2391" w:author="user" w:date="2019-10-22T14:49:00Z">
        <w:r>
          <w:rPr>
            <w:rFonts w:ascii="Times New Roman" w:hAnsi="Times New Roman" w:cs="Times New Roman"/>
            <w:szCs w:val="32"/>
          </w:rPr>
          <w:delText>互联网租赁自行车经营单位应当履行主体责任，维护互联网租赁自行车的停放秩序。</w:delText>
        </w:r>
      </w:del>
    </w:p>
    <w:p>
      <w:pPr>
        <w:pStyle w:val="Normal"/>
        <w:ind w:endChars="0" w:end="0"/>
        <w:rPr>
          <w:del w:id="2395" w:author="user" w:date="2019-10-22T14:49:00Z"/>
          <w:rFonts w:ascii="Times New Roman" w:hAnsi="Times New Roman" w:cs="Times New Roman"/>
          <w:szCs w:val="32"/>
        </w:rPr>
      </w:pPr>
      <w:del w:id="2393" w:author="user" w:date="2019-10-22T14:49:00Z">
        <w:r>
          <w:rPr>
            <w:rFonts w:ascii="Times New Roman" w:hAnsi="Times New Roman" w:cs="Times New Roman" w:eastAsia="黑体"/>
            <w:szCs w:val="32"/>
          </w:rPr>
          <w:delText>第三十条</w:delText>
        </w:r>
      </w:del>
      <w:del w:id="2394" w:author="user" w:date="2019-10-22T14:49:00Z">
        <w:r>
          <w:rPr>
            <w:rFonts w:ascii="Times New Roman" w:hAnsi="Times New Roman" w:cs="Times New Roman"/>
            <w:szCs w:val="32"/>
          </w:rPr>
          <w:delText xml:space="preserve">  在不影响群众生活、交通通行以及市容和环境卫生的情形下，县级市、区人民政府可以确定特定路段、时间段，允许摆摊设点。</w:delText>
        </w:r>
      </w:del>
    </w:p>
    <w:p>
      <w:pPr>
        <w:pStyle w:val="Normal"/>
        <w:ind w:endChars="0" w:end="0"/>
        <w:rPr>
          <w:del w:id="2397" w:author="user" w:date="2019-10-22T14:49:00Z"/>
          <w:rFonts w:ascii="Times New Roman" w:hAnsi="Times New Roman" w:cs="Times New Roman"/>
          <w:szCs w:val="32"/>
        </w:rPr>
      </w:pPr>
      <w:del w:id="2396" w:author="user" w:date="2019-10-22T14:49:00Z">
        <w:r>
          <w:rPr>
            <w:rFonts w:ascii="Times New Roman" w:hAnsi="Times New Roman" w:cs="Times New Roman"/>
            <w:szCs w:val="32"/>
          </w:rPr>
          <w:delText>经营者应当在规定的时间和范围内经营，配备卫生设施，并保持市容和环境卫生整洁。</w:delText>
        </w:r>
      </w:del>
    </w:p>
    <w:p>
      <w:pPr>
        <w:pStyle w:val="Normal"/>
        <w:ind w:endChars="0" w:end="0"/>
        <w:rPr>
          <w:del w:id="2400" w:author="user" w:date="2019-10-22T14:49:00Z"/>
          <w:rFonts w:ascii="Times New Roman" w:hAnsi="Times New Roman" w:cs="Times New Roman"/>
          <w:szCs w:val="32"/>
        </w:rPr>
      </w:pPr>
      <w:del w:id="2398" w:author="user" w:date="2019-10-22T14:49:00Z">
        <w:r>
          <w:rPr>
            <w:rFonts w:ascii="Times New Roman" w:hAnsi="Times New Roman" w:cs="Times New Roman" w:eastAsia="黑体"/>
            <w:szCs w:val="32"/>
          </w:rPr>
          <w:delText>第三十一条</w:delText>
        </w:r>
      </w:del>
      <w:del w:id="2399" w:author="user" w:date="2019-10-22T14:49:00Z">
        <w:r>
          <w:rPr>
            <w:rFonts w:ascii="Times New Roman" w:hAnsi="Times New Roman" w:cs="Times New Roman"/>
            <w:szCs w:val="32"/>
          </w:rPr>
          <w:delText xml:space="preserve">  经批准在城市道路两侧从事车辆修理（清洗）、材料加工、殡葬服务、废品收购等经营活动的，应当符合市容环境规范要求，具备相应的经营场所和物料用品堆放场所。产生污水、污泥和垃圾的，应当配备符合规范要求的污水、污泥预处理设施及垃圾收集容器。</w:delText>
        </w:r>
      </w:del>
    </w:p>
    <w:p>
      <w:pPr>
        <w:pStyle w:val="Normal"/>
        <w:ind w:endChars="0" w:end="0"/>
        <w:rPr>
          <w:del w:id="2402" w:author="user" w:date="2019-10-22T14:49:00Z"/>
          <w:rFonts w:ascii="Times New Roman" w:hAnsi="Times New Roman" w:cs="Times New Roman"/>
          <w:szCs w:val="32"/>
        </w:rPr>
      </w:pPr>
      <w:del w:id="2401" w:author="user" w:date="2019-10-22T14:49:00Z">
        <w:r>
          <w:rPr>
            <w:rFonts w:ascii="Times New Roman" w:hAnsi="Times New Roman" w:cs="Times New Roman"/>
            <w:szCs w:val="32"/>
          </w:rPr>
          <w:delText>前款规定的市容环境规范要求由市城市管理行政主管部门会同市场监管、生态环境、市政园林等部门共同制定。</w:delText>
        </w:r>
      </w:del>
    </w:p>
    <w:p>
      <w:pPr>
        <w:pStyle w:val="Normal"/>
        <w:ind w:endChars="0" w:end="0"/>
        <w:rPr>
          <w:del w:id="2405" w:author="user" w:date="2019-10-22T14:49:00Z"/>
          <w:rFonts w:ascii="Times New Roman" w:hAnsi="Times New Roman" w:cs="Times New Roman"/>
          <w:szCs w:val="32"/>
        </w:rPr>
      </w:pPr>
      <w:del w:id="2403" w:author="user" w:date="2019-10-22T14:49:00Z">
        <w:r>
          <w:rPr>
            <w:rFonts w:ascii="Times New Roman" w:hAnsi="Times New Roman" w:cs="Times New Roman" w:eastAsia="黑体"/>
            <w:szCs w:val="32"/>
          </w:rPr>
          <w:delText>第三十二条</w:delText>
        </w:r>
      </w:del>
      <w:del w:id="2404" w:author="user" w:date="2019-10-22T14:49:00Z">
        <w:r>
          <w:rPr>
            <w:rFonts w:ascii="Times New Roman" w:hAnsi="Times New Roman" w:cs="Times New Roman"/>
            <w:szCs w:val="32"/>
          </w:rPr>
          <w:delText xml:space="preserve">  城市道路两侧的建筑物、构筑物应当采用透景、半透景围墙、栅栏或者绿篱、花坛（池）、草坪等作为分界，并保持整洁、美观，色调、造型应当与周围环境相协调。</w:delText>
        </w:r>
      </w:del>
    </w:p>
    <w:p>
      <w:pPr>
        <w:pStyle w:val="Normal"/>
        <w:ind w:endChars="0" w:end="0"/>
        <w:rPr>
          <w:del w:id="2407" w:author="user" w:date="2019-10-22T14:49:00Z"/>
          <w:rFonts w:ascii="Times New Roman" w:hAnsi="Times New Roman" w:cs="Times New Roman"/>
          <w:szCs w:val="32"/>
        </w:rPr>
      </w:pPr>
      <w:del w:id="2406" w:author="user" w:date="2019-10-22T14:49:00Z">
        <w:r>
          <w:rPr>
            <w:rFonts w:ascii="Times New Roman" w:hAnsi="Times New Roman" w:cs="Times New Roman"/>
            <w:szCs w:val="32"/>
          </w:rPr>
          <w:delText>城市道路两侧及隔离带上种植的树木或者其他植物不得遮挡路灯、交通信号、交通标志，不得妨碍安全视距，影响车辆、行人通行。</w:delText>
        </w:r>
      </w:del>
    </w:p>
    <w:p>
      <w:pPr>
        <w:pStyle w:val="Normal"/>
        <w:ind w:endChars="0" w:end="0"/>
        <w:rPr>
          <w:del w:id="2409" w:author="user" w:date="2019-10-22T14:49:00Z"/>
          <w:rFonts w:ascii="Times New Roman" w:hAnsi="Times New Roman" w:cs="Times New Roman"/>
          <w:szCs w:val="32"/>
        </w:rPr>
      </w:pPr>
      <w:del w:id="2408" w:author="user" w:date="2019-10-22T14:49:00Z">
        <w:r>
          <w:rPr>
            <w:rFonts w:ascii="Times New Roman" w:hAnsi="Times New Roman" w:cs="Times New Roman"/>
            <w:szCs w:val="32"/>
          </w:rPr>
          <w:delText>城市道路两侧的绿地、绿化小品及绿化设施，应当进行日常养护、定期修剪。</w:delText>
        </w:r>
      </w:del>
    </w:p>
    <w:p>
      <w:pPr>
        <w:pStyle w:val="Normal"/>
        <w:ind w:firstLineChars="200" w:endChars="0" w:end="0"/>
        <w:rPr>
          <w:del w:id="2411" w:author="user" w:date="2019-10-22T14:49:00Z"/>
          <w:rFonts w:ascii="Times New Roman" w:hAnsi="Times New Roman" w:cs="Times New Roman"/>
          <w:szCs w:val="32"/>
        </w:rPr>
      </w:pPr>
      <w:del w:id="2410" w:author="user" w:date="2019-10-22T14:49:00Z">
        <w:r>
          <w:rPr>
            <w:rFonts w:cs="Times New Roman" w:ascii="Times New Roman" w:hAnsi="Times New Roman"/>
            <w:szCs w:val="32"/>
          </w:rPr>
        </w:r>
      </w:del>
    </w:p>
    <w:p>
      <w:pPr>
        <w:pStyle w:val="Normal"/>
        <w:ind w:endChars="0" w:end="0"/>
        <w:jc w:val="both"/>
        <w:rPr>
          <w:del w:id="2413" w:author="user" w:date="2019-10-22T14:49:00Z"/>
          <w:rFonts w:ascii="Times New Roman" w:hAnsi="Times New Roman" w:eastAsia="楷体_GB2312" w:cs="Times New Roman"/>
          <w:szCs w:val="32"/>
        </w:rPr>
      </w:pPr>
      <w:del w:id="2412" w:author="user" w:date="2019-10-22T14:49:00Z">
        <w:r>
          <w:rPr>
            <w:rFonts w:ascii="Times New Roman" w:hAnsi="Times New Roman" w:cs="Times New Roman" w:eastAsia="楷体_GB2312"/>
            <w:szCs w:val="32"/>
          </w:rPr>
          <w:delText>第四节  建设工地</w:delText>
        </w:r>
      </w:del>
    </w:p>
    <w:p>
      <w:pPr>
        <w:pStyle w:val="Normal"/>
        <w:ind w:endChars="0" w:end="0"/>
        <w:jc w:val="both"/>
        <w:rPr>
          <w:del w:id="2415" w:author="user" w:date="2019-10-22T14:49:00Z"/>
          <w:rFonts w:ascii="Times New Roman" w:hAnsi="Times New Roman" w:eastAsia="楷体_GB2312" w:cs="Times New Roman"/>
          <w:szCs w:val="32"/>
          <w:bdr w:val="single" w:sz="4" w:space="0" w:color="000000"/>
        </w:rPr>
      </w:pPr>
      <w:del w:id="2414" w:author="user" w:date="2019-10-22T14:49:00Z">
        <w:r>
          <w:rPr>
            <w:rFonts w:eastAsia="楷体_GB2312" w:cs="Times New Roman" w:ascii="Times New Roman" w:hAnsi="Times New Roman"/>
            <w:szCs w:val="32"/>
            <w:bdr w:val="single" w:sz="4" w:space="0" w:color="000000"/>
          </w:rPr>
        </w:r>
      </w:del>
    </w:p>
    <w:p>
      <w:pPr>
        <w:pStyle w:val="Normal"/>
        <w:ind w:endChars="0" w:end="0"/>
        <w:rPr>
          <w:del w:id="2418" w:author="user" w:date="2019-10-22T14:49:00Z"/>
          <w:rFonts w:ascii="Times New Roman" w:hAnsi="Times New Roman" w:cs="Times New Roman"/>
          <w:szCs w:val="32"/>
        </w:rPr>
      </w:pPr>
      <w:del w:id="2416" w:author="user" w:date="2019-10-22T14:49:00Z">
        <w:r>
          <w:rPr>
            <w:rFonts w:ascii="Times New Roman" w:hAnsi="Times New Roman" w:cs="Times New Roman" w:eastAsia="黑体"/>
            <w:szCs w:val="32"/>
          </w:rPr>
          <w:delText>第三十三条</w:delText>
        </w:r>
      </w:del>
      <w:del w:id="2417" w:author="user" w:date="2019-10-22T14:49:00Z">
        <w:r>
          <w:rPr>
            <w:rFonts w:ascii="Times New Roman" w:hAnsi="Times New Roman" w:cs="Times New Roman"/>
            <w:szCs w:val="32"/>
          </w:rPr>
          <w:delText xml:space="preserve">  建设工地应当符合下列规定：</w:delText>
        </w:r>
      </w:del>
    </w:p>
    <w:p>
      <w:pPr>
        <w:pStyle w:val="Normal"/>
        <w:ind w:endChars="0" w:end="0"/>
        <w:rPr>
          <w:del w:id="2420" w:author="user" w:date="2019-10-22T14:49:00Z"/>
          <w:rFonts w:ascii="Times New Roman" w:hAnsi="Times New Roman" w:cs="Times New Roman"/>
          <w:szCs w:val="32"/>
        </w:rPr>
      </w:pPr>
      <w:del w:id="2419" w:author="user" w:date="2019-10-22T14:49:00Z">
        <w:r>
          <w:rPr>
            <w:rFonts w:ascii="Times New Roman" w:hAnsi="Times New Roman" w:cs="Times New Roman"/>
            <w:szCs w:val="32"/>
          </w:rPr>
          <w:delText>（一）设置连续、封闭的围挡；不具备封闭围挡条件的，设置围栏。</w:delText>
        </w:r>
      </w:del>
    </w:p>
    <w:p>
      <w:pPr>
        <w:pStyle w:val="Normal"/>
        <w:ind w:endChars="0" w:end="0"/>
        <w:rPr>
          <w:del w:id="2422" w:author="user" w:date="2019-10-22T14:49:00Z"/>
          <w:rFonts w:ascii="Times New Roman" w:hAnsi="Times New Roman" w:cs="Times New Roman"/>
          <w:szCs w:val="32"/>
        </w:rPr>
      </w:pPr>
      <w:del w:id="2421" w:author="user" w:date="2019-10-22T14:49:00Z">
        <w:r>
          <w:rPr>
            <w:rFonts w:ascii="Times New Roman" w:hAnsi="Times New Roman" w:cs="Times New Roman"/>
            <w:szCs w:val="32"/>
          </w:rPr>
          <w:delText>（二）建设工地内靠近围挡堆放物料的高度不得超出围挡顶部。</w:delText>
        </w:r>
      </w:del>
    </w:p>
    <w:p>
      <w:pPr>
        <w:pStyle w:val="Normal"/>
        <w:ind w:endChars="0" w:end="0"/>
        <w:rPr>
          <w:del w:id="2424" w:author="user" w:date="2019-10-22T14:49:00Z"/>
          <w:rFonts w:ascii="Times New Roman" w:hAnsi="Times New Roman" w:cs="Times New Roman"/>
          <w:szCs w:val="32"/>
        </w:rPr>
      </w:pPr>
      <w:del w:id="2423" w:author="user" w:date="2019-10-22T14:49:00Z">
        <w:r>
          <w:rPr>
            <w:rFonts w:ascii="Times New Roman" w:hAnsi="Times New Roman" w:cs="Times New Roman"/>
            <w:szCs w:val="32"/>
          </w:rPr>
          <w:delText>（三）建设工地范围外不得堆放物料、机具和废弃物等。</w:delText>
        </w:r>
      </w:del>
    </w:p>
    <w:p>
      <w:pPr>
        <w:pStyle w:val="Normal"/>
        <w:ind w:endChars="0" w:end="0"/>
        <w:rPr>
          <w:del w:id="2426" w:author="user" w:date="2019-10-22T14:49:00Z"/>
          <w:rFonts w:ascii="Times New Roman" w:hAnsi="Times New Roman" w:cs="Times New Roman"/>
          <w:szCs w:val="32"/>
        </w:rPr>
      </w:pPr>
      <w:del w:id="2425" w:author="user" w:date="2019-10-22T14:49:00Z">
        <w:r>
          <w:rPr>
            <w:rFonts w:ascii="Times New Roman" w:hAnsi="Times New Roman" w:cs="Times New Roman"/>
            <w:szCs w:val="32"/>
          </w:rPr>
          <w:delText>搭建脚手架等设施占用城市道路的，应当按照有关规定办理审批手续。</w:delText>
        </w:r>
      </w:del>
    </w:p>
    <w:p>
      <w:pPr>
        <w:pStyle w:val="Normal"/>
        <w:ind w:endChars="0" w:end="0"/>
        <w:rPr>
          <w:del w:id="2429" w:author="user" w:date="2019-10-22T14:49:00Z"/>
          <w:rFonts w:ascii="Times New Roman" w:hAnsi="Times New Roman" w:cs="Times New Roman"/>
          <w:szCs w:val="32"/>
        </w:rPr>
      </w:pPr>
      <w:del w:id="2427" w:author="user" w:date="2019-10-22T14:49:00Z">
        <w:r>
          <w:rPr>
            <w:rFonts w:ascii="Times New Roman" w:hAnsi="Times New Roman" w:cs="Times New Roman" w:eastAsia="黑体"/>
            <w:szCs w:val="32"/>
          </w:rPr>
          <w:delText>第三十四条</w:delText>
        </w:r>
      </w:del>
      <w:del w:id="2428" w:author="user" w:date="2019-10-22T14:49:00Z">
        <w:r>
          <w:rPr>
            <w:rFonts w:ascii="Times New Roman" w:hAnsi="Times New Roman" w:cs="Times New Roman"/>
            <w:szCs w:val="32"/>
          </w:rPr>
          <w:delText xml:space="preserve">  施工现场应当防止扬尘，拆除作业应当采取湿式作业法；产生的废水、泥浆不得直接排入城市排水管网、河道。</w:delText>
        </w:r>
      </w:del>
    </w:p>
    <w:p>
      <w:pPr>
        <w:pStyle w:val="Normal"/>
        <w:ind w:endChars="0" w:end="0"/>
        <w:rPr>
          <w:del w:id="2431" w:author="user" w:date="2019-10-22T14:49:00Z"/>
          <w:rFonts w:ascii="Times New Roman" w:hAnsi="Times New Roman" w:cs="Times New Roman"/>
          <w:szCs w:val="32"/>
        </w:rPr>
      </w:pPr>
      <w:del w:id="2430" w:author="user" w:date="2019-10-22T14:49:00Z">
        <w:r>
          <w:rPr>
            <w:rFonts w:ascii="Times New Roman" w:hAnsi="Times New Roman" w:cs="Times New Roman"/>
            <w:szCs w:val="32"/>
          </w:rPr>
          <w:delText>建设工地出入口应当进行硬化处理，并配备车辆冲洗设施及相应的泥浆沉淀和排水设施。</w:delText>
        </w:r>
      </w:del>
    </w:p>
    <w:p>
      <w:pPr>
        <w:pStyle w:val="Normal"/>
        <w:ind w:endChars="0" w:end="0"/>
        <w:rPr>
          <w:del w:id="2437" w:author="user" w:date="2019-10-22T14:49:00Z"/>
          <w:rFonts w:ascii="Times New Roman" w:hAnsi="Times New Roman" w:cs="Times New Roman"/>
          <w:szCs w:val="32"/>
        </w:rPr>
      </w:pPr>
      <w:del w:id="2432" w:author="user" w:date="2019-10-22T14:49:00Z">
        <w:r>
          <w:rPr>
            <w:rFonts w:ascii="Times New Roman" w:hAnsi="Times New Roman" w:cs="Times New Roman" w:eastAsia="黑体"/>
            <w:szCs w:val="32"/>
          </w:rPr>
          <w:delText>第三十五条</w:delText>
        </w:r>
      </w:del>
      <w:del w:id="2433" w:author="user" w:date="2019-10-22T14:49:00Z">
        <w:r>
          <w:rPr>
            <w:rFonts w:ascii="Times New Roman" w:hAnsi="Times New Roman" w:cs="Times New Roman"/>
            <w:szCs w:val="32"/>
          </w:rPr>
          <w:delText xml:space="preserve">  </w:delText>
        </w:r>
      </w:del>
      <w:ins w:id="2434" w:author="微软用户" w:date="2013-06-11T14:08:00Z">
        <w:del w:id="2435" w:author="user" w:date="2019-10-22T14:49:00Z">
          <w:r>
            <w:rPr>
              <w:rFonts w:ascii="Times New Roman" w:hAnsi="Times New Roman" w:cs="Times New Roman" w:hint="eastAsia"/>
              <w:szCs w:val="32"/>
            </w:rPr>
            <w:delText xml:space="preserve">  </w:delText>
          </w:r>
        </w:del>
      </w:ins>
      <w:del w:id="2436" w:author="user" w:date="2019-10-22T14:49:00Z">
        <w:r>
          <w:rPr>
            <w:rFonts w:ascii="Times New Roman" w:hAnsi="Times New Roman" w:cs="Times New Roman"/>
            <w:szCs w:val="32"/>
          </w:rPr>
          <w:delText>除抢修、抢险等工程外，夜间二十二时至凌晨六时禁止在医疗区、文教科研区和以机关或者居民住宅为主的噪声敏感区域内进行产生噪声的施工。</w:delText>
        </w:r>
      </w:del>
    </w:p>
    <w:p>
      <w:pPr>
        <w:pStyle w:val="Normal"/>
        <w:ind w:endChars="0" w:end="0"/>
        <w:rPr>
          <w:del w:id="2439" w:author="user" w:date="2019-10-22T14:49:00Z"/>
          <w:rFonts w:ascii="Times New Roman" w:hAnsi="Times New Roman" w:cs="Times New Roman"/>
          <w:szCs w:val="32"/>
        </w:rPr>
      </w:pPr>
      <w:del w:id="2438" w:author="user" w:date="2019-10-22T14:49:00Z">
        <w:r>
          <w:rPr>
            <w:rFonts w:ascii="Times New Roman" w:hAnsi="Times New Roman" w:cs="Times New Roman"/>
            <w:szCs w:val="32"/>
          </w:rPr>
          <w:delText>因生产工艺要求或者特殊需要必须进行夜间施工的，施工单位应当根据有关规定办理审批手续。</w:delText>
        </w:r>
      </w:del>
    </w:p>
    <w:p>
      <w:pPr>
        <w:pStyle w:val="Normal"/>
        <w:ind w:endChars="0" w:end="0"/>
        <w:rPr>
          <w:del w:id="2442" w:author="user" w:date="2019-10-22T14:49:00Z"/>
          <w:rFonts w:ascii="Times New Roman" w:hAnsi="Times New Roman" w:cs="Times New Roman"/>
          <w:szCs w:val="32"/>
        </w:rPr>
      </w:pPr>
      <w:del w:id="2440" w:author="user" w:date="2019-10-22T14:49:00Z">
        <w:r>
          <w:rPr>
            <w:rFonts w:ascii="Times New Roman" w:hAnsi="Times New Roman" w:cs="Times New Roman" w:eastAsia="黑体"/>
            <w:szCs w:val="32"/>
          </w:rPr>
          <w:delText>第三十六条</w:delText>
        </w:r>
      </w:del>
      <w:del w:id="2441" w:author="user" w:date="2019-10-22T14:49:00Z">
        <w:r>
          <w:rPr>
            <w:rFonts w:ascii="Times New Roman" w:hAnsi="Times New Roman" w:cs="Times New Roman"/>
            <w:szCs w:val="32"/>
          </w:rPr>
          <w:delText xml:space="preserve">  建设工程开工前，建设单位应当向市、县级市城市管理行政主管部门申报建筑垃圾、工程渣土、工程泥浆产生量和处置方案，取得处置许可。未经许可的，不得擅自处置。</w:delText>
        </w:r>
      </w:del>
    </w:p>
    <w:p>
      <w:pPr>
        <w:pStyle w:val="Normal"/>
        <w:ind w:endChars="0" w:end="0"/>
        <w:rPr>
          <w:del w:id="2444" w:author="user" w:date="2019-10-22T14:49:00Z"/>
          <w:rFonts w:ascii="Times New Roman" w:hAnsi="Times New Roman" w:cs="Times New Roman"/>
          <w:szCs w:val="32"/>
        </w:rPr>
      </w:pPr>
      <w:del w:id="2443" w:author="user" w:date="2019-10-22T14:49:00Z">
        <w:r>
          <w:rPr>
            <w:rFonts w:ascii="Times New Roman" w:hAnsi="Times New Roman" w:cs="Times New Roman"/>
            <w:szCs w:val="32"/>
          </w:rPr>
          <w:delText>建设单位根据规定缴纳建筑垃圾处置费，工程结束后应当及时清理施工现场。</w:delText>
        </w:r>
      </w:del>
    </w:p>
    <w:p>
      <w:pPr>
        <w:pStyle w:val="Normal"/>
        <w:ind w:endChars="0" w:end="0"/>
        <w:rPr>
          <w:del w:id="2447" w:author="user" w:date="2019-10-22T14:49:00Z"/>
          <w:rFonts w:ascii="Times New Roman" w:hAnsi="Times New Roman" w:cs="Times New Roman"/>
          <w:szCs w:val="32"/>
        </w:rPr>
      </w:pPr>
      <w:del w:id="2445" w:author="user" w:date="2019-10-22T14:49:00Z">
        <w:r>
          <w:rPr>
            <w:rFonts w:ascii="Times New Roman" w:hAnsi="Times New Roman" w:cs="Times New Roman" w:eastAsia="黑体"/>
            <w:szCs w:val="32"/>
          </w:rPr>
          <w:delText>第三十七条</w:delText>
        </w:r>
      </w:del>
      <w:del w:id="2446" w:author="user" w:date="2019-10-22T14:49:00Z">
        <w:r>
          <w:rPr>
            <w:rFonts w:ascii="Times New Roman" w:hAnsi="Times New Roman" w:cs="Times New Roman"/>
            <w:szCs w:val="32"/>
          </w:rPr>
          <w:delText xml:space="preserve">  建设工程产生的建筑垃圾、工程渣土、工程泥浆等废弃物应当交给经核准的处置、运输、消纳单位处理。</w:delText>
        </w:r>
      </w:del>
    </w:p>
    <w:p>
      <w:pPr>
        <w:pStyle w:val="Normal"/>
        <w:ind w:endChars="0" w:end="0"/>
        <w:rPr>
          <w:del w:id="2449" w:author="user" w:date="2019-10-22T14:49:00Z"/>
          <w:rFonts w:ascii="Times New Roman" w:hAnsi="Times New Roman" w:cs="Times New Roman"/>
          <w:szCs w:val="32"/>
        </w:rPr>
      </w:pPr>
      <w:del w:id="2448" w:author="user" w:date="2019-10-22T14:49:00Z">
        <w:r>
          <w:rPr>
            <w:rFonts w:ascii="Times New Roman" w:hAnsi="Times New Roman" w:cs="Times New Roman"/>
            <w:szCs w:val="32"/>
          </w:rPr>
          <w:delText>从事建筑垃圾、工程渣土、工程泥浆的运输单位车辆应当符合下列规定：</w:delText>
        </w:r>
      </w:del>
    </w:p>
    <w:p>
      <w:pPr>
        <w:pStyle w:val="Normal"/>
        <w:ind w:endChars="0" w:end="0"/>
        <w:rPr>
          <w:del w:id="2451" w:author="user" w:date="2019-10-22T14:49:00Z"/>
          <w:rFonts w:ascii="Times New Roman" w:hAnsi="Times New Roman" w:cs="Times New Roman"/>
          <w:szCs w:val="32"/>
        </w:rPr>
      </w:pPr>
      <w:del w:id="2450" w:author="user" w:date="2019-10-22T14:49:00Z">
        <w:r>
          <w:rPr>
            <w:rFonts w:ascii="Times New Roman" w:hAnsi="Times New Roman" w:cs="Times New Roman"/>
            <w:szCs w:val="32"/>
          </w:rPr>
          <w:delText>（一）密闭运输；</w:delText>
        </w:r>
      </w:del>
    </w:p>
    <w:p>
      <w:pPr>
        <w:pStyle w:val="Normal"/>
        <w:ind w:endChars="0" w:end="0"/>
        <w:rPr>
          <w:del w:id="2453" w:author="user" w:date="2019-10-22T14:49:00Z"/>
          <w:rFonts w:ascii="Times New Roman" w:hAnsi="Times New Roman" w:cs="Times New Roman"/>
          <w:szCs w:val="32"/>
        </w:rPr>
      </w:pPr>
      <w:del w:id="2452" w:author="user" w:date="2019-10-22T14:49:00Z">
        <w:r>
          <w:rPr>
            <w:rFonts w:ascii="Times New Roman" w:hAnsi="Times New Roman" w:cs="Times New Roman"/>
            <w:szCs w:val="32"/>
          </w:rPr>
          <w:delText>（二）严禁超载；</w:delText>
        </w:r>
      </w:del>
    </w:p>
    <w:p>
      <w:pPr>
        <w:pStyle w:val="Normal"/>
        <w:ind w:endChars="0" w:end="0"/>
        <w:rPr>
          <w:del w:id="2455" w:author="user" w:date="2019-10-22T14:49:00Z"/>
          <w:rFonts w:ascii="Times New Roman" w:hAnsi="Times New Roman" w:cs="Times New Roman"/>
          <w:szCs w:val="32"/>
        </w:rPr>
      </w:pPr>
      <w:del w:id="2454" w:author="user" w:date="2019-10-22T14:49:00Z">
        <w:r>
          <w:rPr>
            <w:rFonts w:ascii="Times New Roman" w:hAnsi="Times New Roman" w:cs="Times New Roman"/>
            <w:szCs w:val="32"/>
          </w:rPr>
          <w:delText>（三）不得车轮带泥行驶；</w:delText>
        </w:r>
      </w:del>
    </w:p>
    <w:p>
      <w:pPr>
        <w:pStyle w:val="Normal"/>
        <w:ind w:endChars="0" w:end="0"/>
        <w:rPr>
          <w:del w:id="2457" w:author="user" w:date="2019-10-22T14:49:00Z"/>
          <w:rFonts w:ascii="Times New Roman" w:hAnsi="Times New Roman" w:cs="Times New Roman"/>
          <w:szCs w:val="32"/>
        </w:rPr>
      </w:pPr>
      <w:del w:id="2456" w:author="user" w:date="2019-10-22T14:49:00Z">
        <w:r>
          <w:rPr>
            <w:rFonts w:ascii="Times New Roman" w:hAnsi="Times New Roman" w:cs="Times New Roman"/>
            <w:szCs w:val="32"/>
          </w:rPr>
          <w:delText>（四）不得沿途丢弃、遗撒；</w:delText>
        </w:r>
      </w:del>
    </w:p>
    <w:p>
      <w:pPr>
        <w:pStyle w:val="Normal"/>
        <w:ind w:endChars="0" w:end="0"/>
        <w:rPr>
          <w:del w:id="2459" w:author="user" w:date="2019-10-22T14:49:00Z"/>
          <w:rFonts w:ascii="Times New Roman" w:hAnsi="Times New Roman" w:cs="Times New Roman"/>
          <w:szCs w:val="32"/>
        </w:rPr>
      </w:pPr>
      <w:del w:id="2458" w:author="user" w:date="2019-10-22T14:49:00Z">
        <w:r>
          <w:rPr>
            <w:rFonts w:ascii="Times New Roman" w:hAnsi="Times New Roman" w:cs="Times New Roman"/>
            <w:szCs w:val="32"/>
          </w:rPr>
          <w:delText>（五）随车携带车辆运输处置证明和车辆准运证；</w:delText>
        </w:r>
      </w:del>
    </w:p>
    <w:p>
      <w:pPr>
        <w:pStyle w:val="Normal"/>
        <w:ind w:endChars="0" w:end="0"/>
        <w:rPr>
          <w:del w:id="2461" w:author="user" w:date="2019-10-22T14:49:00Z"/>
          <w:rFonts w:ascii="Times New Roman" w:hAnsi="Times New Roman" w:cs="Times New Roman"/>
          <w:szCs w:val="32"/>
        </w:rPr>
      </w:pPr>
      <w:del w:id="2460" w:author="user" w:date="2019-10-22T14:49:00Z">
        <w:r>
          <w:rPr>
            <w:rFonts w:ascii="Times New Roman" w:hAnsi="Times New Roman" w:cs="Times New Roman"/>
            <w:szCs w:val="32"/>
          </w:rPr>
          <w:delText>（六）按照规定的时间和线路运送到指定场地；</w:delText>
        </w:r>
      </w:del>
    </w:p>
    <w:p>
      <w:pPr>
        <w:pStyle w:val="Normal"/>
        <w:ind w:endChars="0" w:end="0"/>
        <w:rPr>
          <w:del w:id="2463" w:author="user" w:date="2019-10-22T14:49:00Z"/>
          <w:rFonts w:ascii="Times New Roman" w:hAnsi="Times New Roman" w:cs="Times New Roman"/>
          <w:szCs w:val="32"/>
        </w:rPr>
      </w:pPr>
      <w:del w:id="2462" w:author="user" w:date="2019-10-22T14:49:00Z">
        <w:r>
          <w:rPr>
            <w:rFonts w:ascii="Times New Roman" w:hAnsi="Times New Roman" w:cs="Times New Roman"/>
            <w:szCs w:val="32"/>
          </w:rPr>
          <w:delText>（七）加装数字化监控设备，放大号牌应当清晰、完整；</w:delText>
        </w:r>
      </w:del>
    </w:p>
    <w:p>
      <w:pPr>
        <w:pStyle w:val="Normal"/>
        <w:ind w:endChars="0" w:end="0"/>
        <w:rPr>
          <w:del w:id="2465" w:author="user" w:date="2019-10-22T14:49:00Z"/>
          <w:rFonts w:ascii="Times New Roman" w:hAnsi="Times New Roman" w:cs="Times New Roman"/>
          <w:szCs w:val="32"/>
        </w:rPr>
      </w:pPr>
      <w:del w:id="2464" w:author="user" w:date="2019-10-22T14:49:00Z">
        <w:r>
          <w:rPr>
            <w:rFonts w:ascii="Times New Roman" w:hAnsi="Times New Roman" w:cs="Times New Roman"/>
            <w:szCs w:val="32"/>
          </w:rPr>
          <w:delText>（八）法律、法规规定的其他要求。</w:delText>
        </w:r>
      </w:del>
    </w:p>
    <w:p>
      <w:pPr>
        <w:pStyle w:val="Normal"/>
        <w:ind w:firstLineChars="200" w:endChars="0" w:end="0"/>
        <w:rPr>
          <w:del w:id="2467" w:author="user" w:date="2019-10-22T14:49:00Z"/>
          <w:rFonts w:ascii="Times New Roman" w:hAnsi="Times New Roman" w:cs="Times New Roman"/>
          <w:szCs w:val="32"/>
        </w:rPr>
      </w:pPr>
      <w:del w:id="2466" w:author="user" w:date="2019-10-22T14:49:00Z">
        <w:r>
          <w:rPr>
            <w:rFonts w:cs="Times New Roman" w:ascii="Times New Roman" w:hAnsi="Times New Roman"/>
            <w:szCs w:val="32"/>
          </w:rPr>
        </w:r>
      </w:del>
    </w:p>
    <w:p>
      <w:pPr>
        <w:pStyle w:val="Normal"/>
        <w:ind w:endChars="0" w:end="0"/>
        <w:jc w:val="both"/>
        <w:rPr>
          <w:del w:id="2469" w:author="user" w:date="2019-10-22T14:49:00Z"/>
          <w:rFonts w:ascii="Times New Roman" w:hAnsi="Times New Roman" w:eastAsia="楷体_GB2312" w:cs="Times New Roman"/>
          <w:szCs w:val="32"/>
        </w:rPr>
      </w:pPr>
      <w:del w:id="2468" w:author="user" w:date="2019-10-22T14:49:00Z">
        <w:r>
          <w:rPr>
            <w:rFonts w:ascii="Times New Roman" w:hAnsi="Times New Roman" w:cs="Times New Roman" w:eastAsia="楷体_GB2312"/>
            <w:szCs w:val="32"/>
          </w:rPr>
          <w:delText>第五节  居住区</w:delText>
        </w:r>
      </w:del>
    </w:p>
    <w:p>
      <w:pPr>
        <w:pStyle w:val="Normal"/>
        <w:ind w:endChars="0" w:end="0"/>
        <w:jc w:val="both"/>
        <w:rPr>
          <w:del w:id="2471" w:author="user" w:date="2019-10-22T14:49:00Z"/>
          <w:rFonts w:ascii="Times New Roman" w:hAnsi="Times New Roman" w:eastAsia="楷体_GB2312" w:cs="Times New Roman"/>
          <w:szCs w:val="32"/>
          <w:bdr w:val="single" w:sz="4" w:space="0" w:color="000000"/>
        </w:rPr>
      </w:pPr>
      <w:del w:id="2470" w:author="user" w:date="2019-10-22T14:49:00Z">
        <w:r>
          <w:rPr>
            <w:rFonts w:eastAsia="楷体_GB2312" w:cs="Times New Roman" w:ascii="Times New Roman" w:hAnsi="Times New Roman"/>
            <w:szCs w:val="32"/>
            <w:bdr w:val="single" w:sz="4" w:space="0" w:color="000000"/>
          </w:rPr>
        </w:r>
      </w:del>
    </w:p>
    <w:p>
      <w:pPr>
        <w:pStyle w:val="Normal"/>
        <w:ind w:endChars="0" w:end="0"/>
        <w:rPr>
          <w:del w:id="2477" w:author="user" w:date="2019-10-22T14:49:00Z"/>
          <w:rFonts w:ascii="Times New Roman" w:hAnsi="Times New Roman" w:cs="Times New Roman"/>
          <w:spacing w:val="-6"/>
          <w:szCs w:val="32"/>
        </w:rPr>
      </w:pPr>
      <w:del w:id="2472" w:author="user" w:date="2019-10-22T14:49:00Z">
        <w:r>
          <w:rPr>
            <w:rFonts w:ascii="Times New Roman" w:hAnsi="Times New Roman" w:cs="Times New Roman" w:eastAsia="黑体"/>
            <w:spacing w:val="-6"/>
            <w:szCs w:val="32"/>
          </w:rPr>
          <w:delText>第三十八条</w:delText>
        </w:r>
      </w:del>
      <w:del w:id="2473" w:author="user" w:date="2019-10-22T14:49:00Z">
        <w:r>
          <w:rPr>
            <w:rFonts w:ascii="Times New Roman" w:hAnsi="Times New Roman" w:cs="Times New Roman"/>
            <w:spacing w:val="-6"/>
            <w:szCs w:val="32"/>
          </w:rPr>
          <w:delText xml:space="preserve">  </w:delText>
        </w:r>
      </w:del>
      <w:ins w:id="2474" w:author="微软用户" w:date="2013-06-11T14:08:00Z">
        <w:del w:id="2475" w:author="user" w:date="2019-10-22T14:49:00Z">
          <w:r>
            <w:rPr>
              <w:rFonts w:ascii="Times New Roman" w:hAnsi="Times New Roman" w:cs="Times New Roman" w:hint="eastAsia"/>
              <w:spacing w:val="-6"/>
              <w:szCs w:val="32"/>
            </w:rPr>
            <w:delText xml:space="preserve">  </w:delText>
          </w:r>
        </w:del>
      </w:ins>
      <w:del w:id="2476" w:author="user" w:date="2019-10-22T14:49:00Z">
        <w:r>
          <w:rPr>
            <w:rFonts w:ascii="Times New Roman" w:hAnsi="Times New Roman" w:cs="Times New Roman"/>
            <w:spacing w:val="-6"/>
            <w:szCs w:val="32"/>
          </w:rPr>
          <w:delText>居住区应当符合城市容貌标准，保持整洁卫生。</w:delText>
        </w:r>
      </w:del>
    </w:p>
    <w:p>
      <w:pPr>
        <w:pStyle w:val="Normal"/>
        <w:ind w:endChars="0" w:end="0"/>
        <w:rPr>
          <w:del w:id="2479" w:author="user" w:date="2019-10-22T14:49:00Z"/>
          <w:rFonts w:ascii="Times New Roman" w:hAnsi="Times New Roman" w:cs="Times New Roman"/>
          <w:szCs w:val="32"/>
        </w:rPr>
      </w:pPr>
      <w:del w:id="2478" w:author="user" w:date="2019-10-22T14:49:00Z">
        <w:r>
          <w:rPr>
            <w:rFonts w:ascii="Times New Roman" w:hAnsi="Times New Roman" w:cs="Times New Roman"/>
            <w:szCs w:val="32"/>
          </w:rPr>
          <w:delText>居住区内的道路应当保持平整畅通，整洁卫生；居住区内的车辆应当按照指定地点停放。</w:delText>
        </w:r>
      </w:del>
    </w:p>
    <w:p>
      <w:pPr>
        <w:pStyle w:val="Normal"/>
        <w:ind w:endChars="0" w:end="0"/>
        <w:rPr>
          <w:del w:id="2481" w:author="user" w:date="2019-10-22T14:49:00Z"/>
          <w:rFonts w:ascii="Times New Roman" w:hAnsi="Times New Roman" w:cs="Times New Roman"/>
          <w:szCs w:val="32"/>
        </w:rPr>
      </w:pPr>
      <w:del w:id="2480" w:author="user" w:date="2019-10-22T14:49:00Z">
        <w:r>
          <w:rPr>
            <w:rFonts w:ascii="Times New Roman" w:hAnsi="Times New Roman" w:cs="Times New Roman"/>
            <w:szCs w:val="32"/>
          </w:rPr>
          <w:delText>居住区内的绿化应当定期养护，不得毁坏、侵占绿地。</w:delText>
        </w:r>
      </w:del>
    </w:p>
    <w:p>
      <w:pPr>
        <w:pStyle w:val="Normal"/>
        <w:ind w:endChars="0" w:end="0"/>
        <w:rPr>
          <w:del w:id="2484" w:author="user" w:date="2019-10-22T14:49:00Z"/>
          <w:rFonts w:ascii="Times New Roman" w:hAnsi="Times New Roman" w:cs="Times New Roman"/>
          <w:szCs w:val="32"/>
        </w:rPr>
      </w:pPr>
      <w:del w:id="2482" w:author="user" w:date="2019-10-22T14:49:00Z">
        <w:r>
          <w:rPr>
            <w:rFonts w:ascii="Times New Roman" w:hAnsi="Times New Roman" w:cs="Times New Roman" w:eastAsia="黑体"/>
            <w:szCs w:val="32"/>
          </w:rPr>
          <w:delText>第三十九条</w:delText>
        </w:r>
      </w:del>
      <w:del w:id="2483" w:author="user" w:date="2019-10-22T14:49:00Z">
        <w:r>
          <w:rPr>
            <w:rFonts w:ascii="Times New Roman" w:hAnsi="Times New Roman" w:cs="Times New Roman"/>
            <w:szCs w:val="32"/>
          </w:rPr>
          <w:delText xml:space="preserve">  居住区内的公共设施应当规范设置，保持整洁完好；不得在墙面、楼道、邮箱、报栏、电线杆、变电箱等设施上乱张贴、乱刻画、乱涂写。</w:delText>
        </w:r>
      </w:del>
    </w:p>
    <w:p>
      <w:pPr>
        <w:pStyle w:val="Normal"/>
        <w:ind w:endChars="0" w:end="0"/>
        <w:rPr>
          <w:del w:id="2486" w:author="user" w:date="2019-10-22T14:49:00Z"/>
          <w:rFonts w:ascii="Times New Roman" w:hAnsi="Times New Roman" w:cs="Times New Roman"/>
          <w:szCs w:val="32"/>
        </w:rPr>
      </w:pPr>
      <w:del w:id="2485" w:author="user" w:date="2019-10-22T14:49:00Z">
        <w:r>
          <w:rPr>
            <w:rFonts w:ascii="Times New Roman" w:hAnsi="Times New Roman" w:cs="Times New Roman"/>
            <w:szCs w:val="32"/>
          </w:rPr>
          <w:delText>居住区的公共场所、公共绿地内不得晾晒、牵挂物品。</w:delText>
        </w:r>
      </w:del>
    </w:p>
    <w:p>
      <w:pPr>
        <w:pStyle w:val="Normal"/>
        <w:ind w:endChars="0" w:end="0"/>
        <w:rPr>
          <w:del w:id="2489" w:author="user" w:date="2019-10-22T14:49:00Z"/>
          <w:rFonts w:ascii="Times New Roman" w:hAnsi="Times New Roman" w:cs="Times New Roman"/>
          <w:szCs w:val="32"/>
        </w:rPr>
      </w:pPr>
      <w:del w:id="2487" w:author="user" w:date="2019-10-22T14:49:00Z">
        <w:r>
          <w:rPr>
            <w:rFonts w:ascii="Times New Roman" w:hAnsi="Times New Roman" w:cs="Times New Roman" w:eastAsia="黑体"/>
            <w:szCs w:val="32"/>
          </w:rPr>
          <w:delText>第四十条</w:delText>
        </w:r>
      </w:del>
      <w:del w:id="2488" w:author="user" w:date="2019-10-22T14:49:00Z">
        <w:r>
          <w:rPr>
            <w:rFonts w:ascii="Times New Roman" w:hAnsi="Times New Roman" w:cs="Times New Roman"/>
            <w:szCs w:val="32"/>
          </w:rPr>
          <w:delText xml:space="preserve">  物业服务企业或者社区组织应当加强居住区内装饰、装修、建设行为的管理，对违法行为应当劝阻、制止。劝阻无效的，向相关部门举报。</w:delText>
        </w:r>
      </w:del>
    </w:p>
    <w:p>
      <w:pPr>
        <w:pStyle w:val="Normal"/>
        <w:ind w:endChars="0" w:end="0"/>
        <w:rPr>
          <w:del w:id="2491" w:author="user" w:date="2019-10-22T14:49:00Z"/>
          <w:rFonts w:ascii="Times New Roman" w:hAnsi="Times New Roman" w:cs="Times New Roman"/>
          <w:szCs w:val="32"/>
        </w:rPr>
      </w:pPr>
      <w:del w:id="2490" w:author="user" w:date="2019-10-22T14:49:00Z">
        <w:r>
          <w:rPr>
            <w:rFonts w:ascii="Times New Roman" w:hAnsi="Times New Roman" w:cs="Times New Roman"/>
            <w:szCs w:val="32"/>
          </w:rPr>
          <w:delText>居民进行装修、娱乐、体育及其他活动时，应当采取有效措施控制音量，不得影响他人生活。</w:delText>
        </w:r>
      </w:del>
    </w:p>
    <w:p>
      <w:pPr>
        <w:pStyle w:val="Normal"/>
        <w:ind w:firstLineChars="200" w:endChars="0" w:end="0"/>
        <w:rPr>
          <w:del w:id="2493" w:author="user" w:date="2019-10-22T14:49:00Z"/>
          <w:rFonts w:ascii="Times New Roman" w:hAnsi="Times New Roman" w:cs="Times New Roman"/>
          <w:szCs w:val="32"/>
        </w:rPr>
      </w:pPr>
      <w:del w:id="2492" w:author="user" w:date="2019-10-22T14:49:00Z">
        <w:r>
          <w:rPr>
            <w:rFonts w:cs="Times New Roman" w:ascii="Times New Roman" w:hAnsi="Times New Roman"/>
            <w:szCs w:val="32"/>
          </w:rPr>
        </w:r>
      </w:del>
    </w:p>
    <w:p>
      <w:pPr>
        <w:pStyle w:val="Normal"/>
        <w:ind w:endChars="0" w:end="0"/>
        <w:jc w:val="both"/>
        <w:rPr>
          <w:del w:id="2495" w:author="user" w:date="2019-10-22T14:49:00Z"/>
          <w:rFonts w:ascii="Times New Roman" w:hAnsi="Times New Roman" w:eastAsia="黑体" w:cs="Times New Roman"/>
          <w:bCs/>
          <w:szCs w:val="32"/>
        </w:rPr>
      </w:pPr>
      <w:del w:id="2494" w:author="user" w:date="2019-10-22T14:49:00Z">
        <w:r>
          <w:rPr>
            <w:rFonts w:ascii="Times New Roman" w:hAnsi="Times New Roman" w:cs="Times New Roman" w:eastAsia="黑体"/>
            <w:bCs/>
            <w:szCs w:val="32"/>
          </w:rPr>
          <w:delText>第四章  环境卫生管理</w:delText>
        </w:r>
      </w:del>
    </w:p>
    <w:p>
      <w:pPr>
        <w:pStyle w:val="Normal"/>
        <w:ind w:endChars="0" w:end="0"/>
        <w:jc w:val="both"/>
        <w:rPr>
          <w:del w:id="2497" w:author="user" w:date="2019-10-22T14:49:00Z"/>
          <w:rFonts w:ascii="Times New Roman" w:hAnsi="Times New Roman" w:eastAsia="黑体" w:cs="Times New Roman"/>
          <w:bCs/>
          <w:szCs w:val="32"/>
        </w:rPr>
      </w:pPr>
      <w:del w:id="2496" w:author="user" w:date="2019-10-22T14:49:00Z">
        <w:r>
          <w:rPr>
            <w:rFonts w:eastAsia="黑体" w:cs="Times New Roman" w:ascii="Times New Roman" w:hAnsi="Times New Roman"/>
            <w:bCs/>
            <w:szCs w:val="32"/>
          </w:rPr>
        </w:r>
      </w:del>
    </w:p>
    <w:p>
      <w:pPr>
        <w:pStyle w:val="Normal"/>
        <w:ind w:endChars="0" w:end="0"/>
        <w:jc w:val="both"/>
        <w:rPr>
          <w:del w:id="2499" w:author="user" w:date="2019-10-22T14:49:00Z"/>
          <w:rFonts w:ascii="Times New Roman" w:hAnsi="Times New Roman" w:eastAsia="楷体_GB2312" w:cs="Times New Roman"/>
          <w:szCs w:val="32"/>
        </w:rPr>
      </w:pPr>
      <w:del w:id="2498" w:author="user" w:date="2019-10-22T14:49:00Z">
        <w:r>
          <w:rPr>
            <w:rFonts w:ascii="Times New Roman" w:hAnsi="Times New Roman" w:cs="Times New Roman" w:eastAsia="楷体_GB2312"/>
            <w:szCs w:val="32"/>
          </w:rPr>
          <w:delText>第一节  环境卫生</w:delText>
        </w:r>
      </w:del>
    </w:p>
    <w:p>
      <w:pPr>
        <w:pStyle w:val="Normal"/>
        <w:ind w:endChars="0" w:end="0"/>
        <w:jc w:val="both"/>
        <w:rPr>
          <w:del w:id="2501" w:author="user" w:date="2019-10-22T14:49:00Z"/>
          <w:rFonts w:ascii="Times New Roman" w:hAnsi="Times New Roman" w:eastAsia="楷体_GB2312" w:cs="Times New Roman"/>
          <w:szCs w:val="32"/>
        </w:rPr>
      </w:pPr>
      <w:del w:id="2500" w:author="user" w:date="2019-10-22T14:49:00Z">
        <w:r>
          <w:rPr>
            <w:rFonts w:eastAsia="楷体_GB2312" w:cs="Times New Roman" w:ascii="Times New Roman" w:hAnsi="Times New Roman"/>
            <w:szCs w:val="32"/>
          </w:rPr>
        </w:r>
      </w:del>
    </w:p>
    <w:p>
      <w:pPr>
        <w:pStyle w:val="Normal"/>
        <w:ind w:endChars="0" w:end="0"/>
        <w:rPr>
          <w:del w:id="2505" w:author="user" w:date="2019-10-22T14:49:00Z"/>
          <w:rFonts w:ascii="Times New Roman" w:hAnsi="Times New Roman" w:cs="Times New Roman"/>
          <w:szCs w:val="32"/>
        </w:rPr>
      </w:pPr>
      <w:del w:id="2502" w:author="user" w:date="2019-10-22T14:49:00Z">
        <w:r>
          <w:rPr>
            <w:rFonts w:ascii="Times New Roman" w:hAnsi="Times New Roman" w:cs="Times New Roman" w:eastAsia="黑体"/>
            <w:bCs/>
            <w:szCs w:val="32"/>
          </w:rPr>
          <w:delText>第四十一条</w:delText>
        </w:r>
      </w:del>
      <w:del w:id="2503" w:author="user" w:date="2019-10-22T14:49:00Z">
        <w:r>
          <w:rPr>
            <w:rFonts w:ascii="Times New Roman" w:hAnsi="Times New Roman" w:cs="Times New Roman"/>
            <w:bCs/>
            <w:szCs w:val="32"/>
          </w:rPr>
          <w:delText xml:space="preserve">  </w:delText>
        </w:r>
      </w:del>
      <w:del w:id="2504" w:author="user" w:date="2019-10-22T14:49:00Z">
        <w:r>
          <w:rPr>
            <w:rFonts w:ascii="Times New Roman" w:hAnsi="Times New Roman" w:cs="Times New Roman"/>
            <w:szCs w:val="32"/>
          </w:rPr>
          <w:delText>道路的清扫保洁，生活垃圾、粪便的收集、运输和处置，主要公共场所的环境卫生，应当符合国家、省环境卫生质量标准。</w:delText>
        </w:r>
      </w:del>
    </w:p>
    <w:p>
      <w:pPr>
        <w:pStyle w:val="Normal"/>
        <w:ind w:endChars="0" w:end="0"/>
        <w:rPr>
          <w:del w:id="2509" w:author="user" w:date="2019-10-22T14:49:00Z"/>
          <w:rFonts w:ascii="Times New Roman" w:hAnsi="Times New Roman" w:cs="Times New Roman"/>
          <w:szCs w:val="32"/>
        </w:rPr>
      </w:pPr>
      <w:del w:id="2506" w:author="user" w:date="2019-10-22T14:49:00Z">
        <w:r>
          <w:rPr>
            <w:rFonts w:ascii="Times New Roman" w:hAnsi="Times New Roman" w:cs="Times New Roman" w:eastAsia="黑体"/>
            <w:bCs/>
            <w:szCs w:val="32"/>
          </w:rPr>
          <w:delText>第四十二条</w:delText>
        </w:r>
      </w:del>
      <w:del w:id="2507" w:author="user" w:date="2019-10-22T14:49:00Z">
        <w:r>
          <w:rPr>
            <w:rFonts w:ascii="Times New Roman" w:hAnsi="Times New Roman" w:cs="Times New Roman"/>
            <w:bCs/>
            <w:szCs w:val="32"/>
          </w:rPr>
          <w:delText xml:space="preserve">  </w:delText>
        </w:r>
      </w:del>
      <w:del w:id="2508" w:author="user" w:date="2019-10-22T14:49:00Z">
        <w:r>
          <w:rPr>
            <w:rFonts w:ascii="Times New Roman" w:hAnsi="Times New Roman" w:cs="Times New Roman"/>
            <w:szCs w:val="32"/>
          </w:rPr>
          <w:delText>环境卫生作业服务单位应当在规定的时间对道路和公共场所进行清扫、保洁，并减少对道路交通和市民休息的影响。</w:delText>
        </w:r>
      </w:del>
    </w:p>
    <w:p>
      <w:pPr>
        <w:pStyle w:val="Normal"/>
        <w:ind w:endChars="0" w:end="0"/>
        <w:rPr>
          <w:del w:id="2511" w:author="user" w:date="2019-10-22T14:49:00Z"/>
          <w:rFonts w:ascii="Times New Roman" w:hAnsi="Times New Roman" w:cs="Times New Roman"/>
          <w:szCs w:val="32"/>
        </w:rPr>
      </w:pPr>
      <w:del w:id="2510" w:author="user" w:date="2019-10-22T14:49:00Z">
        <w:r>
          <w:rPr>
            <w:rFonts w:ascii="Times New Roman" w:hAnsi="Times New Roman" w:cs="Times New Roman"/>
            <w:szCs w:val="32"/>
          </w:rPr>
          <w:delText>不得将垃圾扫入下水道或者堆积在道路、绿化带、花坛，避免对环境的二次污染。</w:delText>
        </w:r>
      </w:del>
    </w:p>
    <w:p>
      <w:pPr>
        <w:pStyle w:val="Normal"/>
        <w:ind w:endChars="0" w:end="0"/>
        <w:rPr>
          <w:del w:id="2515" w:author="user" w:date="2019-10-22T14:49:00Z"/>
          <w:rFonts w:ascii="Times New Roman" w:hAnsi="Times New Roman" w:cs="Times New Roman"/>
          <w:szCs w:val="32"/>
        </w:rPr>
      </w:pPr>
      <w:del w:id="2512" w:author="user" w:date="2019-10-22T14:49:00Z">
        <w:r>
          <w:rPr>
            <w:rFonts w:ascii="Times New Roman" w:hAnsi="Times New Roman" w:cs="Times New Roman" w:eastAsia="黑体"/>
            <w:bCs/>
            <w:szCs w:val="32"/>
          </w:rPr>
          <w:delText>第四十三条</w:delText>
        </w:r>
      </w:del>
      <w:del w:id="2513" w:author="user" w:date="2019-10-22T14:49:00Z">
        <w:r>
          <w:rPr>
            <w:rFonts w:ascii="Times New Roman" w:hAnsi="Times New Roman" w:cs="Times New Roman"/>
            <w:bCs/>
            <w:szCs w:val="32"/>
          </w:rPr>
          <w:delText xml:space="preserve">  建设</w:delText>
        </w:r>
      </w:del>
      <w:del w:id="2514" w:author="user" w:date="2019-10-22T14:49:00Z">
        <w:r>
          <w:rPr>
            <w:rFonts w:ascii="Times New Roman" w:hAnsi="Times New Roman" w:cs="Times New Roman"/>
            <w:szCs w:val="32"/>
          </w:rPr>
          <w:delText>工地或者利用公共场所举办大型展览、展销活动，应当按照规定设置垃圾收集容器、临时厕所等环境卫生设施。竣工或者活动结束后，应当及时清除废弃物，拆除临时设施。</w:delText>
        </w:r>
      </w:del>
    </w:p>
    <w:p>
      <w:pPr>
        <w:pStyle w:val="Normal"/>
        <w:ind w:endChars="0" w:end="0"/>
        <w:rPr>
          <w:del w:id="2517" w:author="user" w:date="2019-10-22T14:49:00Z"/>
          <w:rFonts w:ascii="Times New Roman" w:hAnsi="Times New Roman" w:cs="Times New Roman"/>
          <w:szCs w:val="32"/>
        </w:rPr>
      </w:pPr>
      <w:del w:id="2516" w:author="user" w:date="2019-10-22T14:49:00Z">
        <w:r>
          <w:rPr>
            <w:rFonts w:ascii="Times New Roman" w:hAnsi="Times New Roman" w:cs="Times New Roman"/>
            <w:szCs w:val="32"/>
          </w:rPr>
          <w:delText>商品交易市场应当按照规定设置垃圾收集容器，及时清理垃圾，保持市场及周围环境整洁。</w:delText>
        </w:r>
      </w:del>
    </w:p>
    <w:p>
      <w:pPr>
        <w:pStyle w:val="Normal"/>
        <w:ind w:endChars="0" w:end="0"/>
        <w:rPr>
          <w:del w:id="2520" w:author="user" w:date="2019-10-22T14:49:00Z"/>
          <w:rFonts w:ascii="Times New Roman" w:hAnsi="Times New Roman" w:cs="Times New Roman"/>
          <w:szCs w:val="32"/>
          <w:bdr w:val="single" w:sz="4" w:space="0" w:color="000000"/>
        </w:rPr>
      </w:pPr>
      <w:del w:id="2518" w:author="user" w:date="2019-10-22T14:49:00Z">
        <w:r>
          <w:rPr>
            <w:rFonts w:ascii="Times New Roman" w:hAnsi="Times New Roman" w:cs="Times New Roman" w:eastAsia="黑体"/>
            <w:szCs w:val="32"/>
          </w:rPr>
          <w:delText>第四十四条</w:delText>
        </w:r>
      </w:del>
      <w:del w:id="2519" w:author="user" w:date="2019-10-22T14:49:00Z">
        <w:r>
          <w:rPr>
            <w:rFonts w:ascii="Times New Roman" w:hAnsi="Times New Roman" w:cs="Times New Roman"/>
            <w:szCs w:val="32"/>
          </w:rPr>
          <w:delText xml:space="preserve">  宠物饲养人对宠物在道路和其他公共场地排放的粪便应当即时清理。</w:delText>
        </w:r>
      </w:del>
    </w:p>
    <w:p>
      <w:pPr>
        <w:pStyle w:val="Normal"/>
        <w:ind w:endChars="0" w:end="0"/>
        <w:rPr>
          <w:del w:id="2524" w:author="user" w:date="2019-10-22T14:49:00Z"/>
          <w:rFonts w:ascii="Times New Roman" w:hAnsi="Times New Roman" w:cs="Times New Roman"/>
          <w:szCs w:val="32"/>
        </w:rPr>
      </w:pPr>
      <w:del w:id="2521" w:author="user" w:date="2019-10-22T14:49:00Z">
        <w:r>
          <w:rPr>
            <w:rFonts w:ascii="Times New Roman" w:hAnsi="Times New Roman" w:cs="Times New Roman" w:eastAsia="黑体"/>
            <w:bCs/>
            <w:szCs w:val="32"/>
          </w:rPr>
          <w:delText>第四十五条</w:delText>
        </w:r>
      </w:del>
      <w:del w:id="2522" w:author="user" w:date="2019-10-22T14:49:00Z">
        <w:r>
          <w:rPr>
            <w:rFonts w:ascii="Times New Roman" w:hAnsi="Times New Roman" w:cs="Times New Roman"/>
            <w:bCs/>
            <w:szCs w:val="32"/>
          </w:rPr>
          <w:delText xml:space="preserve">  </w:delText>
        </w:r>
      </w:del>
      <w:del w:id="2523" w:author="user" w:date="2019-10-22T14:49:00Z">
        <w:r>
          <w:rPr>
            <w:rFonts w:ascii="Times New Roman" w:hAnsi="Times New Roman" w:cs="Times New Roman"/>
            <w:szCs w:val="32"/>
          </w:rPr>
          <w:delText>公共场所禁止下列影响环境卫生的行为：</w:delText>
        </w:r>
      </w:del>
    </w:p>
    <w:p>
      <w:pPr>
        <w:pStyle w:val="Normal"/>
        <w:ind w:endChars="0" w:end="0"/>
        <w:rPr>
          <w:del w:id="2526" w:author="user" w:date="2019-10-22T14:49:00Z"/>
          <w:rFonts w:ascii="Times New Roman" w:hAnsi="Times New Roman" w:cs="Times New Roman"/>
          <w:szCs w:val="32"/>
        </w:rPr>
      </w:pPr>
      <w:del w:id="2525" w:author="user" w:date="2019-10-22T14:49:00Z">
        <w:r>
          <w:rPr>
            <w:rFonts w:ascii="Times New Roman" w:hAnsi="Times New Roman" w:cs="Times New Roman"/>
            <w:szCs w:val="32"/>
          </w:rPr>
          <w:delText>（一）随地吐痰、便溺，乱扔果皮、纸屑、烟头、口香糖、玻璃瓶或者其他废弃物；</w:delText>
        </w:r>
      </w:del>
    </w:p>
    <w:p>
      <w:pPr>
        <w:pStyle w:val="Normal"/>
        <w:ind w:endChars="0" w:end="0"/>
        <w:rPr>
          <w:del w:id="2528" w:author="user" w:date="2019-10-22T14:49:00Z"/>
          <w:rFonts w:ascii="Times New Roman" w:hAnsi="Times New Roman" w:cs="Times New Roman"/>
          <w:szCs w:val="32"/>
        </w:rPr>
      </w:pPr>
      <w:del w:id="2527" w:author="user" w:date="2019-10-22T14:49:00Z">
        <w:r>
          <w:rPr>
            <w:rFonts w:ascii="Times New Roman" w:hAnsi="Times New Roman" w:cs="Times New Roman"/>
            <w:szCs w:val="32"/>
          </w:rPr>
          <w:delText>（二）向道路、河道、雨水管道、绿化带倾倒、排放城市生活垃圾或者其他废弃物；</w:delText>
        </w:r>
      </w:del>
    </w:p>
    <w:p>
      <w:pPr>
        <w:pStyle w:val="Normal"/>
        <w:ind w:endChars="0" w:end="0"/>
        <w:rPr>
          <w:del w:id="2530" w:author="user" w:date="2019-10-22T14:49:00Z"/>
          <w:rFonts w:ascii="Times New Roman" w:hAnsi="Times New Roman" w:cs="Times New Roman"/>
          <w:szCs w:val="32"/>
        </w:rPr>
      </w:pPr>
      <w:del w:id="2529" w:author="user" w:date="2019-10-22T14:49:00Z">
        <w:r>
          <w:rPr>
            <w:rFonts w:ascii="Times New Roman" w:hAnsi="Times New Roman" w:cs="Times New Roman"/>
            <w:szCs w:val="32"/>
          </w:rPr>
          <w:delText>（三）在露天场所、生活垃圾收集容器内焚烧树叶、生活垃圾或者其他废弃物；</w:delText>
        </w:r>
      </w:del>
    </w:p>
    <w:p>
      <w:pPr>
        <w:pStyle w:val="Normal"/>
        <w:ind w:endChars="0" w:end="0"/>
        <w:rPr>
          <w:del w:id="2532" w:author="user" w:date="2019-10-22T14:49:00Z"/>
          <w:rFonts w:ascii="Times New Roman" w:hAnsi="Times New Roman" w:cs="Times New Roman"/>
          <w:szCs w:val="32"/>
        </w:rPr>
      </w:pPr>
      <w:del w:id="2531" w:author="user" w:date="2019-10-22T14:49:00Z">
        <w:r>
          <w:rPr>
            <w:rFonts w:ascii="Times New Roman" w:hAnsi="Times New Roman" w:cs="Times New Roman"/>
            <w:szCs w:val="32"/>
          </w:rPr>
          <w:delText>（四）在道路废物箱和居民区垃圾收集点内翻捡垃圾污染环境；</w:delText>
        </w:r>
      </w:del>
    </w:p>
    <w:p>
      <w:pPr>
        <w:pStyle w:val="Normal"/>
        <w:ind w:endChars="0" w:end="0"/>
        <w:rPr>
          <w:del w:id="2534" w:author="user" w:date="2019-10-22T14:49:00Z"/>
          <w:rFonts w:ascii="Times New Roman" w:hAnsi="Times New Roman" w:cs="Times New Roman"/>
          <w:szCs w:val="32"/>
        </w:rPr>
      </w:pPr>
      <w:del w:id="2533" w:author="user" w:date="2019-10-22T14:49:00Z">
        <w:r>
          <w:rPr>
            <w:rFonts w:ascii="Times New Roman" w:hAnsi="Times New Roman" w:cs="Times New Roman"/>
            <w:szCs w:val="32"/>
          </w:rPr>
          <w:delText>（五）乱倒垃圾、渣土、污水、污油、粪便，乱扔动物尸体等废弃物；</w:delText>
        </w:r>
      </w:del>
    </w:p>
    <w:p>
      <w:pPr>
        <w:pStyle w:val="Normal"/>
        <w:ind w:endChars="0" w:end="0"/>
        <w:rPr>
          <w:del w:id="2536" w:author="user" w:date="2019-10-22T14:49:00Z"/>
          <w:rFonts w:ascii="Times New Roman" w:hAnsi="Times New Roman" w:cs="Times New Roman"/>
          <w:szCs w:val="32"/>
        </w:rPr>
      </w:pPr>
      <w:del w:id="2535" w:author="user" w:date="2019-10-22T14:49:00Z">
        <w:r>
          <w:rPr>
            <w:rFonts w:ascii="Times New Roman" w:hAnsi="Times New Roman" w:cs="Times New Roman"/>
            <w:szCs w:val="32"/>
          </w:rPr>
          <w:delText>（六）乱丢废电池、荧光灯管、电子显示屏等有毒有害废弃物；</w:delText>
        </w:r>
      </w:del>
    </w:p>
    <w:p>
      <w:pPr>
        <w:pStyle w:val="Normal"/>
        <w:ind w:endChars="0" w:end="0"/>
        <w:rPr>
          <w:del w:id="2538" w:author="user" w:date="2019-10-22T14:49:00Z"/>
          <w:rFonts w:ascii="Times New Roman" w:hAnsi="Times New Roman" w:cs="Times New Roman"/>
          <w:szCs w:val="32"/>
        </w:rPr>
      </w:pPr>
      <w:del w:id="2537" w:author="user" w:date="2019-10-22T14:49:00Z">
        <w:r>
          <w:rPr>
            <w:rFonts w:ascii="Times New Roman" w:hAnsi="Times New Roman" w:cs="Times New Roman"/>
            <w:szCs w:val="32"/>
          </w:rPr>
          <w:delText>（七）法律、法规规定的其他行为。</w:delText>
        </w:r>
      </w:del>
    </w:p>
    <w:p>
      <w:pPr>
        <w:pStyle w:val="Normal"/>
        <w:ind w:endChars="0" w:end="0"/>
        <w:jc w:val="both"/>
        <w:rPr>
          <w:del w:id="2540" w:author="user" w:date="2019-10-22T14:49:00Z"/>
          <w:rFonts w:ascii="Times New Roman" w:hAnsi="Times New Roman" w:cs="Times New Roman"/>
          <w:bCs/>
          <w:szCs w:val="32"/>
        </w:rPr>
      </w:pPr>
      <w:del w:id="2539" w:author="user" w:date="2019-10-22T14:49:00Z">
        <w:r>
          <w:rPr>
            <w:rFonts w:cs="Times New Roman" w:ascii="Times New Roman" w:hAnsi="Times New Roman"/>
            <w:bCs/>
            <w:szCs w:val="32"/>
          </w:rPr>
        </w:r>
      </w:del>
    </w:p>
    <w:p>
      <w:pPr>
        <w:pStyle w:val="Normal"/>
        <w:ind w:endChars="0" w:end="0"/>
        <w:jc w:val="both"/>
        <w:rPr>
          <w:del w:id="2542" w:author="user" w:date="2019-10-22T14:49:00Z"/>
          <w:rFonts w:ascii="Times New Roman" w:hAnsi="Times New Roman" w:eastAsia="楷体_GB2312" w:cs="Times New Roman"/>
          <w:szCs w:val="32"/>
        </w:rPr>
      </w:pPr>
      <w:del w:id="2541" w:author="user" w:date="2019-10-22T14:49:00Z">
        <w:r>
          <w:rPr>
            <w:rFonts w:ascii="Times New Roman" w:hAnsi="Times New Roman" w:cs="Times New Roman" w:eastAsia="楷体_GB2312"/>
            <w:szCs w:val="32"/>
          </w:rPr>
          <w:delText>第二节  生活垃圾和餐厨废弃物</w:delText>
        </w:r>
      </w:del>
    </w:p>
    <w:p>
      <w:pPr>
        <w:pStyle w:val="Normal"/>
        <w:ind w:endChars="0" w:end="0"/>
        <w:jc w:val="both"/>
        <w:rPr>
          <w:del w:id="2544" w:author="user" w:date="2019-10-22T14:49:00Z"/>
          <w:rFonts w:ascii="Times New Roman" w:hAnsi="Times New Roman" w:eastAsia="楷体_GB2312" w:cs="Times New Roman"/>
          <w:szCs w:val="32"/>
        </w:rPr>
      </w:pPr>
      <w:del w:id="2543" w:author="user" w:date="2019-10-22T14:49:00Z">
        <w:r>
          <w:rPr>
            <w:rFonts w:eastAsia="楷体_GB2312" w:cs="Times New Roman" w:ascii="Times New Roman" w:hAnsi="Times New Roman"/>
            <w:szCs w:val="32"/>
          </w:rPr>
        </w:r>
      </w:del>
    </w:p>
    <w:p>
      <w:pPr>
        <w:pStyle w:val="Normal"/>
        <w:ind w:endChars="0" w:end="0"/>
        <w:rPr>
          <w:del w:id="2548" w:author="user" w:date="2019-10-22T14:49:00Z"/>
          <w:rFonts w:ascii="Times New Roman" w:hAnsi="Times New Roman" w:cs="Times New Roman"/>
          <w:szCs w:val="32"/>
        </w:rPr>
      </w:pPr>
      <w:del w:id="2545" w:author="user" w:date="2019-10-22T14:49:00Z">
        <w:r>
          <w:rPr>
            <w:rFonts w:ascii="Times New Roman" w:hAnsi="Times New Roman" w:cs="Times New Roman" w:eastAsia="黑体"/>
            <w:bCs/>
            <w:szCs w:val="32"/>
          </w:rPr>
          <w:delText>第四十六条</w:delText>
        </w:r>
      </w:del>
      <w:del w:id="2546" w:author="user" w:date="2019-10-22T14:49:00Z">
        <w:r>
          <w:rPr>
            <w:rFonts w:ascii="Times New Roman" w:hAnsi="Times New Roman" w:cs="Times New Roman"/>
            <w:bCs/>
            <w:szCs w:val="32"/>
          </w:rPr>
          <w:delText xml:space="preserve">  </w:delText>
        </w:r>
      </w:del>
      <w:del w:id="2547" w:author="user" w:date="2019-10-22T14:49:00Z">
        <w:r>
          <w:rPr>
            <w:rFonts w:ascii="Times New Roman" w:hAnsi="Times New Roman" w:cs="Times New Roman"/>
            <w:szCs w:val="32"/>
          </w:rPr>
          <w:delText>生活垃圾按照减量化、资源化、无害化的要求，推行垃圾分类投放、收集、运输和处置。</w:delText>
        </w:r>
      </w:del>
    </w:p>
    <w:p>
      <w:pPr>
        <w:pStyle w:val="Normal"/>
        <w:ind w:endChars="0" w:end="0"/>
        <w:rPr>
          <w:del w:id="2550" w:author="user" w:date="2019-10-22T14:49:00Z"/>
          <w:rFonts w:ascii="Times New Roman" w:hAnsi="Times New Roman" w:cs="Times New Roman"/>
          <w:szCs w:val="32"/>
        </w:rPr>
      </w:pPr>
      <w:del w:id="2549" w:author="user" w:date="2019-10-22T14:49:00Z">
        <w:r>
          <w:rPr>
            <w:rFonts w:ascii="Times New Roman" w:hAnsi="Times New Roman" w:cs="Times New Roman"/>
            <w:szCs w:val="32"/>
          </w:rPr>
          <w:delText>交通站点、居住区、文化体育场所、商业设施等公共场所应当设置和完善垃圾分类设施。</w:delText>
        </w:r>
      </w:del>
    </w:p>
    <w:p>
      <w:pPr>
        <w:pStyle w:val="Normal"/>
        <w:ind w:endChars="0" w:end="0"/>
        <w:rPr>
          <w:del w:id="2554" w:author="user" w:date="2019-10-22T14:49:00Z"/>
          <w:rFonts w:ascii="Times New Roman" w:hAnsi="Times New Roman" w:cs="Times New Roman"/>
          <w:szCs w:val="32"/>
        </w:rPr>
      </w:pPr>
      <w:del w:id="2551" w:author="user" w:date="2019-10-22T14:49:00Z">
        <w:r>
          <w:rPr>
            <w:rFonts w:ascii="Times New Roman" w:hAnsi="Times New Roman" w:cs="Times New Roman" w:eastAsia="黑体"/>
            <w:bCs/>
            <w:szCs w:val="32"/>
          </w:rPr>
          <w:delText>第四十七条</w:delText>
        </w:r>
      </w:del>
      <w:del w:id="2552" w:author="user" w:date="2019-10-22T14:49:00Z">
        <w:r>
          <w:rPr>
            <w:rFonts w:ascii="Times New Roman" w:hAnsi="Times New Roman" w:cs="Times New Roman"/>
            <w:bCs/>
            <w:szCs w:val="32"/>
          </w:rPr>
          <w:delText xml:space="preserve">  </w:delText>
        </w:r>
      </w:del>
      <w:del w:id="2553" w:author="user" w:date="2019-10-22T14:49:00Z">
        <w:r>
          <w:rPr>
            <w:rFonts w:ascii="Times New Roman" w:hAnsi="Times New Roman" w:cs="Times New Roman"/>
            <w:szCs w:val="32"/>
          </w:rPr>
          <w:delText>居民应当维护居住区的整洁，按照分类投放要求将生活垃圾倒入指定收集容器，不得在公共场所堆积垃圾杂物；居民产生的大件生活垃圾，应当定点投放。</w:delText>
        </w:r>
      </w:del>
    </w:p>
    <w:p>
      <w:pPr>
        <w:pStyle w:val="Normal"/>
        <w:ind w:endChars="0" w:end="0"/>
        <w:rPr>
          <w:del w:id="2556" w:author="user" w:date="2019-10-22T14:49:00Z"/>
          <w:rFonts w:ascii="Times New Roman" w:hAnsi="Times New Roman" w:cs="Times New Roman"/>
          <w:szCs w:val="32"/>
        </w:rPr>
      </w:pPr>
      <w:del w:id="2555" w:author="user" w:date="2019-10-22T14:49:00Z">
        <w:r>
          <w:rPr>
            <w:rFonts w:ascii="Times New Roman" w:hAnsi="Times New Roman" w:cs="Times New Roman"/>
            <w:szCs w:val="32"/>
          </w:rPr>
          <w:delText>市、县级市、区城市管理行政主管部门应当确定大件垃圾投放点，并向社会公布。</w:delText>
        </w:r>
      </w:del>
    </w:p>
    <w:p>
      <w:pPr>
        <w:pStyle w:val="Normal"/>
        <w:ind w:endChars="0" w:end="0"/>
        <w:rPr>
          <w:del w:id="2560" w:author="user" w:date="2019-10-22T14:49:00Z"/>
          <w:rFonts w:ascii="Times New Roman" w:hAnsi="Times New Roman" w:cs="Times New Roman"/>
          <w:szCs w:val="32"/>
        </w:rPr>
      </w:pPr>
      <w:del w:id="2557" w:author="user" w:date="2019-10-22T14:49:00Z">
        <w:r>
          <w:rPr>
            <w:rFonts w:ascii="Times New Roman" w:hAnsi="Times New Roman" w:cs="Times New Roman" w:eastAsia="黑体"/>
            <w:bCs/>
            <w:szCs w:val="32"/>
          </w:rPr>
          <w:delText>第四十八条</w:delText>
        </w:r>
      </w:del>
      <w:del w:id="2558" w:author="user" w:date="2019-10-22T14:49:00Z">
        <w:r>
          <w:rPr>
            <w:rFonts w:ascii="Times New Roman" w:hAnsi="Times New Roman" w:cs="Times New Roman"/>
            <w:bCs/>
            <w:szCs w:val="32"/>
          </w:rPr>
          <w:delText xml:space="preserve">  </w:delText>
        </w:r>
      </w:del>
      <w:del w:id="2559" w:author="user" w:date="2019-10-22T14:49:00Z">
        <w:r>
          <w:rPr>
            <w:rFonts w:ascii="Times New Roman" w:hAnsi="Times New Roman" w:cs="Times New Roman"/>
            <w:szCs w:val="32"/>
          </w:rPr>
          <w:delText>从事生活垃圾经营性清扫、收集、运输、处置服务的单位和餐厨废弃物经营性收集、运输、处置服务的单位，应当依法取得市、县级市城市管理行政主管部门的许可。</w:delText>
        </w:r>
      </w:del>
    </w:p>
    <w:p>
      <w:pPr>
        <w:pStyle w:val="Normal"/>
        <w:widowControl w:val="false"/>
        <w:spacing w:lineRule="exact" w:line="590"/>
        <w:ind w:endChars="0" w:end="0"/>
        <w:rPr>
          <w:del w:id="2564" w:author="user" w:date="2019-10-22T14:49:00Z"/>
          <w:rFonts w:ascii="Times New Roman" w:hAnsi="Times New Roman" w:eastAsia="仿宋_GB2312" w:cs="Times New Roman"/>
          <w:kern w:val="2"/>
          <w:sz w:val="32"/>
        </w:rPr>
      </w:pPr>
      <w:del w:id="2561" w:author="user" w:date="2019-10-22T14:49:00Z">
        <w:r>
          <w:rPr>
            <w:rFonts w:ascii="Times New Roman" w:hAnsi="Times New Roman" w:cs="Times New Roman" w:eastAsia="黑体"/>
            <w:sz w:val="32"/>
          </w:rPr>
          <w:delText xml:space="preserve">第四十九条 </w:delText>
        </w:r>
      </w:del>
      <w:del w:id="2562" w:author="user" w:date="2019-10-22T14:49:00Z">
        <w:r>
          <w:rPr>
            <w:rFonts w:ascii="Times New Roman" w:hAnsi="Times New Roman" w:cs="Times New Roman"/>
            <w:kern w:val="2"/>
            <w:sz w:val="32"/>
          </w:rPr>
          <w:delText xml:space="preserve"> </w:delText>
        </w:r>
      </w:del>
      <w:del w:id="2563" w:author="user" w:date="2019-10-22T14:49:00Z">
        <w:r>
          <w:rPr>
            <w:rFonts w:ascii="Times New Roman" w:hAnsi="Times New Roman" w:cs="Times New Roman"/>
            <w:kern w:val="2"/>
            <w:sz w:val="32"/>
          </w:rPr>
          <w:delText xml:space="preserve">从事餐厨废弃物经营性收集、运输服务，应当具备下列条件： </w:delText>
        </w:r>
      </w:del>
    </w:p>
    <w:p>
      <w:pPr>
        <w:pStyle w:val="Normal"/>
        <w:widowControl w:val="false"/>
        <w:spacing w:lineRule="exact" w:line="590"/>
        <w:ind w:endChars="0" w:end="0"/>
        <w:rPr>
          <w:del w:id="2566" w:author="user" w:date="2019-10-22T14:49:00Z"/>
          <w:rFonts w:ascii="Times New Roman" w:hAnsi="Times New Roman" w:eastAsia="仿宋_GB2312" w:cs="Times New Roman"/>
          <w:kern w:val="2"/>
          <w:sz w:val="32"/>
        </w:rPr>
      </w:pPr>
      <w:del w:id="2565" w:author="user" w:date="2019-10-22T14:49:00Z">
        <w:r>
          <w:rPr>
            <w:rFonts w:ascii="Times New Roman" w:hAnsi="Times New Roman" w:cs="Times New Roman"/>
            <w:kern w:val="2"/>
            <w:sz w:val="32"/>
          </w:rPr>
          <w:delText xml:space="preserve">（一）餐厨废弃物收集应当采用全密闭专用收集容器，并具有分类收集功能； </w:delText>
        </w:r>
      </w:del>
    </w:p>
    <w:p>
      <w:pPr>
        <w:pStyle w:val="Normal"/>
        <w:widowControl w:val="false"/>
        <w:spacing w:lineRule="exact" w:line="590"/>
        <w:ind w:endChars="0" w:end="0"/>
        <w:rPr>
          <w:del w:id="2568" w:author="user" w:date="2019-10-22T14:49:00Z"/>
          <w:rFonts w:ascii="Times New Roman" w:hAnsi="Times New Roman" w:eastAsia="仿宋_GB2312" w:cs="Times New Roman"/>
          <w:kern w:val="2"/>
          <w:sz w:val="32"/>
        </w:rPr>
      </w:pPr>
      <w:del w:id="2567" w:author="user" w:date="2019-10-22T14:49:00Z">
        <w:r>
          <w:rPr>
            <w:rFonts w:ascii="Times New Roman" w:hAnsi="Times New Roman" w:cs="Times New Roman"/>
            <w:kern w:val="2"/>
            <w:sz w:val="32"/>
          </w:rPr>
          <w:delText xml:space="preserve">　　（二）餐厨废弃物运输应当采用全密闭自动卸载车辆，具有防臭味扩散、防遗撒、防滴漏功能； </w:delText>
        </w:r>
      </w:del>
    </w:p>
    <w:p>
      <w:pPr>
        <w:pStyle w:val="Normal"/>
        <w:widowControl w:val="false"/>
        <w:spacing w:lineRule="exact" w:line="590"/>
        <w:ind w:endChars="0" w:end="0"/>
        <w:rPr>
          <w:del w:id="2570" w:author="user" w:date="2019-10-22T14:49:00Z"/>
          <w:rFonts w:ascii="Times New Roman" w:hAnsi="Times New Roman" w:eastAsia="仿宋_GB2312" w:cs="Times New Roman"/>
          <w:kern w:val="2"/>
          <w:sz w:val="32"/>
        </w:rPr>
      </w:pPr>
      <w:del w:id="2569" w:author="user" w:date="2019-10-22T14:49:00Z">
        <w:r>
          <w:rPr>
            <w:rFonts w:ascii="Times New Roman" w:hAnsi="Times New Roman" w:cs="Times New Roman"/>
            <w:kern w:val="2"/>
            <w:sz w:val="32"/>
          </w:rPr>
          <w:delText xml:space="preserve">　　（三）具有健全的技术、质量、安全和监测管理制度并得到有效执行； </w:delText>
        </w:r>
      </w:del>
    </w:p>
    <w:p>
      <w:pPr>
        <w:pStyle w:val="Normal"/>
        <w:widowControl w:val="false"/>
        <w:spacing w:lineRule="exact" w:line="590"/>
        <w:ind w:endChars="0" w:end="0"/>
        <w:rPr>
          <w:del w:id="2572" w:author="user" w:date="2019-10-22T14:49:00Z"/>
          <w:rFonts w:ascii="Times New Roman" w:hAnsi="Times New Roman" w:eastAsia="仿宋_GB2312" w:cs="Times New Roman"/>
          <w:kern w:val="2"/>
          <w:sz w:val="32"/>
        </w:rPr>
      </w:pPr>
      <w:del w:id="2571" w:author="user" w:date="2019-10-22T14:49:00Z">
        <w:r>
          <w:rPr>
            <w:rFonts w:ascii="Times New Roman" w:hAnsi="Times New Roman" w:cs="Times New Roman"/>
            <w:kern w:val="2"/>
            <w:sz w:val="32"/>
          </w:rPr>
          <w:delText xml:space="preserve">　　（四）按照规定取得相应的道路运输经营许可证； </w:delText>
        </w:r>
      </w:del>
    </w:p>
    <w:p>
      <w:pPr>
        <w:pStyle w:val="Normal"/>
        <w:widowControl w:val="false"/>
        <w:spacing w:lineRule="exact" w:line="590"/>
        <w:ind w:endChars="0" w:end="0"/>
        <w:rPr>
          <w:del w:id="2574" w:author="user" w:date="2019-10-22T14:49:00Z"/>
          <w:rFonts w:ascii="Times New Roman" w:hAnsi="Times New Roman" w:eastAsia="仿宋_GB2312" w:cs="Times New Roman"/>
          <w:kern w:val="2"/>
          <w:sz w:val="32"/>
        </w:rPr>
      </w:pPr>
      <w:del w:id="2573" w:author="user" w:date="2019-10-22T14:49:00Z">
        <w:r>
          <w:rPr>
            <w:rFonts w:ascii="Times New Roman" w:hAnsi="Times New Roman" w:cs="Times New Roman"/>
            <w:kern w:val="2"/>
            <w:sz w:val="32"/>
          </w:rPr>
          <w:delText xml:space="preserve">　　（五）具有固定的办公及机械、设备、车辆停放场所； </w:delText>
        </w:r>
      </w:del>
    </w:p>
    <w:p>
      <w:pPr>
        <w:pStyle w:val="Normal"/>
        <w:widowControl w:val="false"/>
        <w:spacing w:lineRule="exact" w:line="590"/>
        <w:ind w:endChars="0" w:end="0"/>
        <w:rPr>
          <w:del w:id="2576" w:author="user" w:date="2019-10-22T14:49:00Z"/>
          <w:rFonts w:ascii="Times New Roman" w:hAnsi="Times New Roman" w:eastAsia="仿宋_GB2312" w:cs="Times New Roman"/>
          <w:kern w:val="2"/>
          <w:sz w:val="32"/>
        </w:rPr>
      </w:pPr>
      <w:del w:id="2575" w:author="user" w:date="2019-10-22T14:49:00Z">
        <w:r>
          <w:rPr>
            <w:rFonts w:ascii="Times New Roman" w:hAnsi="Times New Roman" w:cs="Times New Roman"/>
            <w:kern w:val="2"/>
            <w:sz w:val="32"/>
          </w:rPr>
          <w:delText>　　（六）法律、法规规定的其他条件。</w:delText>
        </w:r>
      </w:del>
    </w:p>
    <w:p>
      <w:pPr>
        <w:pStyle w:val="Normal"/>
        <w:widowControl w:val="false"/>
        <w:spacing w:lineRule="exact" w:line="590"/>
        <w:ind w:endChars="0" w:end="0"/>
        <w:rPr>
          <w:del w:id="2579" w:author="user" w:date="2019-10-22T14:49:00Z"/>
          <w:rFonts w:ascii="Times New Roman" w:hAnsi="Times New Roman" w:eastAsia="仿宋_GB2312" w:cs="Times New Roman"/>
          <w:kern w:val="2"/>
          <w:sz w:val="32"/>
        </w:rPr>
      </w:pPr>
      <w:del w:id="2577" w:author="user" w:date="2019-10-22T14:49:00Z">
        <w:r>
          <w:rPr>
            <w:rFonts w:ascii="Times New Roman" w:hAnsi="Times New Roman" w:cs="Times New Roman" w:eastAsia="黑体"/>
            <w:kern w:val="2"/>
            <w:sz w:val="32"/>
          </w:rPr>
          <w:delText xml:space="preserve">第五十条  </w:delText>
        </w:r>
      </w:del>
      <w:del w:id="2578" w:author="user" w:date="2019-10-22T14:49:00Z">
        <w:r>
          <w:rPr>
            <w:rFonts w:ascii="Times New Roman" w:hAnsi="Times New Roman" w:cs="Times New Roman"/>
            <w:kern w:val="2"/>
            <w:sz w:val="32"/>
          </w:rPr>
          <w:delText>从事餐厨废弃物经营性处置服务，应当具备下列条件：</w:delText>
        </w:r>
      </w:del>
    </w:p>
    <w:p>
      <w:pPr>
        <w:pStyle w:val="Normal"/>
        <w:widowControl w:val="false"/>
        <w:spacing w:lineRule="exact" w:line="590"/>
        <w:ind w:endChars="0" w:end="0"/>
        <w:rPr>
          <w:del w:id="2581" w:author="user" w:date="2019-10-22T14:49:00Z"/>
          <w:rFonts w:ascii="Times New Roman" w:hAnsi="Times New Roman" w:eastAsia="仿宋_GB2312" w:cs="Times New Roman"/>
          <w:kern w:val="2"/>
          <w:sz w:val="32"/>
        </w:rPr>
      </w:pPr>
      <w:del w:id="2580" w:author="user" w:date="2019-10-22T14:49:00Z">
        <w:r>
          <w:rPr>
            <w:rFonts w:ascii="Times New Roman" w:hAnsi="Times New Roman" w:cs="Times New Roman"/>
            <w:kern w:val="2"/>
            <w:sz w:val="32"/>
          </w:rPr>
          <w:delText xml:space="preserve">　　（一）选址符合城乡规划，并取得相应的规划许可文件； </w:delText>
        </w:r>
      </w:del>
    </w:p>
    <w:p>
      <w:pPr>
        <w:pStyle w:val="Normal"/>
        <w:widowControl w:val="false"/>
        <w:spacing w:lineRule="exact" w:line="590"/>
        <w:ind w:endChars="0" w:end="0"/>
        <w:rPr>
          <w:del w:id="2583" w:author="user" w:date="2019-10-22T14:49:00Z"/>
          <w:rFonts w:ascii="Times New Roman" w:hAnsi="Times New Roman" w:eastAsia="仿宋_GB2312" w:cs="Times New Roman"/>
          <w:kern w:val="2"/>
          <w:sz w:val="32"/>
        </w:rPr>
      </w:pPr>
      <w:del w:id="2582" w:author="user" w:date="2019-10-22T14:49:00Z">
        <w:r>
          <w:rPr>
            <w:rFonts w:ascii="Times New Roman" w:hAnsi="Times New Roman" w:cs="Times New Roman"/>
            <w:kern w:val="2"/>
            <w:sz w:val="32"/>
          </w:rPr>
          <w:delText xml:space="preserve">　　（二）采用的技术、工艺符合有关标准； </w:delText>
        </w:r>
      </w:del>
    </w:p>
    <w:p>
      <w:pPr>
        <w:pStyle w:val="Normal"/>
        <w:widowControl w:val="false"/>
        <w:spacing w:lineRule="exact" w:line="590"/>
        <w:ind w:endChars="0" w:end="0"/>
        <w:rPr>
          <w:del w:id="2585" w:author="user" w:date="2019-10-22T14:49:00Z"/>
          <w:rFonts w:ascii="Times New Roman" w:hAnsi="Times New Roman" w:eastAsia="仿宋_GB2312" w:cs="Times New Roman"/>
          <w:kern w:val="2"/>
          <w:sz w:val="32"/>
        </w:rPr>
      </w:pPr>
      <w:del w:id="2584" w:author="user" w:date="2019-10-22T14:49:00Z">
        <w:r>
          <w:rPr>
            <w:rFonts w:ascii="Times New Roman" w:hAnsi="Times New Roman" w:cs="Times New Roman"/>
            <w:kern w:val="2"/>
            <w:sz w:val="32"/>
          </w:rPr>
          <w:delText xml:space="preserve">　　（三）具有健全的工艺运行、设备管理、环境监测与保护、财务管理、生产安全、计量统计等方面的管理制度并得到有效执行； </w:delText>
        </w:r>
      </w:del>
    </w:p>
    <w:p>
      <w:pPr>
        <w:pStyle w:val="Normal"/>
        <w:widowControl w:val="false"/>
        <w:spacing w:lineRule="exact" w:line="590"/>
        <w:ind w:endChars="0" w:end="0"/>
        <w:rPr>
          <w:del w:id="2587" w:author="user" w:date="2019-10-22T14:49:00Z"/>
          <w:rFonts w:ascii="Times New Roman" w:hAnsi="Times New Roman" w:eastAsia="仿宋_GB2312" w:cs="Times New Roman"/>
          <w:kern w:val="2"/>
          <w:sz w:val="32"/>
        </w:rPr>
      </w:pPr>
      <w:del w:id="2586" w:author="user" w:date="2019-10-22T14:49:00Z">
        <w:r>
          <w:rPr>
            <w:rFonts w:ascii="Times New Roman" w:hAnsi="Times New Roman" w:cs="Times New Roman"/>
            <w:kern w:val="2"/>
            <w:sz w:val="32"/>
          </w:rPr>
          <w:delText xml:space="preserve">　　（四）具有可行的餐厨废弃物废水、废气、废渣处理技术方案和达标排放方案； </w:delText>
        </w:r>
      </w:del>
    </w:p>
    <w:p>
      <w:pPr>
        <w:pStyle w:val="Normal"/>
        <w:widowControl w:val="false"/>
        <w:spacing w:lineRule="exact" w:line="590"/>
        <w:ind w:endChars="0" w:end="0"/>
        <w:rPr>
          <w:del w:id="2589" w:author="user" w:date="2019-10-22T14:49:00Z"/>
          <w:rFonts w:ascii="Times New Roman" w:hAnsi="Times New Roman" w:eastAsia="仿宋_GB2312" w:cs="Times New Roman"/>
          <w:kern w:val="2"/>
          <w:sz w:val="32"/>
        </w:rPr>
      </w:pPr>
      <w:del w:id="2588" w:author="user" w:date="2019-10-22T14:49:00Z">
        <w:r>
          <w:rPr>
            <w:rFonts w:ascii="Times New Roman" w:hAnsi="Times New Roman" w:cs="Times New Roman"/>
            <w:kern w:val="2"/>
            <w:sz w:val="32"/>
          </w:rPr>
          <w:delText>（五）法律、法规规定的其他条件。</w:delText>
        </w:r>
      </w:del>
    </w:p>
    <w:p>
      <w:pPr>
        <w:pStyle w:val="Normal"/>
        <w:widowControl w:val="false"/>
        <w:spacing w:lineRule="exact" w:line="590"/>
        <w:ind w:endChars="0" w:end="0"/>
        <w:rPr>
          <w:del w:id="2593" w:author="user" w:date="2019-10-22T14:49:00Z"/>
          <w:rFonts w:ascii="Times New Roman" w:hAnsi="Times New Roman" w:eastAsia="仿宋_GB2312" w:cs="Times New Roman"/>
          <w:kern w:val="2"/>
          <w:sz w:val="32"/>
        </w:rPr>
      </w:pPr>
      <w:del w:id="2590" w:author="user" w:date="2019-10-22T14:49:00Z">
        <w:r>
          <w:rPr>
            <w:rFonts w:ascii="Times New Roman" w:hAnsi="Times New Roman" w:cs="Times New Roman" w:eastAsia="黑体"/>
            <w:kern w:val="2"/>
            <w:sz w:val="32"/>
          </w:rPr>
          <w:delText xml:space="preserve">第五十一条  </w:delText>
        </w:r>
      </w:del>
      <w:del w:id="2591" w:author="user" w:date="2019-10-22T14:49:00Z">
        <w:r>
          <w:rPr>
            <w:rFonts w:ascii="Times New Roman" w:hAnsi="Times New Roman" w:cs="Times New Roman"/>
            <w:sz w:val="32"/>
          </w:rPr>
          <w:delText>市、县级市城市管理行政主管部门</w:delText>
        </w:r>
      </w:del>
      <w:del w:id="2592" w:author="user" w:date="2019-10-22T14:49:00Z">
        <w:r>
          <w:rPr>
            <w:rFonts w:ascii="Times New Roman" w:hAnsi="Times New Roman" w:cs="Times New Roman"/>
            <w:kern w:val="2"/>
            <w:sz w:val="32"/>
          </w:rPr>
          <w:delText xml:space="preserve">应当通过招标等公平竞争的方式作出餐厨废弃物收集、运输服务许可决定和处置服务许可决定，向中标企业颁发餐厨废弃物收集、运输服务许可证和处置服务许可证。 </w:delText>
        </w:r>
      </w:del>
    </w:p>
    <w:p>
      <w:pPr>
        <w:pStyle w:val="Normal"/>
        <w:ind w:endChars="0" w:end="0"/>
        <w:rPr>
          <w:del w:id="2597" w:author="user" w:date="2019-10-22T14:49:00Z"/>
          <w:rFonts w:ascii="Times New Roman" w:hAnsi="Times New Roman" w:cs="Times New Roman"/>
          <w:szCs w:val="32"/>
        </w:rPr>
      </w:pPr>
      <w:del w:id="2594" w:author="user" w:date="2019-10-22T14:49:00Z">
        <w:r>
          <w:rPr>
            <w:rFonts w:ascii="Times New Roman" w:hAnsi="Times New Roman" w:cs="Times New Roman" w:eastAsia="黑体"/>
            <w:bCs/>
            <w:szCs w:val="32"/>
          </w:rPr>
          <w:delText>第五十二条</w:delText>
        </w:r>
      </w:del>
      <w:del w:id="2595" w:author="user" w:date="2019-10-22T14:49:00Z">
        <w:r>
          <w:rPr>
            <w:rFonts w:ascii="Times New Roman" w:hAnsi="Times New Roman" w:cs="Times New Roman"/>
            <w:bCs/>
            <w:szCs w:val="32"/>
          </w:rPr>
          <w:delText xml:space="preserve">  </w:delText>
        </w:r>
      </w:del>
      <w:del w:id="2596" w:author="user" w:date="2019-10-22T14:49:00Z">
        <w:r>
          <w:rPr>
            <w:rFonts w:ascii="Times New Roman" w:hAnsi="Times New Roman" w:cs="Times New Roman"/>
            <w:szCs w:val="32"/>
          </w:rPr>
          <w:delText>餐厨废弃物产生单位应当与餐厨废弃物收集、运输服务企业签订协议，并报所在地城市管理行政主管部门备案。</w:delText>
        </w:r>
      </w:del>
    </w:p>
    <w:p>
      <w:pPr>
        <w:pStyle w:val="Normal"/>
        <w:ind w:endChars="0" w:end="0"/>
        <w:rPr>
          <w:del w:id="2599" w:author="user" w:date="2019-10-22T14:49:00Z"/>
          <w:rFonts w:ascii="Times New Roman" w:hAnsi="Times New Roman" w:cs="Times New Roman"/>
          <w:szCs w:val="32"/>
        </w:rPr>
      </w:pPr>
      <w:del w:id="2598" w:author="user" w:date="2019-10-22T14:49:00Z">
        <w:r>
          <w:rPr>
            <w:rFonts w:ascii="Times New Roman" w:hAnsi="Times New Roman" w:cs="Times New Roman"/>
            <w:szCs w:val="32"/>
          </w:rPr>
          <w:delText>餐厨废弃物产生单位应当按照规定设置符合标准的收集点和收集容器；定期申报餐厨废弃物产生情况，并根据实际产生量，将餐厨废弃物交由依法取得相关资质的单位收集、运输、处置。</w:delText>
        </w:r>
      </w:del>
    </w:p>
    <w:p>
      <w:pPr>
        <w:pStyle w:val="Normal"/>
        <w:ind w:endChars="0" w:end="0"/>
        <w:rPr>
          <w:del w:id="2603" w:author="user" w:date="2019-10-22T14:49:00Z"/>
          <w:rFonts w:ascii="Times New Roman" w:hAnsi="Times New Roman" w:cs="Times New Roman"/>
          <w:szCs w:val="32"/>
        </w:rPr>
      </w:pPr>
      <w:del w:id="2600" w:author="user" w:date="2019-10-22T14:49:00Z">
        <w:r>
          <w:rPr>
            <w:rFonts w:ascii="Times New Roman" w:hAnsi="Times New Roman" w:cs="Times New Roman" w:eastAsia="黑体"/>
            <w:bCs/>
            <w:szCs w:val="32"/>
          </w:rPr>
          <w:delText>第五十三条</w:delText>
        </w:r>
      </w:del>
      <w:del w:id="2601" w:author="user" w:date="2019-10-22T14:49:00Z">
        <w:r>
          <w:rPr>
            <w:rFonts w:ascii="Times New Roman" w:hAnsi="Times New Roman" w:cs="Times New Roman"/>
            <w:bCs/>
            <w:szCs w:val="32"/>
          </w:rPr>
          <w:delText xml:space="preserve">  </w:delText>
        </w:r>
      </w:del>
      <w:del w:id="2602" w:author="user" w:date="2019-10-22T14:49:00Z">
        <w:r>
          <w:rPr>
            <w:rFonts w:ascii="Times New Roman" w:hAnsi="Times New Roman" w:cs="Times New Roman"/>
            <w:szCs w:val="32"/>
          </w:rPr>
          <w:delText>产生生活垃圾、餐厨废弃物的单位和个人，应当按照规定缴纳城市生活垃圾处理费。</w:delText>
        </w:r>
      </w:del>
    </w:p>
    <w:p>
      <w:pPr>
        <w:pStyle w:val="Normal"/>
        <w:ind w:endChars="0" w:end="0"/>
        <w:rPr>
          <w:del w:id="2605" w:author="user" w:date="2019-10-22T14:49:00Z"/>
          <w:rFonts w:ascii="Times New Roman" w:hAnsi="Times New Roman" w:cs="Times New Roman"/>
          <w:szCs w:val="32"/>
        </w:rPr>
      </w:pPr>
      <w:del w:id="2604" w:author="user" w:date="2019-10-22T14:49:00Z">
        <w:r>
          <w:rPr>
            <w:rFonts w:ascii="Times New Roman" w:hAnsi="Times New Roman" w:cs="Times New Roman"/>
            <w:szCs w:val="32"/>
          </w:rPr>
          <w:delText>城市生活垃圾处理费应当专项用于生活垃圾、餐厨废弃物的收集、运输和处置，不得挪作他用。</w:delText>
        </w:r>
      </w:del>
    </w:p>
    <w:p>
      <w:pPr>
        <w:pStyle w:val="Normal"/>
        <w:ind w:endChars="0" w:end="0"/>
        <w:rPr>
          <w:del w:id="2609" w:author="user" w:date="2019-10-22T14:49:00Z"/>
          <w:rFonts w:ascii="Times New Roman" w:hAnsi="Times New Roman" w:cs="Times New Roman"/>
          <w:szCs w:val="32"/>
        </w:rPr>
      </w:pPr>
      <w:del w:id="2606" w:author="user" w:date="2019-10-22T14:49:00Z">
        <w:r>
          <w:rPr>
            <w:rFonts w:ascii="Times New Roman" w:hAnsi="Times New Roman" w:cs="Times New Roman" w:eastAsia="黑体"/>
            <w:bCs/>
            <w:szCs w:val="32"/>
          </w:rPr>
          <w:delText>第五十四条</w:delText>
        </w:r>
      </w:del>
      <w:del w:id="2607" w:author="user" w:date="2019-10-22T14:49:00Z">
        <w:r>
          <w:rPr>
            <w:rFonts w:ascii="Times New Roman" w:hAnsi="Times New Roman" w:cs="Times New Roman"/>
            <w:bCs/>
            <w:szCs w:val="32"/>
          </w:rPr>
          <w:delText xml:space="preserve">  </w:delText>
        </w:r>
      </w:del>
      <w:del w:id="2608" w:author="user" w:date="2019-10-22T14:49:00Z">
        <w:r>
          <w:rPr>
            <w:rFonts w:ascii="Times New Roman" w:hAnsi="Times New Roman" w:cs="Times New Roman"/>
            <w:szCs w:val="32"/>
          </w:rPr>
          <w:delText>单位和个人因装饰、装修产生的垃圾，应当在指定的地点堆放，并承担清运费用。</w:delText>
        </w:r>
      </w:del>
    </w:p>
    <w:p>
      <w:pPr>
        <w:pStyle w:val="Normal"/>
        <w:ind w:endChars="0" w:end="0"/>
        <w:rPr>
          <w:del w:id="2612" w:author="user" w:date="2019-10-22T14:49:00Z"/>
          <w:rFonts w:ascii="Times New Roman" w:hAnsi="Times New Roman" w:cs="Times New Roman"/>
          <w:szCs w:val="32"/>
        </w:rPr>
      </w:pPr>
      <w:del w:id="2610" w:author="user" w:date="2019-10-22T14:49:00Z">
        <w:r>
          <w:rPr>
            <w:rFonts w:ascii="Times New Roman" w:hAnsi="Times New Roman" w:cs="Times New Roman"/>
            <w:spacing w:val="-4"/>
            <w:szCs w:val="32"/>
          </w:rPr>
          <w:delText>物业服务企业或者社区组织应当委托环境卫生专业作业单位，将装饰、装修垃圾运至城市管理行政主管部门确定的场所处置</w:delText>
        </w:r>
      </w:del>
      <w:del w:id="2611" w:author="user" w:date="2019-10-22T14:49:00Z">
        <w:r>
          <w:rPr>
            <w:rFonts w:ascii="Times New Roman" w:hAnsi="Times New Roman" w:cs="Times New Roman"/>
            <w:szCs w:val="32"/>
          </w:rPr>
          <w:delText>。</w:delText>
        </w:r>
      </w:del>
    </w:p>
    <w:p>
      <w:pPr>
        <w:pStyle w:val="Normal"/>
        <w:ind w:endChars="0" w:end="0"/>
        <w:rPr>
          <w:del w:id="2616" w:author="user" w:date="2019-10-22T14:49:00Z"/>
          <w:rFonts w:ascii="Times New Roman" w:hAnsi="Times New Roman" w:cs="Times New Roman"/>
          <w:szCs w:val="32"/>
        </w:rPr>
      </w:pPr>
      <w:del w:id="2613" w:author="user" w:date="2019-10-22T14:49:00Z">
        <w:r>
          <w:rPr>
            <w:rFonts w:ascii="Times New Roman" w:hAnsi="Times New Roman" w:cs="Times New Roman" w:eastAsia="黑体"/>
            <w:bCs/>
            <w:szCs w:val="32"/>
          </w:rPr>
          <w:delText>第五十五条</w:delText>
        </w:r>
      </w:del>
      <w:del w:id="2614" w:author="user" w:date="2019-10-22T14:49:00Z">
        <w:r>
          <w:rPr>
            <w:rFonts w:ascii="Times New Roman" w:hAnsi="Times New Roman" w:cs="Times New Roman"/>
            <w:bCs/>
            <w:szCs w:val="32"/>
          </w:rPr>
          <w:delText xml:space="preserve">  </w:delText>
        </w:r>
      </w:del>
      <w:del w:id="2615" w:author="user" w:date="2019-10-22T14:49:00Z">
        <w:r>
          <w:rPr>
            <w:rFonts w:ascii="Times New Roman" w:hAnsi="Times New Roman" w:cs="Times New Roman"/>
            <w:szCs w:val="32"/>
          </w:rPr>
          <w:delText>工业垃圾、医疗卫生垃圾及其他有毒有害垃圾应当按照规定单独收集、运输和处置，不得混入生活垃圾。</w:delText>
        </w:r>
      </w:del>
    </w:p>
    <w:p>
      <w:pPr>
        <w:pStyle w:val="Normal"/>
        <w:ind w:firstLineChars="200" w:endChars="0" w:end="0"/>
        <w:rPr>
          <w:del w:id="2618" w:author="user" w:date="2019-10-22T14:49:00Z"/>
          <w:rFonts w:ascii="Times New Roman" w:hAnsi="Times New Roman" w:eastAsia="楷体_GB2312" w:cs="Times New Roman"/>
          <w:szCs w:val="32"/>
        </w:rPr>
      </w:pPr>
      <w:del w:id="2617" w:author="user" w:date="2019-10-22T14:49:00Z">
        <w:r>
          <w:rPr>
            <w:rFonts w:eastAsia="楷体_GB2312" w:cs="Times New Roman" w:ascii="Times New Roman" w:hAnsi="Times New Roman"/>
            <w:szCs w:val="32"/>
          </w:rPr>
        </w:r>
      </w:del>
    </w:p>
    <w:p>
      <w:pPr>
        <w:pStyle w:val="Normal"/>
        <w:ind w:endChars="0" w:end="0"/>
        <w:jc w:val="both"/>
        <w:rPr>
          <w:del w:id="2620" w:author="user" w:date="2019-10-22T14:49:00Z"/>
          <w:rFonts w:ascii="Times New Roman" w:hAnsi="Times New Roman" w:eastAsia="楷体_GB2312" w:cs="Times New Roman"/>
          <w:szCs w:val="32"/>
        </w:rPr>
      </w:pPr>
      <w:del w:id="2619" w:author="user" w:date="2019-10-22T14:49:00Z">
        <w:r>
          <w:rPr>
            <w:rFonts w:ascii="Times New Roman" w:hAnsi="Times New Roman" w:cs="Times New Roman" w:eastAsia="楷体_GB2312"/>
            <w:szCs w:val="32"/>
          </w:rPr>
          <w:delText>第三节  环境卫生设施</w:delText>
        </w:r>
      </w:del>
    </w:p>
    <w:p>
      <w:pPr>
        <w:pStyle w:val="Normal"/>
        <w:ind w:endChars="0" w:end="0"/>
        <w:jc w:val="both"/>
        <w:rPr>
          <w:del w:id="2622" w:author="user" w:date="2019-10-22T14:49:00Z"/>
          <w:rFonts w:ascii="Times New Roman" w:hAnsi="Times New Roman" w:eastAsia="楷体_GB2312" w:cs="Times New Roman"/>
          <w:szCs w:val="32"/>
        </w:rPr>
      </w:pPr>
      <w:del w:id="2621" w:author="user" w:date="2019-10-22T14:49:00Z">
        <w:r>
          <w:rPr>
            <w:rFonts w:eastAsia="楷体_GB2312" w:cs="Times New Roman" w:ascii="Times New Roman" w:hAnsi="Times New Roman"/>
            <w:szCs w:val="32"/>
          </w:rPr>
        </w:r>
      </w:del>
    </w:p>
    <w:p>
      <w:pPr>
        <w:pStyle w:val="Normal"/>
        <w:ind w:endChars="0" w:end="0"/>
        <w:rPr>
          <w:del w:id="2626" w:author="user" w:date="2019-10-22T14:49:00Z"/>
          <w:rFonts w:ascii="Times New Roman" w:hAnsi="Times New Roman" w:cs="Times New Roman"/>
          <w:szCs w:val="32"/>
        </w:rPr>
      </w:pPr>
      <w:del w:id="2623" w:author="user" w:date="2019-10-22T14:49:00Z">
        <w:r>
          <w:rPr>
            <w:rFonts w:ascii="Times New Roman" w:hAnsi="Times New Roman" w:cs="Times New Roman" w:eastAsia="黑体"/>
            <w:bCs/>
            <w:szCs w:val="32"/>
          </w:rPr>
          <w:delText>第五十六条</w:delText>
        </w:r>
      </w:del>
      <w:del w:id="2624" w:author="user" w:date="2019-10-22T14:49:00Z">
        <w:r>
          <w:rPr>
            <w:rFonts w:ascii="Times New Roman" w:hAnsi="Times New Roman" w:cs="Times New Roman"/>
            <w:bCs/>
            <w:szCs w:val="32"/>
          </w:rPr>
          <w:delText xml:space="preserve">  </w:delText>
        </w:r>
      </w:del>
      <w:del w:id="2625" w:author="user" w:date="2019-10-22T14:49:00Z">
        <w:r>
          <w:rPr>
            <w:rFonts w:ascii="Times New Roman" w:hAnsi="Times New Roman" w:cs="Times New Roman"/>
            <w:szCs w:val="32"/>
          </w:rPr>
          <w:delText>城市管理行政主管部门应当会同自然资源规划等部门，根据城市总体规划和环境卫生事业需要，编制环境卫生专项规划，经法定程序批准后组织实施。</w:delText>
        </w:r>
      </w:del>
    </w:p>
    <w:p>
      <w:pPr>
        <w:pStyle w:val="Normal"/>
        <w:ind w:endChars="0" w:end="0"/>
        <w:rPr>
          <w:del w:id="2628" w:author="user" w:date="2019-10-22T14:49:00Z"/>
          <w:rFonts w:ascii="Times New Roman" w:hAnsi="Times New Roman" w:cs="Times New Roman"/>
          <w:szCs w:val="32"/>
        </w:rPr>
      </w:pPr>
      <w:del w:id="2627" w:author="user" w:date="2019-10-22T14:49:00Z">
        <w:r>
          <w:rPr>
            <w:rFonts w:ascii="Times New Roman" w:hAnsi="Times New Roman" w:cs="Times New Roman"/>
            <w:szCs w:val="32"/>
          </w:rPr>
          <w:delText>城市管理行政主管部门应当根据人口密度以及城市发展需要，制定公共厕所、垃圾中转站、大件垃圾投放点、垃圾处置设施的设置方案并纳入环境卫生专项规划，按照法定程序立项报批后组织实施。</w:delText>
        </w:r>
      </w:del>
    </w:p>
    <w:p>
      <w:pPr>
        <w:pStyle w:val="Normal"/>
        <w:ind w:endChars="0" w:end="0"/>
        <w:rPr>
          <w:del w:id="2631" w:author="user" w:date="2019-10-22T14:49:00Z"/>
          <w:rFonts w:ascii="Times New Roman" w:hAnsi="Times New Roman" w:cs="Times New Roman"/>
          <w:szCs w:val="32"/>
        </w:rPr>
      </w:pPr>
      <w:del w:id="2629" w:author="user" w:date="2019-10-22T14:49:00Z">
        <w:r>
          <w:rPr>
            <w:rFonts w:ascii="Times New Roman" w:hAnsi="Times New Roman" w:cs="Times New Roman" w:eastAsia="黑体"/>
            <w:szCs w:val="32"/>
          </w:rPr>
          <w:delText>第五十七条</w:delText>
        </w:r>
      </w:del>
      <w:del w:id="2630" w:author="user" w:date="2019-10-22T14:49:00Z">
        <w:r>
          <w:rPr>
            <w:rFonts w:ascii="Times New Roman" w:hAnsi="Times New Roman" w:cs="Times New Roman"/>
            <w:szCs w:val="32"/>
          </w:rPr>
          <w:delText xml:space="preserve">  建设项目应当按照环境卫生专项规划、行业标准以及城市管理、规划等部门的要求，配套建设环境卫生设施。</w:delText>
        </w:r>
      </w:del>
    </w:p>
    <w:p>
      <w:pPr>
        <w:pStyle w:val="Normal"/>
        <w:ind w:endChars="0" w:end="0"/>
        <w:rPr>
          <w:del w:id="2633" w:author="user" w:date="2019-10-22T14:49:00Z"/>
          <w:rFonts w:ascii="Times New Roman" w:hAnsi="Times New Roman" w:cs="Times New Roman"/>
          <w:szCs w:val="32"/>
        </w:rPr>
      </w:pPr>
      <w:del w:id="2632" w:author="user" w:date="2019-10-22T14:49:00Z">
        <w:r>
          <w:rPr>
            <w:rFonts w:ascii="Times New Roman" w:hAnsi="Times New Roman" w:cs="Times New Roman"/>
            <w:szCs w:val="32"/>
          </w:rPr>
          <w:delText>商品交易市场、城市综合体、特色街区、街景等建设和改造方案涉及环境卫生设施的，论证时应当听取城市管理行政主管部门意见。</w:delText>
        </w:r>
      </w:del>
    </w:p>
    <w:p>
      <w:pPr>
        <w:pStyle w:val="Normal"/>
        <w:ind w:endChars="0" w:end="0"/>
        <w:rPr>
          <w:del w:id="2635" w:author="user" w:date="2019-10-22T14:49:00Z"/>
          <w:rFonts w:ascii="Times New Roman" w:hAnsi="Times New Roman" w:cs="Times New Roman"/>
          <w:szCs w:val="32"/>
        </w:rPr>
      </w:pPr>
      <w:del w:id="2634" w:author="user" w:date="2019-10-22T14:49:00Z">
        <w:r>
          <w:rPr>
            <w:rFonts w:ascii="Times New Roman" w:hAnsi="Times New Roman" w:cs="Times New Roman"/>
            <w:szCs w:val="32"/>
          </w:rPr>
          <w:delText>环境卫生设施应当与主体工程同时设计、同时施工、同时投入使用，所需建设资金纳入建设工程概算。</w:delText>
        </w:r>
      </w:del>
    </w:p>
    <w:p>
      <w:pPr>
        <w:pStyle w:val="Normal"/>
        <w:ind w:endChars="0" w:end="0"/>
        <w:rPr>
          <w:del w:id="2637" w:author="user" w:date="2019-10-22T14:49:00Z"/>
          <w:rFonts w:ascii="Times New Roman" w:hAnsi="Times New Roman" w:cs="Times New Roman"/>
          <w:szCs w:val="32"/>
        </w:rPr>
      </w:pPr>
      <w:del w:id="2636" w:author="user" w:date="2019-10-22T14:49:00Z">
        <w:r>
          <w:rPr>
            <w:rFonts w:ascii="Times New Roman" w:hAnsi="Times New Roman" w:cs="Times New Roman"/>
            <w:szCs w:val="32"/>
          </w:rPr>
          <w:delText>不得擅自变更、占用环境卫生设施用地；经批准的环境卫生设施建设，任何单位和个人不得阻挠。</w:delText>
        </w:r>
      </w:del>
    </w:p>
    <w:p>
      <w:pPr>
        <w:pStyle w:val="Normal"/>
        <w:widowControl w:val="false"/>
        <w:overflowPunct w:val="false"/>
        <w:bidi w:val="0"/>
        <w:snapToGrid w:val="false"/>
        <w:spacing w:lineRule="exact" w:line="590"/>
        <w:ind w:firstLineChars="200" w:startChars="0" w:start="0" w:endChars="0" w:end="0"/>
        <w:jc w:val="both"/>
        <w:rPr>
          <w:del w:id="2640" w:author="user" w:date="2019-10-22T14:49:00Z"/>
          <w:rFonts w:ascii="Times New Roman" w:hAnsi="Times New Roman" w:cs="Times New Roman"/>
          <w:szCs w:val="32"/>
        </w:rPr>
      </w:pPr>
      <w:del w:id="2638" w:author="user" w:date="2019-10-22T14:49:00Z">
        <w:r>
          <w:rPr>
            <w:rFonts w:ascii="Times New Roman" w:hAnsi="Times New Roman" w:cs="Times New Roman" w:eastAsia="黑体"/>
            <w:szCs w:val="32"/>
          </w:rPr>
          <w:delText>第五十八条</w:delText>
        </w:r>
      </w:del>
      <w:del w:id="2639" w:author="user" w:date="2019-10-22T14:49:00Z">
        <w:r>
          <w:rPr>
            <w:rFonts w:ascii="Times New Roman" w:hAnsi="Times New Roman" w:cs="Times New Roman"/>
            <w:szCs w:val="32"/>
          </w:rPr>
          <w:delText xml:space="preserve">  市、县级市城市管理行政主管部门应当参与建设项目环境卫生配套设施的设计方案审查和竣工验收，环境卫生设施经验收合格后，方可交付使用。不符合城市环境卫生设置标准的，不得投入使用；已经投入使用的，建设单位应当限期改造。</w:delText>
        </w:r>
      </w:del>
    </w:p>
    <w:p>
      <w:pPr>
        <w:pStyle w:val="Normal"/>
        <w:ind w:endChars="0" w:end="0"/>
        <w:rPr>
          <w:del w:id="2644" w:author="user" w:date="2019-10-22T14:49:00Z"/>
          <w:rFonts w:ascii="Times New Roman" w:hAnsi="Times New Roman" w:cs="Times New Roman"/>
          <w:szCs w:val="32"/>
        </w:rPr>
      </w:pPr>
      <w:del w:id="2641" w:author="user" w:date="2019-10-22T14:49:00Z">
        <w:r>
          <w:rPr>
            <w:rFonts w:ascii="Times New Roman" w:hAnsi="Times New Roman" w:cs="Times New Roman" w:eastAsia="黑体"/>
            <w:bCs/>
            <w:szCs w:val="32"/>
          </w:rPr>
          <w:delText>第五十九条</w:delText>
        </w:r>
      </w:del>
      <w:del w:id="2642" w:author="user" w:date="2019-10-22T14:49:00Z">
        <w:r>
          <w:rPr>
            <w:rFonts w:ascii="Times New Roman" w:hAnsi="Times New Roman" w:cs="Times New Roman"/>
            <w:bCs/>
            <w:szCs w:val="32"/>
          </w:rPr>
          <w:delText xml:space="preserve">  任何单位和个人</w:delText>
        </w:r>
      </w:del>
      <w:del w:id="2643" w:author="user" w:date="2019-10-22T14:49:00Z">
        <w:r>
          <w:rPr>
            <w:rFonts w:ascii="Times New Roman" w:hAnsi="Times New Roman" w:cs="Times New Roman"/>
            <w:szCs w:val="32"/>
          </w:rPr>
          <w:delText>不得擅自迁移、拆除、封闭环境卫生设施或者改变其用途。确需迁移、拆除、封闭或者改变用途的，应当经市、县级市城市管理行政主管部门批准。</w:delText>
        </w:r>
      </w:del>
    </w:p>
    <w:p>
      <w:pPr>
        <w:pStyle w:val="Normal"/>
        <w:ind w:endChars="0" w:end="0"/>
        <w:rPr>
          <w:del w:id="2646" w:author="user" w:date="2019-10-22T14:49:00Z"/>
          <w:rFonts w:ascii="Times New Roman" w:hAnsi="Times New Roman" w:cs="Times New Roman"/>
          <w:szCs w:val="32"/>
        </w:rPr>
      </w:pPr>
      <w:del w:id="2645" w:author="user" w:date="2019-10-22T14:49:00Z">
        <w:r>
          <w:rPr>
            <w:rFonts w:ascii="Times New Roman" w:hAnsi="Times New Roman" w:cs="Times New Roman"/>
            <w:szCs w:val="32"/>
          </w:rPr>
          <w:delText>经批准拆除环境卫生设施的，应当按照规划和标准予以复建或者移建。</w:delText>
        </w:r>
      </w:del>
    </w:p>
    <w:p>
      <w:pPr>
        <w:pStyle w:val="Normal"/>
        <w:ind w:endChars="0" w:end="0"/>
        <w:rPr>
          <w:del w:id="2649" w:author="user" w:date="2019-10-22T14:49:00Z"/>
          <w:rFonts w:ascii="Times New Roman" w:hAnsi="Times New Roman" w:cs="Times New Roman"/>
          <w:szCs w:val="32"/>
        </w:rPr>
      </w:pPr>
      <w:del w:id="2647" w:author="user" w:date="2019-10-22T14:49:00Z">
        <w:r>
          <w:rPr>
            <w:rFonts w:ascii="Times New Roman" w:hAnsi="Times New Roman" w:cs="Times New Roman" w:eastAsia="黑体"/>
            <w:szCs w:val="32"/>
          </w:rPr>
          <w:delText xml:space="preserve">第六十条 </w:delText>
        </w:r>
      </w:del>
      <w:del w:id="2648" w:author="user" w:date="2019-10-22T14:49:00Z">
        <w:r>
          <w:rPr>
            <w:rFonts w:ascii="Times New Roman" w:hAnsi="Times New Roman" w:cs="Times New Roman"/>
            <w:szCs w:val="32"/>
          </w:rPr>
          <w:delText xml:space="preserve"> 新建、改建、复建公共厕所的布局、建设标准，应当符合环境卫生专项规划和国家有关规定；现有公共厕所数量和硬件设施达不到环境卫生专项规划和国家规定要求的，由县级市、区人民政府负责制定建设和改造方案，逐步达到规定要求。</w:delText>
        </w:r>
      </w:del>
    </w:p>
    <w:p>
      <w:pPr>
        <w:pStyle w:val="Normal"/>
        <w:ind w:endChars="0" w:end="0"/>
        <w:rPr>
          <w:del w:id="2653" w:author="user" w:date="2019-10-22T14:49:00Z"/>
          <w:rFonts w:ascii="Times New Roman" w:hAnsi="Times New Roman" w:cs="Times New Roman"/>
          <w:szCs w:val="32"/>
        </w:rPr>
      </w:pPr>
      <w:del w:id="2650" w:author="user" w:date="2019-10-22T14:49:00Z">
        <w:r>
          <w:rPr>
            <w:rFonts w:ascii="Times New Roman" w:hAnsi="Times New Roman" w:cs="Times New Roman" w:eastAsia="黑体"/>
            <w:bCs/>
            <w:szCs w:val="32"/>
          </w:rPr>
          <w:delText>第六十一条</w:delText>
        </w:r>
      </w:del>
      <w:del w:id="2651" w:author="user" w:date="2019-10-22T14:49:00Z">
        <w:r>
          <w:rPr>
            <w:rFonts w:ascii="Times New Roman" w:hAnsi="Times New Roman" w:cs="Times New Roman"/>
            <w:bCs/>
            <w:szCs w:val="32"/>
          </w:rPr>
          <w:delText xml:space="preserve">  </w:delText>
        </w:r>
      </w:del>
      <w:del w:id="2652" w:author="user" w:date="2019-10-22T14:49:00Z">
        <w:r>
          <w:rPr>
            <w:rFonts w:ascii="Times New Roman" w:hAnsi="Times New Roman" w:cs="Times New Roman"/>
            <w:szCs w:val="32"/>
          </w:rPr>
          <w:delText>公共厕所、垃圾中转站等环境卫生设施的管理责任人，应当按照管理标准进行管理、维护，确保设施完好。</w:delText>
        </w:r>
      </w:del>
    </w:p>
    <w:p>
      <w:pPr>
        <w:pStyle w:val="Normal"/>
        <w:ind w:endChars="0" w:end="0"/>
        <w:rPr>
          <w:del w:id="2655" w:author="user" w:date="2019-10-22T14:49:00Z"/>
          <w:rFonts w:ascii="Times New Roman" w:hAnsi="Times New Roman" w:cs="Times New Roman"/>
          <w:szCs w:val="32"/>
        </w:rPr>
      </w:pPr>
      <w:del w:id="2654" w:author="user" w:date="2019-10-22T14:49:00Z">
        <w:r>
          <w:rPr>
            <w:rFonts w:ascii="Times New Roman" w:hAnsi="Times New Roman" w:cs="Times New Roman"/>
            <w:szCs w:val="32"/>
          </w:rPr>
          <w:delText>鼓励临街宾馆、饭店等经营性场所的公共厕所向社会开放。</w:delText>
        </w:r>
      </w:del>
    </w:p>
    <w:p>
      <w:pPr>
        <w:pStyle w:val="Normal"/>
        <w:ind w:firstLineChars="200" w:endChars="0" w:end="0"/>
        <w:jc w:val="both"/>
        <w:rPr>
          <w:del w:id="2657" w:author="user" w:date="2019-10-22T14:49:00Z"/>
          <w:rFonts w:ascii="Times New Roman" w:hAnsi="Times New Roman" w:cs="Times New Roman"/>
          <w:szCs w:val="32"/>
        </w:rPr>
      </w:pPr>
      <w:del w:id="2656" w:author="user" w:date="2019-10-22T14:49:00Z">
        <w:r>
          <w:rPr>
            <w:rFonts w:cs="Times New Roman" w:ascii="Times New Roman" w:hAnsi="Times New Roman"/>
            <w:szCs w:val="32"/>
          </w:rPr>
        </w:r>
      </w:del>
    </w:p>
    <w:p>
      <w:pPr>
        <w:pStyle w:val="Normal"/>
        <w:ind w:endChars="0" w:end="0"/>
        <w:jc w:val="both"/>
        <w:rPr>
          <w:del w:id="2659" w:author="user" w:date="2019-10-22T14:49:00Z"/>
          <w:rFonts w:ascii="Times New Roman" w:hAnsi="Times New Roman" w:eastAsia="黑体" w:cs="Times New Roman"/>
          <w:bCs/>
          <w:szCs w:val="32"/>
        </w:rPr>
      </w:pPr>
      <w:del w:id="2658" w:author="user" w:date="2019-10-22T14:49:00Z">
        <w:r>
          <w:rPr>
            <w:rFonts w:ascii="Times New Roman" w:hAnsi="Times New Roman" w:cs="Times New Roman" w:eastAsia="黑体"/>
            <w:bCs/>
            <w:szCs w:val="32"/>
          </w:rPr>
          <w:delText>第五章  法律责任</w:delText>
        </w:r>
      </w:del>
    </w:p>
    <w:p>
      <w:pPr>
        <w:pStyle w:val="Normal"/>
        <w:ind w:endChars="0" w:end="0"/>
        <w:jc w:val="both"/>
        <w:rPr>
          <w:del w:id="2661" w:author="user" w:date="2019-10-22T14:49:00Z"/>
          <w:rFonts w:ascii="Times New Roman" w:hAnsi="Times New Roman" w:eastAsia="黑体" w:cs="Times New Roman"/>
          <w:bCs/>
          <w:szCs w:val="32"/>
        </w:rPr>
      </w:pPr>
      <w:del w:id="2660" w:author="user" w:date="2019-10-22T14:49:00Z">
        <w:r>
          <w:rPr>
            <w:rFonts w:eastAsia="黑体" w:cs="Times New Roman" w:ascii="Times New Roman" w:hAnsi="Times New Roman"/>
            <w:bCs/>
            <w:szCs w:val="32"/>
          </w:rPr>
        </w:r>
      </w:del>
    </w:p>
    <w:p>
      <w:pPr>
        <w:pStyle w:val="Normal"/>
        <w:ind w:endChars="0" w:end="0"/>
        <w:rPr>
          <w:del w:id="2664" w:author="user" w:date="2019-10-22T14:49:00Z"/>
          <w:rFonts w:ascii="Times New Roman" w:hAnsi="Times New Roman" w:cs="Times New Roman"/>
          <w:szCs w:val="32"/>
        </w:rPr>
      </w:pPr>
      <w:del w:id="2662" w:author="user" w:date="2019-10-22T14:49:00Z">
        <w:r>
          <w:rPr>
            <w:rFonts w:ascii="Times New Roman" w:hAnsi="Times New Roman" w:cs="Times New Roman" w:eastAsia="黑体"/>
            <w:color w:val="000000"/>
            <w:szCs w:val="32"/>
          </w:rPr>
          <w:delText xml:space="preserve">第六十二条  </w:delText>
        </w:r>
      </w:del>
      <w:del w:id="2663" w:author="user" w:date="2019-10-22T14:49:00Z">
        <w:r>
          <w:rPr>
            <w:rFonts w:ascii="Times New Roman" w:hAnsi="Times New Roman" w:cs="Times New Roman"/>
            <w:szCs w:val="32"/>
          </w:rPr>
          <w:delText>违反本条例规定，法律、法规已有处罚规定的，从其规定。</w:delText>
        </w:r>
      </w:del>
    </w:p>
    <w:p>
      <w:pPr>
        <w:pStyle w:val="Normal"/>
        <w:ind w:endChars="0" w:end="0"/>
        <w:rPr>
          <w:del w:id="2666" w:author="user" w:date="2019-10-22T14:49:00Z"/>
          <w:rFonts w:ascii="Times New Roman" w:hAnsi="Times New Roman" w:cs="Times New Roman"/>
          <w:szCs w:val="32"/>
        </w:rPr>
      </w:pPr>
      <w:del w:id="2665" w:author="user" w:date="2019-10-22T14:49:00Z">
        <w:r>
          <w:rPr>
            <w:rFonts w:ascii="Times New Roman" w:hAnsi="Times New Roman" w:cs="Times New Roman"/>
            <w:szCs w:val="32"/>
          </w:rPr>
          <w:delText>本条例规定的行政处罚，按照城市管理相对集中行政处罚权的相关规定，应当由城市管理综合行政执法部门行使的，从其规定。</w:delText>
        </w:r>
      </w:del>
    </w:p>
    <w:p>
      <w:pPr>
        <w:pStyle w:val="Normal"/>
        <w:ind w:endChars="0" w:end="0"/>
        <w:rPr>
          <w:del w:id="2671" w:author="user" w:date="2019-10-22T14:49:00Z"/>
          <w:rFonts w:ascii="Times New Roman" w:hAnsi="Times New Roman" w:cs="Times New Roman"/>
          <w:szCs w:val="32"/>
        </w:rPr>
      </w:pPr>
      <w:del w:id="2667" w:author="user" w:date="2019-10-22T14:49:00Z">
        <w:r>
          <w:rPr>
            <w:rFonts w:ascii="Times New Roman" w:hAnsi="Times New Roman" w:cs="Times New Roman" w:eastAsia="黑体"/>
            <w:szCs w:val="32"/>
          </w:rPr>
          <w:delText>第六十</w:delText>
        </w:r>
      </w:del>
      <w:del w:id="2668" w:author="user" w:date="2019-10-22T14:49:00Z">
        <w:r>
          <w:rPr>
            <w:rFonts w:ascii="Times New Roman" w:hAnsi="Times New Roman" w:cs="Times New Roman" w:eastAsia="黑体"/>
            <w:color w:val="000000"/>
            <w:szCs w:val="32"/>
          </w:rPr>
          <w:delText>三</w:delText>
        </w:r>
      </w:del>
      <w:del w:id="2669" w:author="user" w:date="2019-10-22T14:49:00Z">
        <w:r>
          <w:rPr>
            <w:rFonts w:ascii="Times New Roman" w:hAnsi="Times New Roman" w:cs="Times New Roman" w:eastAsia="黑体"/>
            <w:szCs w:val="32"/>
          </w:rPr>
          <w:delText>条</w:delText>
        </w:r>
      </w:del>
      <w:del w:id="2670" w:author="user" w:date="2019-10-22T14:49:00Z">
        <w:r>
          <w:rPr>
            <w:rFonts w:ascii="Times New Roman" w:hAnsi="Times New Roman" w:cs="Times New Roman"/>
            <w:szCs w:val="32"/>
          </w:rPr>
          <w:delText xml:space="preserve">  违反本条例第十二条第二款规定，市容和环境卫生责任人不履行市容和环境卫生责任的，由城市管理综合行政执法部门责令限期改正；逾期未改正的，处以一百元以上一千元以下罚款。</w:delText>
        </w:r>
      </w:del>
    </w:p>
    <w:p>
      <w:pPr>
        <w:pStyle w:val="Normal"/>
        <w:ind w:endChars="0" w:end="0"/>
        <w:rPr>
          <w:del w:id="2676" w:author="user" w:date="2019-10-22T14:49:00Z"/>
          <w:rFonts w:ascii="Times New Roman" w:hAnsi="Times New Roman" w:eastAsia="黑体" w:cs="Times New Roman"/>
          <w:szCs w:val="32"/>
        </w:rPr>
      </w:pPr>
      <w:del w:id="2672" w:author="user" w:date="2019-10-22T14:49:00Z">
        <w:r>
          <w:rPr>
            <w:rFonts w:ascii="Times New Roman" w:hAnsi="Times New Roman" w:cs="Times New Roman" w:eastAsia="黑体"/>
            <w:szCs w:val="32"/>
          </w:rPr>
          <w:delText>第六十</w:delText>
        </w:r>
      </w:del>
      <w:del w:id="2673" w:author="user" w:date="2019-10-22T14:49:00Z">
        <w:r>
          <w:rPr>
            <w:rFonts w:ascii="Times New Roman" w:hAnsi="Times New Roman" w:cs="Times New Roman" w:eastAsia="黑体"/>
            <w:color w:val="000000"/>
            <w:szCs w:val="32"/>
          </w:rPr>
          <w:delText>四</w:delText>
        </w:r>
      </w:del>
      <w:del w:id="2674" w:author="user" w:date="2019-10-22T14:49:00Z">
        <w:r>
          <w:rPr>
            <w:rFonts w:ascii="Times New Roman" w:hAnsi="Times New Roman" w:cs="Times New Roman" w:eastAsia="黑体"/>
            <w:szCs w:val="32"/>
          </w:rPr>
          <w:delText xml:space="preserve">条  </w:delText>
        </w:r>
      </w:del>
      <w:del w:id="2675" w:author="user" w:date="2019-10-22T14:49:00Z">
        <w:r>
          <w:rPr>
            <w:rFonts w:ascii="Times New Roman" w:hAnsi="Times New Roman" w:cs="Times New Roman"/>
            <w:color w:val="000000"/>
            <w:kern w:val="0"/>
          </w:rPr>
          <w:delText>违反本条例第十四条第二款规定，在建筑物、构筑物临街外墙安装窗栏、晾衣架、遮阳（雨）篷、空调室外机、排气扇、广告支架等设施不符合城市容貌标准，或者未保持整洁、完好的，由城市管理综合行政执法部门责令限期改正；逾期不改正的，处以二百元以上一千元以下罚款。</w:delText>
        </w:r>
      </w:del>
    </w:p>
    <w:p>
      <w:pPr>
        <w:pStyle w:val="Normal"/>
        <w:ind w:endChars="0" w:end="0"/>
        <w:rPr>
          <w:del w:id="2678" w:author="user" w:date="2019-10-22T14:49:00Z"/>
          <w:rFonts w:ascii="Times New Roman" w:hAnsi="Times New Roman" w:eastAsia="黑体" w:cs="Times New Roman"/>
          <w:szCs w:val="32"/>
        </w:rPr>
      </w:pPr>
      <w:del w:id="2677" w:author="user" w:date="2019-10-22T14:49:00Z">
        <w:r>
          <w:rPr>
            <w:rFonts w:ascii="Times New Roman" w:hAnsi="Times New Roman" w:cs="Times New Roman"/>
            <w:color w:val="000000"/>
            <w:kern w:val="0"/>
          </w:rPr>
          <w:delText>违反本条例第十四条第三款规定，在道路及其他公共场所设置的供电、供热、供水、供气、照明、通信、邮政、环境卫生、交通、广告等各类设施，未保持设施整洁、完好，设施产权或者管理人未及时整修、清理的，由城市管理综合行政执法部门责令限期改正；逾期不改正的，处以二千元以上一万元以下罚款。</w:delText>
        </w:r>
      </w:del>
    </w:p>
    <w:p>
      <w:pPr>
        <w:pStyle w:val="Normal"/>
        <w:ind w:endChars="0" w:end="0"/>
        <w:rPr>
          <w:del w:id="2683" w:author="user" w:date="2019-10-22T14:49:00Z"/>
          <w:rFonts w:ascii="Times New Roman" w:hAnsi="Times New Roman" w:cs="Times New Roman"/>
          <w:szCs w:val="32"/>
          <w:bdr w:val="single" w:sz="4" w:space="0" w:color="000000"/>
        </w:rPr>
      </w:pPr>
      <w:del w:id="2679" w:author="user" w:date="2019-10-22T14:49:00Z">
        <w:r>
          <w:rPr>
            <w:rFonts w:ascii="Times New Roman" w:hAnsi="Times New Roman" w:cs="Times New Roman" w:eastAsia="黑体"/>
            <w:szCs w:val="32"/>
          </w:rPr>
          <w:delText>第六十</w:delText>
        </w:r>
      </w:del>
      <w:del w:id="2680" w:author="user" w:date="2019-10-22T14:49:00Z">
        <w:r>
          <w:rPr>
            <w:rFonts w:ascii="Times New Roman" w:hAnsi="Times New Roman" w:cs="Times New Roman" w:eastAsia="黑体"/>
            <w:color w:val="000000"/>
            <w:szCs w:val="32"/>
          </w:rPr>
          <w:delText>五</w:delText>
        </w:r>
      </w:del>
      <w:del w:id="2681" w:author="user" w:date="2019-10-22T14:49:00Z">
        <w:r>
          <w:rPr>
            <w:rFonts w:ascii="Times New Roman" w:hAnsi="Times New Roman" w:cs="Times New Roman" w:eastAsia="黑体"/>
            <w:szCs w:val="32"/>
          </w:rPr>
          <w:delText>条</w:delText>
        </w:r>
      </w:del>
      <w:del w:id="2682" w:author="user" w:date="2019-10-22T14:49:00Z">
        <w:r>
          <w:rPr>
            <w:rFonts w:ascii="Times New Roman" w:hAnsi="Times New Roman" w:cs="Times New Roman"/>
            <w:szCs w:val="32"/>
          </w:rPr>
          <w:delText xml:space="preserve">  违反本条例第十六条第一款规定，从事违法建设活动的，由城市管理综合行政执法部门作出责令停止建设或者限期拆除的决定；当事人不停止建设或者逾期不拆除的，县级市、区人民政府可以责成有关部门依法采取查封施工现场、强制拆除等措施。</w:delText>
        </w:r>
      </w:del>
    </w:p>
    <w:p>
      <w:pPr>
        <w:pStyle w:val="Normal"/>
        <w:ind w:endChars="0" w:end="0"/>
        <w:rPr>
          <w:del w:id="2689" w:author="user" w:date="2019-10-22T14:49:00Z"/>
          <w:rFonts w:ascii="Times New Roman" w:hAnsi="Times New Roman" w:cs="Times New Roman"/>
          <w:color w:val="000000"/>
        </w:rPr>
      </w:pPr>
      <w:del w:id="2684" w:author="user" w:date="2019-10-22T14:49:00Z">
        <w:r>
          <w:rPr>
            <w:rFonts w:ascii="Times New Roman" w:hAnsi="Times New Roman" w:cs="Times New Roman" w:eastAsia="黑体"/>
            <w:szCs w:val="32"/>
          </w:rPr>
          <w:delText>第六十</w:delText>
        </w:r>
      </w:del>
      <w:del w:id="2685" w:author="user" w:date="2019-10-22T14:49:00Z">
        <w:r>
          <w:rPr>
            <w:rFonts w:ascii="Times New Roman" w:hAnsi="Times New Roman" w:cs="Times New Roman" w:eastAsia="黑体"/>
            <w:color w:val="000000"/>
            <w:szCs w:val="32"/>
          </w:rPr>
          <w:delText>六</w:delText>
        </w:r>
      </w:del>
      <w:del w:id="2686" w:author="user" w:date="2019-10-22T14:49:00Z">
        <w:r>
          <w:rPr>
            <w:rFonts w:ascii="Times New Roman" w:hAnsi="Times New Roman" w:cs="Times New Roman" w:eastAsia="黑体"/>
            <w:szCs w:val="32"/>
          </w:rPr>
          <w:delText>条</w:delText>
        </w:r>
      </w:del>
      <w:del w:id="2687" w:author="user" w:date="2019-10-22T14:49:00Z">
        <w:r>
          <w:rPr>
            <w:rFonts w:ascii="Times New Roman" w:hAnsi="Times New Roman" w:cs="Times New Roman"/>
            <w:szCs w:val="32"/>
          </w:rPr>
          <w:delText xml:space="preserve">  </w:delText>
        </w:r>
      </w:del>
      <w:del w:id="2688" w:author="user" w:date="2019-10-22T14:49:00Z">
        <w:r>
          <w:rPr>
            <w:rFonts w:ascii="Times New Roman" w:hAnsi="Times New Roman" w:cs="Times New Roman"/>
            <w:color w:val="000000"/>
          </w:rPr>
          <w:delText>违反本条例关于户外广告设施设置规定的，按照下列规定予以处罚：</w:delText>
        </w:r>
      </w:del>
    </w:p>
    <w:p>
      <w:pPr>
        <w:pStyle w:val="Normal"/>
        <w:ind w:endChars="0" w:end="0"/>
        <w:rPr>
          <w:del w:id="2691" w:author="user" w:date="2019-10-22T14:49:00Z"/>
          <w:rFonts w:ascii="Times New Roman" w:hAnsi="Times New Roman" w:cs="Times New Roman"/>
          <w:color w:val="000000"/>
        </w:rPr>
      </w:pPr>
      <w:del w:id="2690" w:author="user" w:date="2019-10-22T14:49:00Z">
        <w:r>
          <w:rPr>
            <w:rFonts w:ascii="Times New Roman" w:hAnsi="Times New Roman" w:cs="Times New Roman"/>
            <w:color w:val="000000"/>
          </w:rPr>
          <w:delText>（一）违反本条例第二十条第二款、第三款规定，设置户外广告设施不符合规定，或者未经许可擅自设置户外广告设施的，由城市管理行政主管部门责令设置者限期改正或者拆除，可以处以一万元以上五万元以下罚款；拒不拆除的，由城市管理行政主管部门依法强制拆除或者申请人民法院强制拆除。</w:delText>
        </w:r>
      </w:del>
    </w:p>
    <w:p>
      <w:pPr>
        <w:pStyle w:val="Normal"/>
        <w:ind w:endChars="0" w:end="0"/>
        <w:rPr>
          <w:del w:id="2693" w:author="user" w:date="2019-10-22T14:49:00Z"/>
          <w:rFonts w:ascii="Times New Roman" w:hAnsi="Times New Roman" w:cs="Times New Roman"/>
          <w:szCs w:val="32"/>
        </w:rPr>
      </w:pPr>
      <w:del w:id="2692" w:author="user" w:date="2019-10-22T14:49:00Z">
        <w:r>
          <w:rPr>
            <w:rFonts w:ascii="Times New Roman" w:hAnsi="Times New Roman" w:cs="Times New Roman"/>
            <w:color w:val="000000"/>
          </w:rPr>
          <w:delText>（二）违反本条例第二十一条第一款规定，未及时修复陈旧、残缺、锈蚀等影响市容的户外广告设施的，由城市管理行政主管部门责令限期修复；逾期不修复的，由城市管理行政主管部门责令限期拆除，处以一千元以上五千元以下罚款；逾期不拆除的，依法强制拆除或者申请人民法院强制拆除。</w:delText>
        </w:r>
      </w:del>
    </w:p>
    <w:p>
      <w:pPr>
        <w:pStyle w:val="Normal"/>
        <w:ind w:endChars="0" w:end="0"/>
        <w:rPr>
          <w:del w:id="2698" w:author="user" w:date="2019-10-22T14:49:00Z"/>
          <w:rFonts w:ascii="Times New Roman" w:hAnsi="Times New Roman" w:cs="Times New Roman"/>
          <w:szCs w:val="32"/>
        </w:rPr>
      </w:pPr>
      <w:del w:id="2694" w:author="user" w:date="2019-10-22T14:49:00Z">
        <w:r>
          <w:rPr>
            <w:rFonts w:ascii="Times New Roman" w:hAnsi="Times New Roman" w:cs="Times New Roman" w:eastAsia="黑体"/>
            <w:szCs w:val="32"/>
          </w:rPr>
          <w:delText>第六十</w:delText>
        </w:r>
      </w:del>
      <w:del w:id="2695" w:author="user" w:date="2019-10-22T14:49:00Z">
        <w:r>
          <w:rPr>
            <w:rFonts w:ascii="Times New Roman" w:hAnsi="Times New Roman" w:cs="Times New Roman" w:eastAsia="黑体"/>
            <w:color w:val="000000"/>
            <w:szCs w:val="32"/>
          </w:rPr>
          <w:delText>七</w:delText>
        </w:r>
      </w:del>
      <w:del w:id="2696" w:author="user" w:date="2019-10-22T14:49:00Z">
        <w:r>
          <w:rPr>
            <w:rFonts w:ascii="Times New Roman" w:hAnsi="Times New Roman" w:cs="Times New Roman" w:eastAsia="黑体"/>
            <w:szCs w:val="32"/>
          </w:rPr>
          <w:delText>条</w:delText>
        </w:r>
      </w:del>
      <w:del w:id="2697" w:author="user" w:date="2019-10-22T14:49:00Z">
        <w:r>
          <w:rPr>
            <w:rFonts w:ascii="Times New Roman" w:hAnsi="Times New Roman" w:cs="Times New Roman"/>
            <w:szCs w:val="32"/>
          </w:rPr>
          <w:delText xml:space="preserve">  违反本条例第二十四条第一款规定，占用城市道路、广场及其附属设施设置临时充气拱门、移动灯箱（柱）、撑牌、气球、卡通造型、旗幡、布幔等户外广告设施不符合规定的，由城市管理综合行政执法部门责令限期改正，并处以五百元以上五千元以下罚款。</w:delText>
        </w:r>
      </w:del>
    </w:p>
    <w:p>
      <w:pPr>
        <w:pStyle w:val="Normal"/>
        <w:ind w:endChars="0" w:end="0"/>
        <w:rPr>
          <w:del w:id="2700" w:author="user" w:date="2019-10-22T14:49:00Z"/>
          <w:rFonts w:ascii="Times New Roman" w:hAnsi="Times New Roman" w:cs="Times New Roman"/>
          <w:szCs w:val="32"/>
        </w:rPr>
      </w:pPr>
      <w:del w:id="2699" w:author="user" w:date="2019-10-22T14:49:00Z">
        <w:r>
          <w:rPr>
            <w:rFonts w:ascii="Times New Roman" w:hAnsi="Times New Roman" w:cs="Times New Roman"/>
            <w:szCs w:val="32"/>
          </w:rPr>
          <w:delText>违反本条例第二十四条第二款规定，在树木、地面、建筑物、构筑物以及其他设施上刻画、涂写、喷涂或者擅自悬挂、张贴宣传品的，由城市管理综合行政执法部门责令限期清除，处以一百元以上五百元以下罚款；逾期不清除的，代为清除，所需费用由违法行为人承担。造成损失的，依法承担赔偿责任。使用通讯工具从事上述行为的，由城市管理综合行政执法部门依照有关法律、法规规定处理。</w:delText>
        </w:r>
      </w:del>
    </w:p>
    <w:p>
      <w:pPr>
        <w:pStyle w:val="Normal"/>
        <w:ind w:endChars="0" w:end="0"/>
        <w:rPr>
          <w:del w:id="2705" w:author="user" w:date="2019-10-22T14:49:00Z"/>
          <w:rFonts w:ascii="Times New Roman" w:hAnsi="Times New Roman" w:cs="Times New Roman"/>
          <w:szCs w:val="32"/>
        </w:rPr>
      </w:pPr>
      <w:del w:id="2701" w:author="user" w:date="2019-10-22T14:49:00Z">
        <w:r>
          <w:rPr>
            <w:rFonts w:ascii="Times New Roman" w:hAnsi="Times New Roman" w:cs="Times New Roman" w:eastAsia="黑体"/>
            <w:szCs w:val="32"/>
          </w:rPr>
          <w:delText>第六十</w:delText>
        </w:r>
      </w:del>
      <w:del w:id="2702" w:author="user" w:date="2019-10-22T14:49:00Z">
        <w:r>
          <w:rPr>
            <w:rFonts w:ascii="Times New Roman" w:hAnsi="Times New Roman" w:cs="Times New Roman" w:eastAsia="黑体"/>
            <w:color w:val="000000"/>
            <w:szCs w:val="32"/>
          </w:rPr>
          <w:delText>八</w:delText>
        </w:r>
      </w:del>
      <w:del w:id="2703" w:author="user" w:date="2019-10-22T14:49:00Z">
        <w:r>
          <w:rPr>
            <w:rFonts w:ascii="Times New Roman" w:hAnsi="Times New Roman" w:cs="Times New Roman" w:eastAsia="黑体"/>
            <w:szCs w:val="32"/>
          </w:rPr>
          <w:delText>条</w:delText>
        </w:r>
      </w:del>
      <w:del w:id="2704" w:author="user" w:date="2019-10-22T14:49:00Z">
        <w:r>
          <w:rPr>
            <w:rFonts w:ascii="Times New Roman" w:hAnsi="Times New Roman" w:cs="Times New Roman"/>
            <w:szCs w:val="32"/>
          </w:rPr>
          <w:delText xml:space="preserve">  违反本条例关于城市道路、公共场地容貌管理规定的，由城市管理综合行政执法部门按照下列规定予以处罚：</w:delText>
        </w:r>
      </w:del>
    </w:p>
    <w:p>
      <w:pPr>
        <w:pStyle w:val="Normal"/>
        <w:ind w:endChars="0" w:end="0"/>
        <w:rPr>
          <w:del w:id="2707" w:author="user" w:date="2019-10-22T14:49:00Z"/>
          <w:rFonts w:ascii="Times New Roman" w:hAnsi="Times New Roman" w:cs="Times New Roman"/>
          <w:szCs w:val="32"/>
        </w:rPr>
      </w:pPr>
      <w:del w:id="2706" w:author="user" w:date="2019-10-22T14:49:00Z">
        <w:r>
          <w:rPr>
            <w:rFonts w:ascii="Times New Roman" w:hAnsi="Times New Roman" w:cs="Times New Roman"/>
            <w:szCs w:val="32"/>
          </w:rPr>
          <w:delText>（一）违反本条例第二十六条规定，擅自挖掘城市道路或者未及时平整现场、恢复路面，拆除临时设施的，责令限期改正，可以处以二千元以上二万元以下罚款。造成损失的，依法承担赔偿责任。</w:delText>
        </w:r>
      </w:del>
    </w:p>
    <w:p>
      <w:pPr>
        <w:pStyle w:val="Normal"/>
        <w:ind w:endChars="0" w:end="0"/>
        <w:rPr>
          <w:del w:id="2709" w:author="user" w:date="2019-10-22T14:49:00Z"/>
          <w:rFonts w:ascii="Times New Roman" w:hAnsi="Times New Roman" w:cs="Times New Roman"/>
          <w:szCs w:val="32"/>
        </w:rPr>
      </w:pPr>
      <w:del w:id="2708" w:author="user" w:date="2019-10-22T14:49:00Z">
        <w:r>
          <w:rPr>
            <w:rFonts w:ascii="Times New Roman" w:hAnsi="Times New Roman" w:cs="Times New Roman"/>
            <w:szCs w:val="32"/>
          </w:rPr>
          <w:delText>（二）违反本条例第二十七条第一款规定，机动车未按照指定地点停放，影响市容，妨碍其他车辆、行人通行，驾驶人不在现场的，处以五十元的罚款，并可以将车辆拖移至不妨碍车辆、行人通行的地点或者指定的地点停放。</w:delText>
        </w:r>
      </w:del>
    </w:p>
    <w:p>
      <w:pPr>
        <w:pStyle w:val="Normal"/>
        <w:ind w:endChars="0" w:end="0"/>
        <w:rPr>
          <w:del w:id="2711" w:author="user" w:date="2019-10-22T14:49:00Z"/>
          <w:rFonts w:ascii="Times New Roman" w:hAnsi="Times New Roman" w:cs="Times New Roman"/>
          <w:szCs w:val="32"/>
        </w:rPr>
      </w:pPr>
      <w:del w:id="2710" w:author="user" w:date="2019-10-22T14:49:00Z">
        <w:r>
          <w:rPr>
            <w:rFonts w:ascii="Times New Roman" w:hAnsi="Times New Roman" w:cs="Times New Roman"/>
            <w:szCs w:val="32"/>
          </w:rPr>
          <w:delText>（三）违反本条例第二十八条第一款第一项、第二款、第三款规定，擅自占用城市道路堆放物料，搭建建筑物、构筑物，举办各类公益、商业活动或者设置临时停车泊位的，责令限期改正，可以处以二千元以上二万元以下罚款。造成损失的，依法承担赔偿责任。</w:delText>
        </w:r>
      </w:del>
    </w:p>
    <w:p>
      <w:pPr>
        <w:pStyle w:val="Normal"/>
        <w:ind w:endChars="0" w:end="0"/>
        <w:rPr>
          <w:del w:id="2714" w:author="user" w:date="2019-10-22T14:49:00Z"/>
          <w:rFonts w:ascii="Times New Roman" w:hAnsi="Times New Roman" w:eastAsia="黑体" w:cs="Times New Roman"/>
          <w:szCs w:val="32"/>
        </w:rPr>
      </w:pPr>
      <w:del w:id="2712" w:author="user" w:date="2019-10-22T14:49:00Z">
        <w:r>
          <w:rPr>
            <w:rFonts w:ascii="Times New Roman" w:hAnsi="Times New Roman" w:cs="Times New Roman"/>
            <w:szCs w:val="32"/>
          </w:rPr>
          <w:delText>（四）</w:delText>
        </w:r>
      </w:del>
      <w:del w:id="2713" w:author="user" w:date="2019-10-22T14:49:00Z">
        <w:r>
          <w:rPr>
            <w:rFonts w:ascii="Times New Roman" w:hAnsi="Times New Roman" w:cs="Times New Roman"/>
            <w:color w:val="000000"/>
          </w:rPr>
          <w:delText>违反本条例第二十八条第一款第三项、第三款规定，占用公共场地清洗机动车辆、设置临时停车泊位的，责令改正，可以处以二百元以上二千元以下罚款。</w:delText>
        </w:r>
      </w:del>
    </w:p>
    <w:p>
      <w:pPr>
        <w:pStyle w:val="Normal"/>
        <w:ind w:endChars="0" w:end="0"/>
        <w:rPr>
          <w:del w:id="2716" w:author="user" w:date="2019-10-22T14:49:00Z"/>
          <w:rFonts w:ascii="Times New Roman" w:hAnsi="Times New Roman" w:cs="Times New Roman"/>
          <w:szCs w:val="32"/>
        </w:rPr>
      </w:pPr>
      <w:del w:id="2715" w:author="user" w:date="2019-10-22T14:49:00Z">
        <w:r>
          <w:rPr>
            <w:rFonts w:ascii="Times New Roman" w:hAnsi="Times New Roman" w:cs="Times New Roman"/>
            <w:szCs w:val="32"/>
          </w:rPr>
          <w:delText>（五）违反本条例第三十一条第一款规定，在城市道路两侧从事车辆修理（清洗）、材料加工、殡葬服务、废品收购等经营活动产生垃圾，未配备符合规范要求的垃圾收集容器的，责令限期改正，可以处以一千元以上一万元以下罚款。</w:delText>
        </w:r>
      </w:del>
    </w:p>
    <w:p>
      <w:pPr>
        <w:pStyle w:val="Normal"/>
        <w:ind w:endChars="0" w:end="0"/>
        <w:rPr>
          <w:del w:id="2721" w:author="user" w:date="2019-10-22T14:49:00Z"/>
          <w:rFonts w:ascii="Times New Roman" w:hAnsi="Times New Roman" w:eastAsia="黑体" w:cs="Times New Roman"/>
          <w:kern w:val="0"/>
          <w:szCs w:val="32"/>
        </w:rPr>
      </w:pPr>
      <w:del w:id="2717" w:author="user" w:date="2019-10-22T14:49:00Z">
        <w:r>
          <w:rPr>
            <w:rFonts w:ascii="Times New Roman" w:hAnsi="Times New Roman" w:cs="Times New Roman" w:eastAsia="黑体"/>
            <w:kern w:val="0"/>
            <w:szCs w:val="32"/>
          </w:rPr>
          <w:delText>第六十</w:delText>
        </w:r>
      </w:del>
      <w:del w:id="2718" w:author="user" w:date="2019-10-22T14:49:00Z">
        <w:r>
          <w:rPr>
            <w:rFonts w:ascii="Times New Roman" w:hAnsi="Times New Roman" w:cs="Times New Roman" w:eastAsia="黑体"/>
            <w:color w:val="000000"/>
            <w:kern w:val="0"/>
            <w:szCs w:val="32"/>
          </w:rPr>
          <w:delText>九</w:delText>
        </w:r>
      </w:del>
      <w:del w:id="2719" w:author="user" w:date="2019-10-22T14:49:00Z">
        <w:r>
          <w:rPr>
            <w:rFonts w:ascii="Times New Roman" w:hAnsi="Times New Roman" w:cs="Times New Roman" w:eastAsia="黑体"/>
            <w:kern w:val="0"/>
            <w:szCs w:val="32"/>
          </w:rPr>
          <w:delText xml:space="preserve">条  </w:delText>
        </w:r>
      </w:del>
      <w:del w:id="2720" w:author="user" w:date="2019-10-22T14:49:00Z">
        <w:r>
          <w:rPr>
            <w:rFonts w:ascii="Times New Roman" w:hAnsi="Times New Roman" w:cs="Times New Roman"/>
            <w:szCs w:val="32"/>
          </w:rPr>
          <w:delText>违反本条例第二十九条第二款规定，互联网租赁自行车经营单位未履行主体责任造成互联网租赁自行车停放秩序混乱的，由城市管理综合行政执法部门责令改正，处以二千元以上一万元以下罚款。</w:delText>
        </w:r>
      </w:del>
    </w:p>
    <w:p>
      <w:pPr>
        <w:pStyle w:val="Normal"/>
        <w:ind w:endChars="0" w:end="0"/>
        <w:rPr>
          <w:del w:id="2725" w:author="user" w:date="2019-10-22T14:49:00Z"/>
          <w:rFonts w:ascii="Times New Roman" w:hAnsi="Times New Roman" w:cs="Times New Roman"/>
          <w:szCs w:val="32"/>
        </w:rPr>
      </w:pPr>
      <w:del w:id="2722" w:author="user" w:date="2019-10-22T14:49:00Z">
        <w:r>
          <w:rPr>
            <w:rFonts w:ascii="Times New Roman" w:hAnsi="Times New Roman" w:cs="Times New Roman" w:eastAsia="黑体"/>
            <w:color w:val="000000"/>
            <w:kern w:val="0"/>
            <w:szCs w:val="32"/>
          </w:rPr>
          <w:delText>第七十条</w:delText>
        </w:r>
      </w:del>
      <w:del w:id="2723" w:author="user" w:date="2019-10-22T14:49:00Z">
        <w:r>
          <w:rPr>
            <w:rFonts w:ascii="Times New Roman" w:hAnsi="Times New Roman" w:cs="Times New Roman" w:eastAsia="黑体"/>
            <w:color w:val="000000"/>
            <w:szCs w:val="32"/>
          </w:rPr>
          <w:delText xml:space="preserve">  </w:delText>
        </w:r>
      </w:del>
      <w:del w:id="2724" w:author="user" w:date="2019-10-22T14:49:00Z">
        <w:r>
          <w:rPr>
            <w:rFonts w:ascii="Times New Roman" w:hAnsi="Times New Roman" w:cs="Times New Roman"/>
            <w:szCs w:val="32"/>
          </w:rPr>
          <w:delText>违反本条例第三十五条规定，未经许可擅自在夜间进行产生噪声的施工或者不遵守作业时限规定的，由生态环境保护行政主管部门责令立即停止施工，可以处以三千元以上三万元以下罚款。</w:delText>
        </w:r>
      </w:del>
    </w:p>
    <w:p>
      <w:pPr>
        <w:pStyle w:val="Normal"/>
        <w:ind w:endChars="0" w:end="0"/>
        <w:rPr>
          <w:del w:id="2731" w:author="user" w:date="2019-10-22T14:49:00Z"/>
          <w:rFonts w:ascii="Times New Roman" w:hAnsi="Times New Roman" w:cs="Times New Roman"/>
          <w:color w:val="000000"/>
        </w:rPr>
      </w:pPr>
      <w:del w:id="2726" w:author="user" w:date="2019-10-22T14:49:00Z">
        <w:r>
          <w:rPr>
            <w:rFonts w:ascii="Times New Roman" w:hAnsi="Times New Roman" w:cs="Times New Roman" w:eastAsia="黑体"/>
            <w:szCs w:val="32"/>
          </w:rPr>
          <w:delText>第</w:delText>
        </w:r>
      </w:del>
      <w:del w:id="2727" w:author="user" w:date="2019-10-22T14:49:00Z">
        <w:r>
          <w:rPr>
            <w:rFonts w:ascii="Times New Roman" w:hAnsi="Times New Roman" w:cs="Times New Roman" w:eastAsia="黑体"/>
            <w:color w:val="000000"/>
            <w:szCs w:val="32"/>
          </w:rPr>
          <w:delText>七十一</w:delText>
        </w:r>
      </w:del>
      <w:del w:id="2728" w:author="user" w:date="2019-10-22T14:49:00Z">
        <w:r>
          <w:rPr>
            <w:rFonts w:ascii="Times New Roman" w:hAnsi="Times New Roman" w:cs="Times New Roman" w:eastAsia="黑体"/>
            <w:szCs w:val="32"/>
          </w:rPr>
          <w:delText>条</w:delText>
        </w:r>
      </w:del>
      <w:del w:id="2729" w:author="user" w:date="2019-10-22T14:49:00Z">
        <w:r>
          <w:rPr>
            <w:rFonts w:ascii="Times New Roman" w:hAnsi="Times New Roman" w:cs="Times New Roman"/>
            <w:szCs w:val="32"/>
          </w:rPr>
          <w:delText xml:space="preserve">  </w:delText>
        </w:r>
      </w:del>
      <w:del w:id="2730" w:author="user" w:date="2019-10-22T14:49:00Z">
        <w:r>
          <w:rPr>
            <w:rFonts w:ascii="Times New Roman" w:hAnsi="Times New Roman" w:cs="Times New Roman"/>
            <w:color w:val="000000"/>
          </w:rPr>
          <w:delText>违反本条例关于建设工地管理规定的，由城市管理综合行政执法部门按照下列规定予以处罚：</w:delText>
        </w:r>
      </w:del>
    </w:p>
    <w:p>
      <w:pPr>
        <w:pStyle w:val="Normal"/>
        <w:ind w:endChars="0" w:end="0"/>
        <w:rPr>
          <w:del w:id="2733" w:author="user" w:date="2019-10-22T14:49:00Z"/>
          <w:rFonts w:ascii="Times New Roman" w:hAnsi="Times New Roman" w:cs="Times New Roman"/>
          <w:color w:val="000000"/>
        </w:rPr>
      </w:pPr>
      <w:del w:id="2732" w:author="user" w:date="2019-10-22T14:49:00Z">
        <w:r>
          <w:rPr>
            <w:rFonts w:ascii="Times New Roman" w:hAnsi="Times New Roman" w:cs="Times New Roman"/>
            <w:color w:val="000000"/>
          </w:rPr>
          <w:delText>（一）违反本条例第三十六条第一款规定，未经许可处置建筑垃圾、工程渣土、工程泥浆的，责令限期改正，给予警告，对施工单位处以一万元以上十万元以下罚款，对建设单位、运输单位处以五千元以上三万元以下罚款。</w:delText>
        </w:r>
      </w:del>
    </w:p>
    <w:p>
      <w:pPr>
        <w:pStyle w:val="Normal"/>
        <w:ind w:endChars="0" w:end="0"/>
        <w:rPr>
          <w:del w:id="2735" w:author="user" w:date="2019-10-22T14:49:00Z"/>
          <w:rFonts w:ascii="Times New Roman" w:hAnsi="Times New Roman" w:cs="Times New Roman"/>
          <w:color w:val="000000"/>
        </w:rPr>
      </w:pPr>
      <w:del w:id="2734" w:author="user" w:date="2019-10-22T14:49:00Z">
        <w:r>
          <w:rPr>
            <w:rFonts w:ascii="Times New Roman" w:hAnsi="Times New Roman" w:cs="Times New Roman"/>
            <w:color w:val="000000"/>
          </w:rPr>
          <w:delText>（二）违反本条例第三十七条第二款第一项规定，未密闭运输的，责令运输单位限期改正，处以五千元以上两万元以下罚款。</w:delText>
        </w:r>
      </w:del>
    </w:p>
    <w:p>
      <w:pPr>
        <w:pStyle w:val="Normal"/>
        <w:ind w:endChars="0" w:end="0"/>
        <w:rPr>
          <w:del w:id="2737" w:author="user" w:date="2019-10-22T14:49:00Z"/>
          <w:rFonts w:ascii="Times New Roman" w:hAnsi="Times New Roman" w:cs="Times New Roman"/>
          <w:color w:val="000000"/>
        </w:rPr>
      </w:pPr>
      <w:del w:id="2736" w:author="user" w:date="2019-10-22T14:49:00Z">
        <w:r>
          <w:rPr>
            <w:rFonts w:ascii="Times New Roman" w:hAnsi="Times New Roman" w:cs="Times New Roman"/>
            <w:color w:val="000000"/>
          </w:rPr>
          <w:delText>（三）违反本条例第三十七条第二款第三项、第四项规定，车轮带泥行驶，沿途丢弃、遗撒，污染路面的，责令采取补救措施，处以五百元以上五千元以下罚款；拒不采取补救措施的，由城市管理综合行政执法部门组织专业作业单位及时清除，清除费用由违法行为人承担。</w:delText>
        </w:r>
      </w:del>
    </w:p>
    <w:p>
      <w:pPr>
        <w:pStyle w:val="Normal"/>
        <w:ind w:endChars="0" w:end="0"/>
        <w:rPr>
          <w:del w:id="2740" w:author="user" w:date="2019-10-22T14:49:00Z"/>
          <w:rFonts w:ascii="Times New Roman" w:hAnsi="Times New Roman" w:cs="Times New Roman"/>
          <w:szCs w:val="32"/>
        </w:rPr>
      </w:pPr>
      <w:del w:id="2738" w:author="user" w:date="2019-10-22T14:49:00Z">
        <w:r>
          <w:rPr>
            <w:rFonts w:ascii="Times New Roman" w:hAnsi="Times New Roman" w:cs="Times New Roman"/>
            <w:color w:val="000000"/>
          </w:rPr>
          <w:delText>（四）违反本条例第三十七条第二款第六项规定，车辆未按照规定时间和线路行驶的，处以五百元以上五千元以下罚款。</w:delText>
        </w:r>
      </w:del>
      <w:del w:id="2739" w:author="user" w:date="2019-10-22T14:49:00Z">
        <w:r>
          <w:rPr>
            <w:rFonts w:ascii="Times New Roman" w:hAnsi="Times New Roman" w:cs="Times New Roman"/>
            <w:szCs w:val="32"/>
          </w:rPr>
          <w:delText xml:space="preserve"> </w:delText>
        </w:r>
      </w:del>
    </w:p>
    <w:p>
      <w:pPr>
        <w:pStyle w:val="Normal"/>
        <w:ind w:endChars="0" w:end="0"/>
        <w:rPr>
          <w:del w:id="2743" w:author="user" w:date="2019-10-22T14:49:00Z"/>
          <w:rFonts w:ascii="Times New Roman" w:hAnsi="Times New Roman" w:cs="Times New Roman"/>
          <w:szCs w:val="32"/>
        </w:rPr>
      </w:pPr>
      <w:del w:id="2741" w:author="user" w:date="2019-10-22T14:49:00Z">
        <w:r>
          <w:rPr>
            <w:rFonts w:ascii="Times New Roman" w:hAnsi="Times New Roman" w:cs="Times New Roman" w:eastAsia="黑体"/>
            <w:szCs w:val="32"/>
          </w:rPr>
          <w:delText>第七十二条</w:delText>
        </w:r>
      </w:del>
      <w:del w:id="2742" w:author="user" w:date="2019-10-22T14:49:00Z">
        <w:r>
          <w:rPr>
            <w:rFonts w:ascii="Times New Roman" w:hAnsi="Times New Roman" w:cs="Times New Roman"/>
            <w:szCs w:val="32"/>
          </w:rPr>
          <w:delText xml:space="preserve">  违反本条例关于垃圾处置规定的，由城市管理综合行政执法部门按照下列规定予以处罚：</w:delText>
        </w:r>
      </w:del>
    </w:p>
    <w:p>
      <w:pPr>
        <w:pStyle w:val="Normal"/>
        <w:ind w:endChars="0" w:end="0"/>
        <w:rPr>
          <w:del w:id="2745" w:author="user" w:date="2019-10-22T14:49:00Z"/>
          <w:rFonts w:ascii="Times New Roman" w:hAnsi="Times New Roman" w:cs="Times New Roman"/>
          <w:szCs w:val="32"/>
          <w:bdr w:val="single" w:sz="4" w:space="0" w:color="000000"/>
        </w:rPr>
      </w:pPr>
      <w:del w:id="2744" w:author="user" w:date="2019-10-22T14:49:00Z">
        <w:r>
          <w:rPr>
            <w:rFonts w:ascii="Times New Roman" w:hAnsi="Times New Roman" w:cs="Times New Roman"/>
            <w:szCs w:val="32"/>
          </w:rPr>
          <w:delText>（一）违反本条例第四十五条第二项规定，向道路、河道、雨水管道、绿化带倾倒、排放城市生活垃圾或者其他废弃物的，责令停止违法行为，限期改正，对个人处以二百元以下罚款，对单位处以五千元以上五万元以下罚款。</w:delText>
        </w:r>
      </w:del>
    </w:p>
    <w:p>
      <w:pPr>
        <w:pStyle w:val="Normal"/>
        <w:ind w:endChars="0" w:end="0"/>
        <w:rPr>
          <w:del w:id="2747" w:author="user" w:date="2019-10-22T14:49:00Z"/>
          <w:rFonts w:ascii="Times New Roman" w:hAnsi="Times New Roman" w:cs="Times New Roman"/>
          <w:szCs w:val="32"/>
        </w:rPr>
      </w:pPr>
      <w:del w:id="2746" w:author="user" w:date="2019-10-22T14:49:00Z">
        <w:r>
          <w:rPr>
            <w:rFonts w:ascii="Times New Roman" w:hAnsi="Times New Roman" w:cs="Times New Roman"/>
            <w:szCs w:val="32"/>
          </w:rPr>
          <w:delText>（二）违反本条例第四十八条规定，未经许可擅自从事生活垃圾经营性清扫、收集、运输、处置服务或者擅自从事餐厨废弃物经营性收集、运输、处置服务的，责令停止违法行为，可以没收违法所得，对单位处以一万元以上三万元以下罚款，对个人处以二百元以上二千元以下罚款。</w:delText>
        </w:r>
      </w:del>
    </w:p>
    <w:p>
      <w:pPr>
        <w:pStyle w:val="Normal"/>
        <w:ind w:endChars="0" w:end="0"/>
        <w:rPr>
          <w:del w:id="2749" w:author="user" w:date="2019-10-22T14:49:00Z"/>
          <w:rFonts w:ascii="Times New Roman" w:hAnsi="Times New Roman" w:cs="Times New Roman"/>
          <w:szCs w:val="32"/>
        </w:rPr>
      </w:pPr>
      <w:del w:id="2748" w:author="user" w:date="2019-10-22T14:49:00Z">
        <w:r>
          <w:rPr>
            <w:rFonts w:ascii="Times New Roman" w:hAnsi="Times New Roman" w:cs="Times New Roman"/>
            <w:szCs w:val="32"/>
          </w:rPr>
          <w:delText>（三）违反本条例第五十二条第二款规定，未设置符合标准的收集容器或者将餐厨废弃物交由未依法取得相关资质的单位收集、运输、处置的，责令其限期改正，处以五千元以上三万元以下罚款。</w:delText>
        </w:r>
      </w:del>
    </w:p>
    <w:p>
      <w:pPr>
        <w:pStyle w:val="Normal"/>
        <w:ind w:endChars="0" w:end="0"/>
        <w:rPr>
          <w:del w:id="2751" w:author="user" w:date="2019-10-22T14:49:00Z"/>
          <w:rFonts w:ascii="Times New Roman" w:hAnsi="Times New Roman" w:cs="Times New Roman"/>
          <w:szCs w:val="32"/>
        </w:rPr>
      </w:pPr>
      <w:del w:id="2750" w:author="user" w:date="2019-10-22T14:49:00Z">
        <w:r>
          <w:rPr>
            <w:rFonts w:ascii="Times New Roman" w:hAnsi="Times New Roman" w:cs="Times New Roman"/>
            <w:szCs w:val="32"/>
          </w:rPr>
          <w:delText>（四）违反本条例第五十三条第一款规定，未按照规定缴纳城市生活垃圾处理费的，责令限期改正；逾期不改正的，对单位可以处以应交城市生活垃圾处理费一倍以下且不超过三万元的罚款，对个人可以处以应交城市生活垃圾处理费一倍以下且不超过一千元的罚款。</w:delText>
        </w:r>
      </w:del>
    </w:p>
    <w:p>
      <w:pPr>
        <w:pStyle w:val="Normal"/>
        <w:ind w:endChars="0" w:end="0"/>
        <w:rPr>
          <w:del w:id="2753" w:author="user" w:date="2019-10-22T14:49:00Z"/>
          <w:rFonts w:ascii="Times New Roman" w:hAnsi="Times New Roman" w:cs="Times New Roman"/>
          <w:szCs w:val="32"/>
        </w:rPr>
      </w:pPr>
      <w:del w:id="2752" w:author="user" w:date="2019-10-22T14:49:00Z">
        <w:r>
          <w:rPr>
            <w:rFonts w:ascii="Times New Roman" w:hAnsi="Times New Roman" w:cs="Times New Roman"/>
            <w:szCs w:val="32"/>
          </w:rPr>
          <w:delText>（五）违反本条例第五十四条规定，单位和个人因装饰、装修产生的垃圾未在指定的地点堆放的，责令限期改正，给予警告，并对单位处以五千元以上五万元以下罚款，对个人处以二百元以下罚款。</w:delText>
        </w:r>
      </w:del>
    </w:p>
    <w:p>
      <w:pPr>
        <w:pStyle w:val="Normal"/>
        <w:ind w:endChars="0" w:end="0"/>
        <w:rPr>
          <w:del w:id="2758" w:author="user" w:date="2019-10-22T14:49:00Z"/>
          <w:rFonts w:ascii="Times New Roman" w:hAnsi="Times New Roman" w:cs="Times New Roman"/>
          <w:szCs w:val="32"/>
        </w:rPr>
      </w:pPr>
      <w:del w:id="2754" w:author="user" w:date="2019-10-22T14:49:00Z">
        <w:r>
          <w:rPr>
            <w:rFonts w:ascii="Times New Roman" w:hAnsi="Times New Roman" w:cs="Times New Roman" w:eastAsia="黑体"/>
            <w:szCs w:val="32"/>
          </w:rPr>
          <w:delText>第七</w:delText>
        </w:r>
      </w:del>
      <w:del w:id="2755" w:author="user" w:date="2019-10-22T14:49:00Z">
        <w:r>
          <w:rPr>
            <w:rFonts w:ascii="Times New Roman" w:hAnsi="Times New Roman" w:cs="Times New Roman" w:eastAsia="黑体"/>
            <w:color w:val="000000"/>
            <w:szCs w:val="32"/>
          </w:rPr>
          <w:delText>十三</w:delText>
        </w:r>
      </w:del>
      <w:del w:id="2756" w:author="user" w:date="2019-10-22T14:49:00Z">
        <w:r>
          <w:rPr>
            <w:rFonts w:ascii="Times New Roman" w:hAnsi="Times New Roman" w:cs="Times New Roman" w:eastAsia="黑体"/>
            <w:szCs w:val="32"/>
          </w:rPr>
          <w:delText>条</w:delText>
        </w:r>
      </w:del>
      <w:del w:id="2757" w:author="user" w:date="2019-10-22T14:49:00Z">
        <w:r>
          <w:rPr>
            <w:rFonts w:ascii="Times New Roman" w:hAnsi="Times New Roman" w:cs="Times New Roman"/>
            <w:szCs w:val="32"/>
          </w:rPr>
          <w:delText xml:space="preserve">  违反本条例关于环境卫生设施建设和管理规定的，由城市管理综合行政执法部门按照下列规定予以处罚：</w:delText>
        </w:r>
      </w:del>
    </w:p>
    <w:p>
      <w:pPr>
        <w:pStyle w:val="Normal"/>
        <w:ind w:endChars="0" w:end="0"/>
        <w:rPr>
          <w:del w:id="2760" w:author="user" w:date="2019-10-22T14:49:00Z"/>
          <w:rFonts w:ascii="Times New Roman" w:hAnsi="Times New Roman" w:cs="Times New Roman"/>
          <w:szCs w:val="32"/>
        </w:rPr>
      </w:pPr>
      <w:del w:id="2759" w:author="user" w:date="2019-10-22T14:49:00Z">
        <w:r>
          <w:rPr>
            <w:rFonts w:ascii="Times New Roman" w:hAnsi="Times New Roman" w:cs="Times New Roman"/>
            <w:szCs w:val="32"/>
          </w:rPr>
          <w:delText>（一）违反本条例第五十七条第一款规定，未按照要求配套建设环境卫生设施的，可以处以应建配套设施工程造价一倍以上两倍以下的罚款，未建的配套设施由所在地人民政府建设。</w:delText>
        </w:r>
      </w:del>
    </w:p>
    <w:p>
      <w:pPr>
        <w:pStyle w:val="Normal"/>
        <w:ind w:endChars="0" w:end="0"/>
        <w:rPr>
          <w:del w:id="2762" w:author="user" w:date="2019-10-22T14:49:00Z"/>
          <w:rFonts w:ascii="Times New Roman" w:hAnsi="Times New Roman" w:cs="Times New Roman"/>
          <w:szCs w:val="32"/>
        </w:rPr>
      </w:pPr>
      <w:del w:id="2761" w:author="user" w:date="2019-10-22T14:49:00Z">
        <w:r>
          <w:rPr>
            <w:rFonts w:ascii="Times New Roman" w:hAnsi="Times New Roman" w:cs="Times New Roman"/>
            <w:szCs w:val="32"/>
          </w:rPr>
          <w:delText>（二）违反本条例第五十八条规定，配套建设的环境卫生设施未经验收或者验收不合格即投入使用的，责令限期改正，处以工程合同价款百分之二以上百分之四以下罚款。造成损失的，依法承担赔偿责任。</w:delText>
        </w:r>
      </w:del>
    </w:p>
    <w:p>
      <w:pPr>
        <w:pStyle w:val="Normal"/>
        <w:ind w:endChars="0" w:end="0"/>
        <w:rPr>
          <w:del w:id="2764" w:author="user" w:date="2019-10-22T14:49:00Z"/>
          <w:rFonts w:ascii="Times New Roman" w:hAnsi="Times New Roman" w:cs="Times New Roman"/>
          <w:szCs w:val="32"/>
        </w:rPr>
      </w:pPr>
      <w:del w:id="2763" w:author="user" w:date="2019-10-22T14:49:00Z">
        <w:r>
          <w:rPr>
            <w:rFonts w:ascii="Times New Roman" w:hAnsi="Times New Roman" w:cs="Times New Roman"/>
            <w:szCs w:val="32"/>
          </w:rPr>
          <w:delText>（三）违反本条例第五十九条第一款规定，未经批准擅自改变环境卫生设施用途的，处以五百元以上三千元以下罚款。造成损失的，依法承担赔偿责任。</w:delText>
        </w:r>
      </w:del>
    </w:p>
    <w:p>
      <w:pPr>
        <w:pStyle w:val="Normal"/>
        <w:ind w:endChars="0" w:end="0"/>
        <w:rPr>
          <w:del w:id="2769" w:author="user" w:date="2019-10-22T14:49:00Z"/>
          <w:rFonts w:ascii="Times New Roman" w:hAnsi="Times New Roman" w:cs="Times New Roman"/>
          <w:szCs w:val="32"/>
        </w:rPr>
      </w:pPr>
      <w:del w:id="2765" w:author="user" w:date="2019-10-22T14:49:00Z">
        <w:r>
          <w:rPr>
            <w:rFonts w:ascii="Times New Roman" w:hAnsi="Times New Roman" w:cs="Times New Roman" w:eastAsia="黑体"/>
            <w:szCs w:val="32"/>
          </w:rPr>
          <w:delText>第七十</w:delText>
        </w:r>
      </w:del>
      <w:del w:id="2766" w:author="user" w:date="2019-10-22T14:49:00Z">
        <w:r>
          <w:rPr>
            <w:rFonts w:ascii="Times New Roman" w:hAnsi="Times New Roman" w:cs="Times New Roman" w:eastAsia="黑体"/>
            <w:color w:val="000000"/>
            <w:szCs w:val="32"/>
          </w:rPr>
          <w:delText>四</w:delText>
        </w:r>
      </w:del>
      <w:del w:id="2767" w:author="user" w:date="2019-10-22T14:49:00Z">
        <w:r>
          <w:rPr>
            <w:rFonts w:ascii="Times New Roman" w:hAnsi="Times New Roman" w:cs="Times New Roman" w:eastAsia="黑体"/>
            <w:szCs w:val="32"/>
          </w:rPr>
          <w:delText>条</w:delText>
        </w:r>
      </w:del>
      <w:del w:id="2768" w:author="user" w:date="2019-10-22T14:49:00Z">
        <w:r>
          <w:rPr>
            <w:rFonts w:ascii="Times New Roman" w:hAnsi="Times New Roman" w:cs="Times New Roman"/>
            <w:szCs w:val="32"/>
          </w:rPr>
          <w:delText xml:space="preserve">  城市管理综合行政执法或者有关部门在查处违反本条例规定的行为时，相关行政主管部门或者服务运营单位应当提供复制、查阅相关资料等便利，并根据职能协助制止和消除违法行为的影响。</w:delText>
        </w:r>
      </w:del>
    </w:p>
    <w:p>
      <w:pPr>
        <w:pStyle w:val="Normal"/>
        <w:ind w:endChars="0" w:end="0"/>
        <w:rPr>
          <w:del w:id="2771" w:author="user" w:date="2019-10-22T14:49:00Z"/>
          <w:rFonts w:ascii="Times New Roman" w:hAnsi="Times New Roman" w:cs="Times New Roman"/>
          <w:szCs w:val="32"/>
        </w:rPr>
      </w:pPr>
      <w:del w:id="2770" w:author="user" w:date="2019-10-22T14:49:00Z">
        <w:r>
          <w:rPr>
            <w:rFonts w:ascii="Times New Roman" w:hAnsi="Times New Roman" w:cs="Times New Roman"/>
            <w:szCs w:val="32"/>
          </w:rPr>
          <w:delText>城市管理综合行政执法部门在行政执法过程中涉及城市绿化等赔偿补偿标准的，按照市人民政府有关规定执行。</w:delText>
        </w:r>
      </w:del>
    </w:p>
    <w:p>
      <w:pPr>
        <w:pStyle w:val="Normal"/>
        <w:ind w:endChars="0" w:end="0"/>
        <w:rPr>
          <w:del w:id="2776" w:author="user" w:date="2019-10-22T14:49:00Z"/>
          <w:rFonts w:ascii="Times New Roman" w:hAnsi="Times New Roman" w:cs="Times New Roman"/>
          <w:szCs w:val="32"/>
        </w:rPr>
      </w:pPr>
      <w:del w:id="2772" w:author="user" w:date="2019-10-22T14:49:00Z">
        <w:r>
          <w:rPr>
            <w:rFonts w:ascii="Times New Roman" w:hAnsi="Times New Roman" w:cs="Times New Roman" w:eastAsia="黑体"/>
            <w:szCs w:val="32"/>
          </w:rPr>
          <w:delText>第七十</w:delText>
        </w:r>
      </w:del>
      <w:del w:id="2773" w:author="user" w:date="2019-10-22T14:49:00Z">
        <w:r>
          <w:rPr>
            <w:rFonts w:ascii="Times New Roman" w:hAnsi="Times New Roman" w:cs="Times New Roman" w:eastAsia="黑体"/>
            <w:color w:val="000000"/>
            <w:szCs w:val="32"/>
          </w:rPr>
          <w:delText>五</w:delText>
        </w:r>
      </w:del>
      <w:del w:id="2774" w:author="user" w:date="2019-10-22T14:49:00Z">
        <w:r>
          <w:rPr>
            <w:rFonts w:ascii="Times New Roman" w:hAnsi="Times New Roman" w:cs="Times New Roman" w:eastAsia="黑体"/>
            <w:szCs w:val="32"/>
          </w:rPr>
          <w:delText>条</w:delText>
        </w:r>
      </w:del>
      <w:del w:id="2775" w:author="user" w:date="2019-10-22T14:49:00Z">
        <w:r>
          <w:rPr>
            <w:rFonts w:ascii="Times New Roman" w:hAnsi="Times New Roman" w:cs="Times New Roman"/>
            <w:szCs w:val="32"/>
          </w:rPr>
          <w:delText xml:space="preserve">  城市管理、城市管理综合行政执法或者有关部门工作人员有下列情形之一的，由所在单位或者上级行政机关责令改正，对直接负责的主管人员和其他直接责任人员依法给予行政处分；构成犯罪的，依法追究刑事责任：</w:delText>
        </w:r>
      </w:del>
    </w:p>
    <w:p>
      <w:pPr>
        <w:pStyle w:val="Normal"/>
        <w:ind w:endChars="0" w:end="0"/>
        <w:rPr>
          <w:del w:id="2778" w:author="user" w:date="2019-10-22T14:49:00Z"/>
          <w:rFonts w:ascii="Times New Roman" w:hAnsi="Times New Roman" w:cs="Times New Roman"/>
          <w:szCs w:val="32"/>
        </w:rPr>
      </w:pPr>
      <w:del w:id="2777" w:author="user" w:date="2019-10-22T14:49:00Z">
        <w:r>
          <w:rPr>
            <w:rFonts w:ascii="Times New Roman" w:hAnsi="Times New Roman" w:cs="Times New Roman"/>
            <w:szCs w:val="32"/>
          </w:rPr>
          <w:delText>（一）未按照法定程序实施行政管理和执法的；</w:delText>
        </w:r>
      </w:del>
    </w:p>
    <w:p>
      <w:pPr>
        <w:pStyle w:val="Normal"/>
        <w:ind w:endChars="0" w:end="0"/>
        <w:rPr>
          <w:del w:id="2780" w:author="user" w:date="2019-10-22T14:49:00Z"/>
          <w:rFonts w:ascii="Times New Roman" w:hAnsi="Times New Roman" w:cs="Times New Roman"/>
          <w:szCs w:val="32"/>
        </w:rPr>
      </w:pPr>
      <w:del w:id="2779" w:author="user" w:date="2019-10-22T14:49:00Z">
        <w:r>
          <w:rPr>
            <w:rFonts w:ascii="Times New Roman" w:hAnsi="Times New Roman" w:cs="Times New Roman"/>
            <w:szCs w:val="32"/>
          </w:rPr>
          <w:delText>（二）打骂、侮辱当事人的；</w:delText>
        </w:r>
      </w:del>
    </w:p>
    <w:p>
      <w:pPr>
        <w:pStyle w:val="Normal"/>
        <w:ind w:endChars="0" w:end="0"/>
        <w:rPr>
          <w:del w:id="2782" w:author="user" w:date="2019-10-22T14:49:00Z"/>
          <w:rFonts w:ascii="Times New Roman" w:hAnsi="Times New Roman" w:cs="Times New Roman"/>
          <w:szCs w:val="32"/>
        </w:rPr>
      </w:pPr>
      <w:del w:id="2781" w:author="user" w:date="2019-10-22T14:49:00Z">
        <w:r>
          <w:rPr>
            <w:rFonts w:ascii="Times New Roman" w:hAnsi="Times New Roman" w:cs="Times New Roman"/>
            <w:szCs w:val="32"/>
          </w:rPr>
          <w:delText>（三）违规收费或者收缴罚款后不出具专用票据的；</w:delText>
        </w:r>
      </w:del>
    </w:p>
    <w:p>
      <w:pPr>
        <w:pStyle w:val="Normal"/>
        <w:ind w:endChars="0" w:end="0"/>
        <w:rPr>
          <w:del w:id="2784" w:author="user" w:date="2019-10-22T14:49:00Z"/>
          <w:rFonts w:ascii="Times New Roman" w:hAnsi="Times New Roman" w:cs="Times New Roman"/>
          <w:szCs w:val="32"/>
        </w:rPr>
      </w:pPr>
      <w:del w:id="2783" w:author="user" w:date="2019-10-22T14:49:00Z">
        <w:r>
          <w:rPr>
            <w:rFonts w:ascii="Times New Roman" w:hAnsi="Times New Roman" w:cs="Times New Roman"/>
            <w:szCs w:val="32"/>
          </w:rPr>
          <w:delText>（四）玩忽职守、滥用职权、徇私舞弊、贪污受贿的；</w:delText>
        </w:r>
      </w:del>
    </w:p>
    <w:p>
      <w:pPr>
        <w:pStyle w:val="Normal"/>
        <w:ind w:endChars="0" w:end="0"/>
        <w:rPr>
          <w:del w:id="2786" w:author="user" w:date="2019-10-22T14:49:00Z"/>
          <w:rFonts w:ascii="Times New Roman" w:hAnsi="Times New Roman" w:cs="Times New Roman"/>
          <w:szCs w:val="32"/>
        </w:rPr>
      </w:pPr>
      <w:del w:id="2785" w:author="user" w:date="2019-10-22T14:49:00Z">
        <w:r>
          <w:rPr>
            <w:rFonts w:ascii="Times New Roman" w:hAnsi="Times New Roman" w:cs="Times New Roman"/>
            <w:szCs w:val="32"/>
          </w:rPr>
          <w:delText>（五）法律、法规规定的其他违法行为。</w:delText>
        </w:r>
      </w:del>
    </w:p>
    <w:p>
      <w:pPr>
        <w:pStyle w:val="Normal"/>
        <w:ind w:endChars="0" w:end="0"/>
        <w:rPr>
          <w:del w:id="2791" w:author="user" w:date="2019-10-22T14:49:00Z"/>
          <w:rFonts w:ascii="Times New Roman" w:hAnsi="Times New Roman" w:cs="Times New Roman"/>
          <w:szCs w:val="32"/>
        </w:rPr>
      </w:pPr>
      <w:del w:id="2787" w:author="user" w:date="2019-10-22T14:49:00Z">
        <w:r>
          <w:rPr>
            <w:rFonts w:ascii="Times New Roman" w:hAnsi="Times New Roman" w:cs="Times New Roman" w:eastAsia="黑体"/>
            <w:szCs w:val="32"/>
          </w:rPr>
          <w:delText>第七十</w:delText>
        </w:r>
      </w:del>
      <w:del w:id="2788" w:author="user" w:date="2019-10-22T14:49:00Z">
        <w:r>
          <w:rPr>
            <w:rFonts w:ascii="Times New Roman" w:hAnsi="Times New Roman" w:cs="Times New Roman" w:eastAsia="黑体"/>
            <w:color w:val="000000"/>
            <w:szCs w:val="32"/>
          </w:rPr>
          <w:delText>六</w:delText>
        </w:r>
      </w:del>
      <w:del w:id="2789" w:author="user" w:date="2019-10-22T14:49:00Z">
        <w:r>
          <w:rPr>
            <w:rFonts w:ascii="Times New Roman" w:hAnsi="Times New Roman" w:cs="Times New Roman" w:eastAsia="黑体"/>
            <w:szCs w:val="32"/>
          </w:rPr>
          <w:delText>条</w:delText>
        </w:r>
      </w:del>
      <w:del w:id="2790" w:author="user" w:date="2019-10-22T14:49:00Z">
        <w:r>
          <w:rPr>
            <w:rFonts w:ascii="Times New Roman" w:hAnsi="Times New Roman" w:cs="Times New Roman"/>
            <w:szCs w:val="32"/>
          </w:rPr>
          <w:delText xml:space="preserve">  阻挠或者妨碍城市管理、城市管理综合行政执法和有关部门依法履行公务的，公安城市管理治安机构应当予以制止和处置。</w:delText>
        </w:r>
      </w:del>
    </w:p>
    <w:p>
      <w:pPr>
        <w:pStyle w:val="Normal"/>
        <w:ind w:endChars="0" w:end="0"/>
        <w:rPr>
          <w:del w:id="2793" w:author="user" w:date="2019-10-22T14:49:00Z"/>
          <w:rFonts w:ascii="Times New Roman" w:hAnsi="Times New Roman" w:cs="Times New Roman"/>
          <w:szCs w:val="32"/>
        </w:rPr>
      </w:pPr>
      <w:del w:id="2792" w:author="user" w:date="2019-10-22T14:49:00Z">
        <w:r>
          <w:rPr>
            <w:rFonts w:cs="Times New Roman" w:ascii="Times New Roman" w:hAnsi="Times New Roman"/>
            <w:szCs w:val="32"/>
          </w:rPr>
        </w:r>
      </w:del>
    </w:p>
    <w:p>
      <w:pPr>
        <w:pStyle w:val="Normal"/>
        <w:ind w:endChars="0" w:end="0"/>
        <w:jc w:val="both"/>
        <w:rPr>
          <w:del w:id="2795" w:author="user" w:date="2019-10-22T14:49:00Z"/>
          <w:rFonts w:ascii="Times New Roman" w:hAnsi="Times New Roman" w:eastAsia="黑体" w:cs="Times New Roman"/>
          <w:bCs/>
          <w:szCs w:val="32"/>
        </w:rPr>
      </w:pPr>
      <w:del w:id="2794" w:author="user" w:date="2019-10-22T14:49:00Z">
        <w:r>
          <w:rPr>
            <w:rFonts w:ascii="Times New Roman" w:hAnsi="Times New Roman" w:cs="Times New Roman" w:eastAsia="黑体"/>
            <w:bCs/>
            <w:szCs w:val="32"/>
          </w:rPr>
          <w:delText>第六章  附则</w:delText>
        </w:r>
      </w:del>
    </w:p>
    <w:p>
      <w:pPr>
        <w:pStyle w:val="Normal"/>
        <w:ind w:endChars="0" w:end="0"/>
        <w:jc w:val="both"/>
        <w:rPr>
          <w:del w:id="2797" w:author="user" w:date="2019-10-22T14:49:00Z"/>
          <w:rFonts w:ascii="Times New Roman" w:hAnsi="Times New Roman" w:eastAsia="黑体" w:cs="Times New Roman"/>
          <w:bCs/>
          <w:szCs w:val="32"/>
        </w:rPr>
      </w:pPr>
      <w:del w:id="2796" w:author="user" w:date="2019-10-22T14:49:00Z">
        <w:r>
          <w:rPr>
            <w:rFonts w:eastAsia="黑体" w:cs="Times New Roman" w:ascii="Times New Roman" w:hAnsi="Times New Roman"/>
            <w:bCs/>
            <w:szCs w:val="32"/>
          </w:rPr>
        </w:r>
      </w:del>
    </w:p>
    <w:p>
      <w:pPr>
        <w:pStyle w:val="Normal"/>
        <w:ind w:endChars="0" w:end="0"/>
        <w:rPr>
          <w:del w:id="2808" w:author="user" w:date="2019-10-22T14:49:00Z"/>
          <w:rFonts w:ascii="Times New Roman" w:hAnsi="Times New Roman" w:cs="Times New Roman"/>
          <w:szCs w:val="32"/>
        </w:rPr>
      </w:pPr>
      <w:del w:id="2798" w:author="user" w:date="2019-10-22T14:49:00Z">
        <w:r>
          <w:rPr>
            <w:rFonts w:ascii="Times New Roman" w:hAnsi="Times New Roman" w:cs="Times New Roman" w:eastAsia="黑体"/>
            <w:szCs w:val="32"/>
          </w:rPr>
          <w:delText>第七十</w:delText>
        </w:r>
      </w:del>
      <w:del w:id="2799" w:author="user" w:date="2019-10-22T14:49:00Z">
        <w:r>
          <w:rPr>
            <w:rFonts w:ascii="Times New Roman" w:hAnsi="Times New Roman" w:cs="Times New Roman" w:eastAsia="黑体"/>
            <w:color w:val="000000"/>
            <w:szCs w:val="32"/>
          </w:rPr>
          <w:delText>七</w:delText>
        </w:r>
      </w:del>
      <w:del w:id="2800" w:author="user" w:date="2019-10-22T14:49:00Z">
        <w:r>
          <w:rPr>
            <w:rFonts w:ascii="Times New Roman" w:hAnsi="Times New Roman" w:cs="Times New Roman" w:eastAsia="黑体"/>
            <w:szCs w:val="32"/>
          </w:rPr>
          <w:delText>条</w:delText>
        </w:r>
      </w:del>
      <w:del w:id="2801" w:author="user" w:date="2019-10-22T14:49:00Z">
        <w:r>
          <w:rPr>
            <w:rFonts w:ascii="Times New Roman" w:hAnsi="Times New Roman" w:cs="Times New Roman"/>
            <w:szCs w:val="32"/>
          </w:rPr>
          <w:delText xml:space="preserve">  本条例自</w:delText>
        </w:r>
      </w:del>
      <w:del w:id="2802" w:author="user" w:date="2019-10-22T14:49:00Z">
        <w:r>
          <w:rPr>
            <w:rFonts w:cs="Times New Roman" w:ascii="Times New Roman" w:hAnsi="Times New Roman"/>
            <w:szCs w:val="32"/>
          </w:rPr>
          <w:delText>2012</w:delText>
        </w:r>
      </w:del>
      <w:del w:id="2803" w:author="user" w:date="2019-10-22T14:49:00Z">
        <w:r>
          <w:rPr>
            <w:rFonts w:ascii="Times New Roman" w:hAnsi="Times New Roman" w:cs="Times New Roman"/>
            <w:szCs w:val="32"/>
          </w:rPr>
          <w:delText>年</w:delText>
        </w:r>
      </w:del>
      <w:del w:id="2804" w:author="user" w:date="2019-10-22T14:49:00Z">
        <w:r>
          <w:rPr>
            <w:rFonts w:cs="Times New Roman" w:ascii="Times New Roman" w:hAnsi="Times New Roman"/>
            <w:szCs w:val="32"/>
          </w:rPr>
          <w:delText>7</w:delText>
        </w:r>
      </w:del>
      <w:del w:id="2805" w:author="user" w:date="2019-10-22T14:49:00Z">
        <w:r>
          <w:rPr>
            <w:rFonts w:ascii="Times New Roman" w:hAnsi="Times New Roman" w:cs="Times New Roman"/>
            <w:szCs w:val="32"/>
          </w:rPr>
          <w:delText>月</w:delText>
        </w:r>
      </w:del>
      <w:del w:id="2806" w:author="user" w:date="2019-10-22T14:49:00Z">
        <w:r>
          <w:rPr>
            <w:rFonts w:cs="Times New Roman" w:ascii="Times New Roman" w:hAnsi="Times New Roman"/>
            <w:szCs w:val="32"/>
          </w:rPr>
          <w:delText>1</w:delText>
        </w:r>
      </w:del>
      <w:del w:id="2807" w:author="user" w:date="2019-10-22T14:49:00Z">
        <w:r>
          <w:rPr>
            <w:rFonts w:ascii="Times New Roman" w:hAnsi="Times New Roman" w:cs="Times New Roman"/>
            <w:szCs w:val="32"/>
          </w:rPr>
          <w:delText>日起施行。原《无锡市城市市容和环境卫生管理条例》同时废止。</w:delText>
        </w:r>
      </w:del>
    </w:p>
    <w:p>
      <w:pPr>
        <w:pStyle w:val="Normal"/>
        <w:widowControl w:val="false"/>
        <w:overflowPunct w:val="false"/>
        <w:bidi w:val="0"/>
        <w:snapToGrid w:val="false"/>
        <w:spacing w:lineRule="exact" w:line="590"/>
        <w:ind w:firstLineChars="200" w:startChars="0" w:start="0" w:endChars="0" w:end="0"/>
        <w:jc w:val="both"/>
        <w:rPr>
          <w:del w:id="2810" w:author="user" w:date="2019-10-22T14:49:00Z"/>
          <w:rFonts w:ascii="Times New Roman" w:hAnsi="Times New Roman" w:cs="Times New Roman"/>
          <w:szCs w:val="32"/>
        </w:rPr>
      </w:pPr>
      <w:del w:id="2809"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812" w:author="user" w:date="2019-10-22T14:49:00Z"/>
          <w:rFonts w:ascii="Times New Roman" w:hAnsi="Times New Roman" w:cs="Times New Roman"/>
          <w:szCs w:val="32"/>
        </w:rPr>
      </w:pPr>
      <w:del w:id="2811" w:author="user" w:date="2019-10-22T14:49: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both"/>
        <w:rPr>
          <w:del w:id="2814" w:author="user" w:date="2019-10-22T14:49:00Z"/>
          <w:rFonts w:ascii="Times New Roman" w:hAnsi="Times New Roman" w:cs="Times New Roman"/>
          <w:szCs w:val="32"/>
        </w:rPr>
      </w:pPr>
      <w:del w:id="2813"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816" w:author="user" w:date="2019-10-22T14:49:00Z"/>
          <w:rFonts w:ascii="Times New Roman" w:hAnsi="Times New Roman" w:cs="Times New Roman"/>
        </w:rPr>
      </w:pPr>
      <w:del w:id="2815" w:author="user" w:date="2019-10-22T14:49:00Z">
        <w:r>
          <w:rPr>
            <w:rFonts w:cs="Times New Roman" w:ascii="Times New Roman" w:hAnsi="Times New Roman"/>
          </w:rPr>
        </w:r>
      </w:del>
    </w:p>
    <w:p>
      <w:pPr>
        <w:pStyle w:val="Normal"/>
        <w:widowControl w:val="false"/>
        <w:overflowPunct w:val="false"/>
        <w:bidi w:val="0"/>
        <w:snapToGrid w:val="false"/>
        <w:spacing w:lineRule="exact" w:line="590"/>
        <w:ind w:firstLineChars="200" w:startChars="0" w:start="0" w:endChars="0" w:end="0"/>
        <w:jc w:val="both"/>
        <w:rPr>
          <w:del w:id="2818" w:author="user" w:date="2019-10-22T14:49:00Z"/>
          <w:rFonts w:ascii="Times New Roman" w:hAnsi="Times New Roman" w:eastAsia="黑体" w:cs="Times New Roman"/>
        </w:rPr>
      </w:pPr>
      <w:del w:id="2817" w:author="user" w:date="2019-10-22T14:49:00Z">
        <w:r>
          <w:rPr>
            <w:rFonts w:ascii="Times New Roman" w:hAnsi="Times New Roman" w:cs="Times New Roman" w:eastAsia="黑体"/>
          </w:rPr>
          <w:delText>关于《无锡市人民代表大会常务委员会</w:delText>
        </w:r>
      </w:del>
    </w:p>
    <w:p>
      <w:pPr>
        <w:pStyle w:val="Normal"/>
        <w:widowControl w:val="false"/>
        <w:overflowPunct w:val="false"/>
        <w:bidi w:val="0"/>
        <w:snapToGrid w:val="false"/>
        <w:spacing w:lineRule="exact" w:line="590"/>
        <w:ind w:firstLineChars="200" w:startChars="0" w:start="0" w:endChars="0" w:end="0"/>
        <w:jc w:val="both"/>
        <w:rPr>
          <w:del w:id="2820" w:author="user" w:date="2019-10-22T14:49:00Z"/>
          <w:rFonts w:ascii="Times New Roman" w:hAnsi="Times New Roman" w:eastAsia="黑体" w:cs="Times New Roman"/>
          <w:spacing w:val="-12"/>
        </w:rPr>
      </w:pPr>
      <w:del w:id="2819" w:author="user" w:date="2019-10-22T14:49:00Z">
        <w:r>
          <w:rPr>
            <w:rFonts w:ascii="Times New Roman" w:hAnsi="Times New Roman" w:cs="Times New Roman" w:eastAsia="黑体"/>
            <w:spacing w:val="-12"/>
          </w:rPr>
          <w:delText>关于修改〈无锡市禁止燃放烟花爆竹条例〉</w:delText>
        </w:r>
      </w:del>
    </w:p>
    <w:p>
      <w:pPr>
        <w:pStyle w:val="Normal"/>
        <w:widowControl w:val="false"/>
        <w:overflowPunct w:val="false"/>
        <w:bidi w:val="0"/>
        <w:snapToGrid w:val="false"/>
        <w:spacing w:lineRule="exact" w:line="590"/>
        <w:ind w:firstLineChars="200" w:startChars="0" w:start="0" w:endChars="0" w:end="0"/>
        <w:jc w:val="both"/>
        <w:rPr>
          <w:del w:id="2823" w:author="user" w:date="2019-10-22T14:49:00Z"/>
          <w:rFonts w:ascii="Times New Roman" w:hAnsi="Times New Roman" w:eastAsia="黑体" w:cs="Times New Roman"/>
        </w:rPr>
      </w:pPr>
      <w:del w:id="2821" w:author="user" w:date="2019-10-22T14:49:00Z">
        <w:r>
          <w:rPr>
            <w:rFonts w:ascii="Times New Roman" w:hAnsi="Times New Roman" w:cs="Times New Roman" w:eastAsia="黑体"/>
            <w:spacing w:val="-12"/>
          </w:rPr>
          <w:delText>等</w:delText>
        </w:r>
      </w:del>
      <w:del w:id="2822" w:author="user" w:date="2019-10-22T14:49:00Z">
        <w:r>
          <w:rPr>
            <w:rFonts w:ascii="Times New Roman" w:hAnsi="Times New Roman" w:cs="Times New Roman" w:eastAsia="黑体"/>
          </w:rPr>
          <w:delText>五件地方性法规的决定》的说明</w:delText>
        </w:r>
      </w:del>
    </w:p>
    <w:p>
      <w:pPr>
        <w:pStyle w:val="Normal"/>
        <w:ind w:endChars="0" w:end="0"/>
        <w:rPr>
          <w:del w:id="2831" w:author="user" w:date="2019-10-22T14:49:00Z"/>
          <w:rFonts w:ascii="Times New Roman" w:hAnsi="Times New Roman" w:cs="Times New Roman"/>
          <w:kern w:val="0"/>
        </w:rPr>
      </w:pPr>
      <w:del w:id="2824" w:author="user" w:date="2019-10-22T14:49:00Z">
        <w:r>
          <w:rPr>
            <w:rFonts w:cs="Times New Roman" w:ascii="Times New Roman" w:hAnsi="Times New Roman"/>
            <w:kern w:val="0"/>
          </w:rPr>
          <w:delText>——</w:delText>
        </w:r>
      </w:del>
      <w:del w:id="2825" w:author="user" w:date="2019-10-22T14:49:00Z">
        <w:r>
          <w:rPr>
            <w:rFonts w:cs="Times New Roman" w:ascii="Times New Roman" w:hAnsi="Times New Roman"/>
            <w:kern w:val="0"/>
          </w:rPr>
          <w:delText>2019</w:delText>
        </w:r>
      </w:del>
      <w:del w:id="2826" w:author="user" w:date="2019-10-22T14:49:00Z">
        <w:r>
          <w:rPr>
            <w:rFonts w:ascii="Times New Roman" w:hAnsi="Times New Roman" w:cs="Times New Roman"/>
            <w:kern w:val="0"/>
          </w:rPr>
          <w:delText>年</w:delText>
        </w:r>
      </w:del>
      <w:del w:id="2827" w:author="user" w:date="2019-10-22T14:49:00Z">
        <w:r>
          <w:rPr>
            <w:rFonts w:cs="Times New Roman" w:ascii="Times New Roman" w:hAnsi="Times New Roman"/>
            <w:kern w:val="0"/>
          </w:rPr>
          <w:delText>9</w:delText>
        </w:r>
      </w:del>
      <w:del w:id="2828" w:author="user" w:date="2019-10-22T14:49:00Z">
        <w:r>
          <w:rPr>
            <w:rFonts w:ascii="Times New Roman" w:hAnsi="Times New Roman" w:cs="Times New Roman"/>
            <w:kern w:val="0"/>
          </w:rPr>
          <w:delText>月</w:delText>
        </w:r>
      </w:del>
      <w:del w:id="2829" w:author="user" w:date="2019-10-22T14:49:00Z">
        <w:r>
          <w:rPr>
            <w:rFonts w:cs="Times New Roman" w:ascii="Times New Roman" w:hAnsi="Times New Roman"/>
            <w:kern w:val="0"/>
          </w:rPr>
          <w:delText>24</w:delText>
        </w:r>
      </w:del>
      <w:del w:id="2830" w:author="user" w:date="2019-10-22T14:49:00Z">
        <w:r>
          <w:rPr>
            <w:rFonts w:ascii="Times New Roman" w:hAnsi="Times New Roman" w:cs="Times New Roman"/>
            <w:kern w:val="0"/>
          </w:rPr>
          <w:delText>日在省十三届人大常委会第十一次会议上</w:delText>
        </w:r>
      </w:del>
    </w:p>
    <w:p>
      <w:pPr>
        <w:pStyle w:val="Normal"/>
        <w:ind w:endChars="0" w:end="0"/>
        <w:rPr>
          <w:del w:id="2833" w:author="user" w:date="2019-10-22T14:49:00Z"/>
          <w:rFonts w:ascii="Times New Roman" w:hAnsi="Times New Roman" w:cs="Times New Roman"/>
        </w:rPr>
      </w:pPr>
      <w:del w:id="2832" w:author="user" w:date="2019-10-22T14:49:00Z">
        <w:r>
          <w:rPr>
            <w:rFonts w:ascii="Times New Roman" w:hAnsi="Times New Roman" w:cs="Times New Roman"/>
          </w:rPr>
          <w:delText>无锡市人大常委会</w:delText>
        </w:r>
      </w:del>
    </w:p>
    <w:p>
      <w:pPr>
        <w:pStyle w:val="Normal"/>
        <w:ind w:endChars="0" w:end="0"/>
        <w:jc w:val="both"/>
        <w:rPr>
          <w:del w:id="2835" w:author="user" w:date="2019-10-22T14:49:00Z"/>
          <w:rFonts w:ascii="Times New Roman" w:hAnsi="Times New Roman" w:cs="Times New Roman"/>
          <w:color w:val="000000"/>
          <w:szCs w:val="32"/>
        </w:rPr>
      </w:pPr>
      <w:del w:id="2834" w:author="user" w:date="2019-10-22T14:49:00Z">
        <w:r>
          <w:rPr>
            <w:rFonts w:cs="Times New Roman" w:ascii="Times New Roman" w:hAnsi="Times New Roman"/>
            <w:color w:val="000000"/>
            <w:szCs w:val="32"/>
          </w:rPr>
        </w:r>
      </w:del>
    </w:p>
    <w:p>
      <w:pPr>
        <w:pStyle w:val="Normal"/>
        <w:ind w:endChars="0" w:end="0"/>
        <w:rPr>
          <w:del w:id="2837" w:author="user" w:date="2019-10-22T14:49:00Z"/>
          <w:rFonts w:ascii="Times New Roman" w:hAnsi="Times New Roman" w:eastAsia="黑体" w:cs="Times New Roman"/>
          <w:color w:val="000000"/>
          <w:szCs w:val="32"/>
        </w:rPr>
      </w:pPr>
      <w:del w:id="2836" w:author="user" w:date="2019-10-22T14:49:00Z">
        <w:r>
          <w:rPr>
            <w:rFonts w:ascii="Times New Roman" w:hAnsi="Times New Roman" w:cs="Times New Roman" w:eastAsia="黑体"/>
            <w:color w:val="000000"/>
            <w:szCs w:val="32"/>
          </w:rPr>
          <w:delText>主任、各位副主任、秘书长、各位委员：</w:delText>
        </w:r>
      </w:del>
    </w:p>
    <w:p>
      <w:pPr>
        <w:pStyle w:val="Normal"/>
        <w:ind w:endChars="0" w:end="0"/>
        <w:rPr>
          <w:del w:id="2845" w:author="user" w:date="2019-10-22T14:49:00Z"/>
          <w:rFonts w:ascii="Times New Roman" w:hAnsi="Times New Roman" w:cs="Times New Roman"/>
          <w:color w:val="000000"/>
          <w:szCs w:val="32"/>
        </w:rPr>
      </w:pPr>
      <w:del w:id="2838" w:author="user" w:date="2019-10-22T14:49:00Z">
        <w:r>
          <w:rPr>
            <w:rFonts w:ascii="Times New Roman" w:hAnsi="Times New Roman" w:cs="Times New Roman"/>
            <w:color w:val="000000"/>
            <w:szCs w:val="32"/>
          </w:rPr>
          <w:delText>《无锡市人民代表大会常务委员会关于修改〈无锡市禁止燃放烟花爆竹条例〉等五件地方性法规的决定》（以下简称《决定》） 已于</w:delText>
        </w:r>
      </w:del>
      <w:del w:id="2839" w:author="user" w:date="2019-10-22T14:49:00Z">
        <w:r>
          <w:rPr>
            <w:rFonts w:cs="Times New Roman" w:ascii="Times New Roman" w:hAnsi="Times New Roman"/>
            <w:color w:val="000000"/>
            <w:szCs w:val="32"/>
          </w:rPr>
          <w:delText>2019</w:delText>
        </w:r>
      </w:del>
      <w:del w:id="2840" w:author="user" w:date="2019-10-22T14:49:00Z">
        <w:r>
          <w:rPr>
            <w:rFonts w:ascii="Times New Roman" w:hAnsi="Times New Roman" w:cs="Times New Roman"/>
            <w:color w:val="000000"/>
            <w:szCs w:val="32"/>
          </w:rPr>
          <w:delText>年</w:delText>
        </w:r>
      </w:del>
      <w:del w:id="2841" w:author="user" w:date="2019-10-22T14:49:00Z">
        <w:r>
          <w:rPr>
            <w:rFonts w:cs="Times New Roman" w:ascii="Times New Roman" w:hAnsi="Times New Roman"/>
            <w:color w:val="000000"/>
            <w:szCs w:val="32"/>
          </w:rPr>
          <w:delText>8</w:delText>
        </w:r>
      </w:del>
      <w:del w:id="2842" w:author="user" w:date="2019-10-22T14:49:00Z">
        <w:r>
          <w:rPr>
            <w:rFonts w:ascii="Times New Roman" w:hAnsi="Times New Roman" w:cs="Times New Roman"/>
            <w:color w:val="000000"/>
            <w:szCs w:val="32"/>
          </w:rPr>
          <w:delText>月</w:delText>
        </w:r>
      </w:del>
      <w:del w:id="2843" w:author="user" w:date="2019-10-22T14:49:00Z">
        <w:r>
          <w:rPr>
            <w:rFonts w:cs="Times New Roman" w:ascii="Times New Roman" w:hAnsi="Times New Roman"/>
            <w:color w:val="000000"/>
            <w:szCs w:val="32"/>
          </w:rPr>
          <w:delText>29</w:delText>
        </w:r>
      </w:del>
      <w:del w:id="2844" w:author="user" w:date="2019-10-22T14:49:00Z">
        <w:r>
          <w:rPr>
            <w:rFonts w:ascii="Times New Roman" w:hAnsi="Times New Roman" w:cs="Times New Roman"/>
            <w:color w:val="000000"/>
            <w:szCs w:val="32"/>
          </w:rPr>
          <w:delText>日由无锡市第十六届人大常委会第二十一次会议通过，现提请本次省人大常委会会议审议批准。无锡市人大常委会按照全国人大常委会法工委和省人大常委会办公厅关于做好涉及生态文明建设、环境保护、大气污染防治的地方性法规清理工作部署要求，根据年度立法计划工作安排，决定集中修改五件地方性法规。我受无锡市人大常委会的委托，现就《决定》作如下说明。</w:delText>
        </w:r>
      </w:del>
    </w:p>
    <w:p>
      <w:pPr>
        <w:pStyle w:val="Normal"/>
        <w:ind w:endChars="0" w:end="0"/>
        <w:rPr>
          <w:del w:id="2847" w:author="user" w:date="2019-10-22T14:49:00Z"/>
          <w:rFonts w:ascii="Times New Roman" w:hAnsi="Times New Roman" w:eastAsia="黑体" w:cs="Times New Roman"/>
          <w:color w:val="000000"/>
          <w:szCs w:val="32"/>
        </w:rPr>
      </w:pPr>
      <w:del w:id="2846" w:author="user" w:date="2019-10-22T14:49:00Z">
        <w:r>
          <w:rPr>
            <w:rFonts w:ascii="Times New Roman" w:hAnsi="Times New Roman" w:cs="Times New Roman" w:eastAsia="黑体"/>
            <w:color w:val="000000"/>
            <w:szCs w:val="32"/>
          </w:rPr>
          <w:delText>一、关于《无锡市禁止燃放烟花爆竹条例》</w:delText>
        </w:r>
      </w:del>
    </w:p>
    <w:p>
      <w:pPr>
        <w:pStyle w:val="Normal"/>
        <w:ind w:endChars="0" w:end="0"/>
        <w:rPr>
          <w:del w:id="2849" w:author="user" w:date="2019-10-22T14:49:00Z"/>
          <w:rFonts w:ascii="Times New Roman" w:hAnsi="Times New Roman" w:cs="Times New Roman"/>
          <w:color w:val="000000"/>
          <w:szCs w:val="32"/>
        </w:rPr>
      </w:pPr>
      <w:del w:id="2848" w:author="user" w:date="2019-10-22T14:49:00Z">
        <w:r>
          <w:rPr>
            <w:rFonts w:ascii="Times New Roman" w:hAnsi="Times New Roman" w:cs="Times New Roman"/>
            <w:color w:val="000000"/>
            <w:szCs w:val="32"/>
          </w:rPr>
          <w:delText>主要作以下四个方面的修改：一是进一步明确了烟花爆竹禁放区域、地点、时段。随着城市建设的快速发展，原来以市区和农村作为划分禁放区域的标准，已不适应管理工作要求。为此，对原条例第三条进行修改，明确市、县级市人民政府应当根据实际情况确定禁放区域并向社会公布；对禁止燃放的场所、地点进行完善补充；同时设置禁放时段，规定中考、高考期间，重污染天气预警期间，市、县级市人民政府发布的重大活动保障期间，禁止燃放烟花爆竹。二是强化了监管责任。对原条例第四条进行修改，进一步细化政府及相关部门的职责。三是删去上位法已有明确规定或者与上位法规定不一致的原条例第八条至第十四条。四是进一步明确了相关管理要求。根据管理需要，增加了第八条至第十条、第十二条、第十三条，明确了燃放烟花爆竹的具体要求，从事婚丧喜庆服务的单位、个人以及在禁放区域内的酒店和宾馆经营者应当遵守的具体规定，并设置了相应的法律责任。</w:delText>
        </w:r>
      </w:del>
    </w:p>
    <w:p>
      <w:pPr>
        <w:pStyle w:val="Normal"/>
        <w:ind w:endChars="0" w:end="0"/>
        <w:rPr>
          <w:del w:id="2851" w:author="user" w:date="2019-10-22T14:49:00Z"/>
          <w:rFonts w:ascii="Times New Roman" w:hAnsi="Times New Roman" w:eastAsia="黑体" w:cs="Times New Roman"/>
          <w:color w:val="000000"/>
          <w:szCs w:val="32"/>
        </w:rPr>
      </w:pPr>
      <w:del w:id="2850" w:author="user" w:date="2019-10-22T14:49:00Z">
        <w:r>
          <w:rPr>
            <w:rFonts w:ascii="Times New Roman" w:hAnsi="Times New Roman" w:cs="Times New Roman" w:eastAsia="黑体"/>
            <w:color w:val="000000"/>
            <w:szCs w:val="32"/>
          </w:rPr>
          <w:delText>二、关于《无锡市水资源节约利用条例》</w:delText>
        </w:r>
      </w:del>
    </w:p>
    <w:p>
      <w:pPr>
        <w:pStyle w:val="Normal"/>
        <w:ind w:endChars="0" w:end="0"/>
        <w:rPr>
          <w:del w:id="2853" w:author="user" w:date="2019-10-22T14:49:00Z"/>
          <w:rFonts w:ascii="Times New Roman" w:hAnsi="Times New Roman" w:cs="Times New Roman"/>
          <w:color w:val="000000"/>
          <w:szCs w:val="32"/>
        </w:rPr>
      </w:pPr>
      <w:del w:id="2852" w:author="user" w:date="2019-10-22T14:49:00Z">
        <w:r>
          <w:rPr>
            <w:rFonts w:ascii="Times New Roman" w:hAnsi="Times New Roman" w:cs="Times New Roman"/>
            <w:color w:val="000000"/>
            <w:szCs w:val="32"/>
          </w:rPr>
          <w:delText>主要作以下两个方面修改：一是根据上位法的规定，对原条例第十三条进行修改，取消新改扩建项目申请取水许可的前置要求，对水资源论证规定作相应修改。二是原条例第三十八条规定的水平衡测试和第四十四条、第四十五条规定的法律责任与上位法不一致，予以删除。</w:delText>
        </w:r>
      </w:del>
    </w:p>
    <w:p>
      <w:pPr>
        <w:pStyle w:val="Normal"/>
        <w:ind w:endChars="0" w:end="0"/>
        <w:rPr>
          <w:del w:id="2855" w:author="user" w:date="2019-10-22T14:49:00Z"/>
          <w:rFonts w:ascii="Times New Roman" w:hAnsi="Times New Roman" w:eastAsia="黑体" w:cs="Times New Roman"/>
          <w:color w:val="000000"/>
          <w:szCs w:val="32"/>
        </w:rPr>
      </w:pPr>
      <w:del w:id="2854" w:author="user" w:date="2019-10-22T14:49:00Z">
        <w:r>
          <w:rPr>
            <w:rFonts w:ascii="Times New Roman" w:hAnsi="Times New Roman" w:cs="Times New Roman" w:eastAsia="黑体"/>
            <w:color w:val="000000"/>
            <w:szCs w:val="32"/>
          </w:rPr>
          <w:delText>三、关于《无锡市河道管理条例》</w:delText>
        </w:r>
      </w:del>
    </w:p>
    <w:p>
      <w:pPr>
        <w:pStyle w:val="Normal"/>
        <w:ind w:endChars="0" w:end="0"/>
        <w:rPr>
          <w:del w:id="2857" w:author="user" w:date="2019-10-22T14:49:00Z"/>
          <w:rFonts w:ascii="Times New Roman" w:hAnsi="Times New Roman" w:cs="Times New Roman"/>
          <w:color w:val="000000"/>
          <w:szCs w:val="32"/>
        </w:rPr>
      </w:pPr>
      <w:del w:id="2856" w:author="user" w:date="2019-10-22T14:49:00Z">
        <w:r>
          <w:rPr>
            <w:rFonts w:ascii="Times New Roman" w:hAnsi="Times New Roman" w:cs="Times New Roman"/>
            <w:color w:val="000000"/>
            <w:szCs w:val="32"/>
          </w:rPr>
          <w:delText>主要作以下四个方面修改：一是进一步明晰河道管理体制。明确各级政府的主体责任，健全河道管理机构，落实日常管护工作。二是进一步明确“河长制”要求。总结我市实施多年的河长制成熟经验做法，落实上位法有关要求，明确“河长制”的实施主体、任务分工、管理机制，建立河长制工作考核评价、公众参与监督制度。三是进一步完善河道管理要求。根据上位法的新要求，明确河道管理范围，补充河道管理范围内的具体禁止性行为，规范河道保护涉及的相关审批和管理制度。四是删去与上位法规定不一致或者上位法已有明确规定的原条例第二十四条、第二十五条、第三十五条、第三十六条、第四十一条、第四十二条，并根据上位法的有关规定对原条例第三十八条、第四十条规定的法律责任进行修改完善。</w:delText>
        </w:r>
      </w:del>
    </w:p>
    <w:p>
      <w:pPr>
        <w:pStyle w:val="Normal"/>
        <w:ind w:endChars="0" w:end="0"/>
        <w:rPr>
          <w:del w:id="2859" w:author="user" w:date="2019-10-22T14:49:00Z"/>
          <w:rFonts w:ascii="Times New Roman" w:hAnsi="Times New Roman" w:eastAsia="黑体" w:cs="Times New Roman"/>
          <w:color w:val="000000"/>
          <w:szCs w:val="32"/>
        </w:rPr>
      </w:pPr>
      <w:del w:id="2858" w:author="user" w:date="2019-10-22T14:49:00Z">
        <w:r>
          <w:rPr>
            <w:rFonts w:ascii="Times New Roman" w:hAnsi="Times New Roman" w:cs="Times New Roman" w:eastAsia="黑体"/>
            <w:color w:val="000000"/>
            <w:szCs w:val="32"/>
          </w:rPr>
          <w:delText>四、关于《无锡市城市绿化管理条例》</w:delText>
        </w:r>
      </w:del>
    </w:p>
    <w:p>
      <w:pPr>
        <w:pStyle w:val="Normal"/>
        <w:ind w:endChars="0" w:end="0"/>
        <w:rPr>
          <w:del w:id="2861" w:author="user" w:date="2019-10-22T14:49:00Z"/>
          <w:rFonts w:ascii="Times New Roman" w:hAnsi="Times New Roman" w:eastAsia="方正黑体_GBK;微软雅黑" w:cs="Times New Roman"/>
          <w:color w:val="000000"/>
          <w:spacing w:val="-4"/>
          <w:szCs w:val="32"/>
        </w:rPr>
      </w:pPr>
      <w:del w:id="2860" w:author="user" w:date="2019-10-22T14:49:00Z">
        <w:r>
          <w:rPr>
            <w:rFonts w:ascii="Times New Roman" w:hAnsi="Times New Roman" w:cs="Times New Roman"/>
            <w:color w:val="000000"/>
            <w:spacing w:val="-4"/>
            <w:szCs w:val="32"/>
          </w:rPr>
          <w:delText>主要作以下三个方面修改：一是增加生态绿色城市建设内容。新增一条作为第十一条，规定“建设工程项目实施立体绿化可以按照国家、省有关立体绿化技术规范折算绿地面积”。二是删去相关行政收费的规定。原条例第十一条第三款规定“因条件限制确实无法达到绿化用地面积的工程项目，经市城市绿化行政主管部门审核、城市规划部门批准，建设单位可以采取易地绿化措施或者向城市绿化行政主管部门缴纳苗木费、劳务费等费用，由城市绿化行政主管部门按照城市绿化规划统一组织建设”。该规定可操作性不强，且相关审核批准以及补偿易地建设土地和费用没有上位法依据，予以删去。三是完善相关管理要求。按照上位法规定，取消城市绿化建设工程施工单位的资质要求，补充城市园林绿化工程项目的管理规定，增加因城市规划调整需要变更城市绿地的具体要求，调整关于保护管线安全的具体绿化管理规定。</w:delText>
        </w:r>
      </w:del>
    </w:p>
    <w:p>
      <w:pPr>
        <w:pStyle w:val="Normal"/>
        <w:ind w:endChars="0" w:end="0"/>
        <w:rPr>
          <w:del w:id="2863" w:author="user" w:date="2019-10-22T14:49:00Z"/>
          <w:rFonts w:ascii="Times New Roman" w:hAnsi="Times New Roman" w:eastAsia="黑体" w:cs="Times New Roman"/>
          <w:color w:val="000000"/>
          <w:szCs w:val="32"/>
        </w:rPr>
      </w:pPr>
      <w:del w:id="2862" w:author="user" w:date="2019-10-22T14:49:00Z">
        <w:r>
          <w:rPr>
            <w:rFonts w:ascii="Times New Roman" w:hAnsi="Times New Roman" w:cs="Times New Roman" w:eastAsia="黑体"/>
            <w:color w:val="000000"/>
            <w:szCs w:val="32"/>
          </w:rPr>
          <w:delText>五、关于《无锡市市容和环境卫生管理条例》</w:delText>
        </w:r>
      </w:del>
    </w:p>
    <w:p>
      <w:pPr>
        <w:pStyle w:val="Normal"/>
        <w:ind w:endChars="0" w:end="0"/>
        <w:rPr>
          <w:del w:id="2865" w:author="user" w:date="2019-10-22T14:49:00Z"/>
          <w:rFonts w:ascii="Times New Roman" w:hAnsi="Times New Roman" w:cs="Times New Roman"/>
          <w:color w:val="000000"/>
          <w:szCs w:val="32"/>
        </w:rPr>
      </w:pPr>
      <w:del w:id="2864" w:author="user" w:date="2019-10-22T14:49:00Z">
        <w:r>
          <w:rPr>
            <w:rFonts w:ascii="Times New Roman" w:hAnsi="Times New Roman" w:cs="Times New Roman"/>
            <w:color w:val="000000"/>
            <w:szCs w:val="32"/>
          </w:rPr>
          <w:delText>主要作以下五个方面修改：一是加强建（构）筑物管理。结合上位法的规定和城市管理实际需要，对原条例第十四条进行修改，扩大了纳入市容管理的建（构）筑物及相关设施范围，并设置了相应的法律责任。二是加强户外广告设施管理。结合户外广告设施设置的管理实际，落实上位法的有关要求，对原条例第十九条、第二十条、第六十四条关于户外广告设施设置许可、规划、法律责任等内容进行了修改。三是加强互联网租赁自行车管理。增加两条分别作为第二十九条、第六十九条，明确对互联网租赁自行车的管理规范和相应的法律责任。四是加强城市道路和公共场地管理。针对现实管理需要，对占用城市道路和公共场地清洗机动车辆作出禁止性规定，并设置相应法律责任。五是对法律责任作相应调整。删去与上位法规定不一致的第六十八条第二项、第六十九条第三项；根据上位法规定对原条例第六十六条第二项、第六十七条第一项、第二项、第三项的处罚幅度、处罚主体等作相应修改。</w:delText>
        </w:r>
      </w:del>
    </w:p>
    <w:p>
      <w:pPr>
        <w:pStyle w:val="Normal"/>
        <w:ind w:endChars="0" w:end="0"/>
        <w:rPr>
          <w:del w:id="2867" w:author="user" w:date="2019-10-22T14:49:00Z"/>
          <w:rFonts w:ascii="Times New Roman" w:hAnsi="Times New Roman" w:cs="Times New Roman"/>
          <w:color w:val="000000"/>
          <w:szCs w:val="32"/>
        </w:rPr>
      </w:pPr>
      <w:del w:id="2866" w:author="user" w:date="2019-10-22T14:49:00Z">
        <w:r>
          <w:rPr>
            <w:rFonts w:ascii="Times New Roman" w:hAnsi="Times New Roman" w:cs="Times New Roman"/>
            <w:color w:val="000000"/>
            <w:szCs w:val="32"/>
          </w:rPr>
          <w:delText>此外，对上述五件法规中有关部门的表述，根据机构改革后的变化作相应修改。对有关法规条文顺序作相应调整。</w:delText>
        </w:r>
      </w:del>
    </w:p>
    <w:p>
      <w:pPr>
        <w:pStyle w:val="Normal"/>
        <w:ind w:endChars="0" w:end="0"/>
        <w:rPr>
          <w:del w:id="2869" w:author="user" w:date="2019-10-22T14:49:00Z"/>
          <w:rFonts w:ascii="Times New Roman" w:hAnsi="Times New Roman" w:cs="Times New Roman"/>
          <w:color w:val="000000"/>
          <w:szCs w:val="32"/>
        </w:rPr>
      </w:pPr>
      <w:del w:id="2868" w:author="user" w:date="2019-10-22T14:49:00Z">
        <w:r>
          <w:rPr>
            <w:rFonts w:ascii="Times New Roman" w:hAnsi="Times New Roman" w:cs="Times New Roman"/>
            <w:color w:val="000000"/>
            <w:szCs w:val="32"/>
          </w:rPr>
          <w:delText>以上说明和《决定》，请予审议。</w:delText>
        </w:r>
      </w:del>
      <w:r>
        <w:br w:type="page"/>
      </w:r>
    </w:p>
    <w:p>
      <w:pPr>
        <w:pStyle w:val="Normal"/>
        <w:overflowPunct w:val="false"/>
        <w:snapToGrid w:val="false"/>
        <w:ind w:endChars="0" w:end="0"/>
        <w:jc w:val="both"/>
        <w:rPr>
          <w:del w:id="2871" w:author="user" w:date="2019-10-22T14:49:00Z"/>
          <w:rFonts w:ascii="Times New Roman" w:hAnsi="Times New Roman" w:cs="Times New Roman"/>
          <w:color w:val="000000"/>
          <w:szCs w:val="32"/>
        </w:rPr>
      </w:pPr>
      <w:del w:id="2870" w:author="user" w:date="2019-10-22T14:49:00Z">
        <w:r>
          <w:rPr>
            <w:rFonts w:cs="Times New Roman" w:ascii="Times New Roman" w:hAnsi="Times New Roman"/>
            <w:color w:val="000000"/>
            <w:szCs w:val="32"/>
          </w:rPr>
        </w:r>
      </w:del>
    </w:p>
    <w:p>
      <w:pPr>
        <w:pStyle w:val="Normal"/>
        <w:overflowPunct w:val="false"/>
        <w:snapToGrid w:val="false"/>
        <w:ind w:firstLineChars="200" w:endChars="0" w:end="0"/>
        <w:jc w:val="both"/>
        <w:rPr>
          <w:del w:id="2873" w:author="user" w:date="2019-10-22T14:49:00Z"/>
          <w:rFonts w:ascii="Times New Roman" w:hAnsi="Times New Roman" w:eastAsia="黑体" w:cs="Times New Roman"/>
          <w:color w:val="000000"/>
          <w:szCs w:val="32"/>
        </w:rPr>
      </w:pPr>
      <w:del w:id="2872" w:author="user" w:date="2019-10-22T14:49:00Z">
        <w:r>
          <w:rPr>
            <w:rFonts w:eastAsia="黑体" w:cs="Times New Roman" w:ascii="Times New Roman" w:hAnsi="Times New Roman"/>
            <w:color w:val="000000"/>
            <w:szCs w:val="32"/>
          </w:rPr>
        </w:r>
      </w:del>
    </w:p>
    <w:p>
      <w:pPr>
        <w:pStyle w:val="Normal"/>
        <w:overflowPunct w:val="false"/>
        <w:snapToGrid w:val="false"/>
        <w:ind w:endChars="0" w:end="0"/>
        <w:jc w:val="both"/>
        <w:rPr>
          <w:del w:id="2875" w:author="user" w:date="2019-10-22T14:49:00Z"/>
          <w:rFonts w:ascii="Times New Roman" w:hAnsi="Times New Roman" w:eastAsia="黑体" w:cs="Times New Roman"/>
          <w:sz w:val="44"/>
          <w:szCs w:val="44"/>
        </w:rPr>
      </w:pPr>
      <w:del w:id="2874" w:author="user" w:date="2019-10-22T14:49:00Z">
        <w:r>
          <w:rPr>
            <w:rFonts w:ascii="Times New Roman" w:hAnsi="Times New Roman" w:cs="Times New Roman" w:eastAsia="黑体"/>
            <w:sz w:val="44"/>
            <w:szCs w:val="44"/>
          </w:rPr>
          <w:delText>关于《无锡市人民代表大会常务委员会</w:delText>
        </w:r>
      </w:del>
    </w:p>
    <w:p>
      <w:pPr>
        <w:pStyle w:val="Normal"/>
        <w:overflowPunct w:val="false"/>
        <w:snapToGrid w:val="false"/>
        <w:ind w:endChars="0" w:end="0"/>
        <w:jc w:val="both"/>
        <w:rPr>
          <w:del w:id="2877" w:author="user" w:date="2019-10-22T14:49:00Z"/>
          <w:rFonts w:ascii="Times New Roman" w:hAnsi="Times New Roman" w:eastAsia="黑体" w:cs="Times New Roman"/>
          <w:sz w:val="44"/>
          <w:szCs w:val="44"/>
        </w:rPr>
      </w:pPr>
      <w:del w:id="2876" w:author="user" w:date="2019-10-22T14:49:00Z">
        <w:r>
          <w:rPr>
            <w:rFonts w:ascii="Times New Roman" w:hAnsi="Times New Roman" w:cs="Times New Roman" w:eastAsia="黑体"/>
            <w:sz w:val="44"/>
            <w:szCs w:val="44"/>
          </w:rPr>
          <w:delText>关于修改〈无锡市禁止燃放烟花爆竹条例〉</w:delText>
        </w:r>
      </w:del>
    </w:p>
    <w:p>
      <w:pPr>
        <w:pStyle w:val="Normal"/>
        <w:overflowPunct w:val="false"/>
        <w:snapToGrid w:val="false"/>
        <w:ind w:endChars="0" w:end="0"/>
        <w:jc w:val="both"/>
        <w:rPr>
          <w:del w:id="2879" w:author="user" w:date="2019-10-22T14:49:00Z"/>
          <w:rFonts w:ascii="Times New Roman" w:hAnsi="Times New Roman" w:eastAsia="黑体" w:cs="Times New Roman"/>
          <w:sz w:val="44"/>
          <w:szCs w:val="44"/>
        </w:rPr>
      </w:pPr>
      <w:del w:id="2878" w:author="user" w:date="2019-10-22T14:49:00Z">
        <w:r>
          <w:rPr>
            <w:rFonts w:ascii="Times New Roman" w:hAnsi="Times New Roman" w:cs="Times New Roman" w:eastAsia="黑体"/>
            <w:sz w:val="44"/>
            <w:szCs w:val="44"/>
          </w:rPr>
          <w:delText>等五件地方性法规的决定》审议意见的报告</w:delText>
        </w:r>
      </w:del>
    </w:p>
    <w:p>
      <w:pPr>
        <w:pStyle w:val="Normal"/>
        <w:ind w:endChars="0" w:end="0"/>
        <w:rPr>
          <w:del w:id="2887" w:author="user" w:date="2019-10-22T14:49:00Z"/>
          <w:rFonts w:ascii="Times New Roman" w:hAnsi="Times New Roman" w:cs="Times New Roman"/>
          <w:kern w:val="0"/>
        </w:rPr>
      </w:pPr>
      <w:del w:id="2880" w:author="user" w:date="2019-10-22T14:49:00Z">
        <w:r>
          <w:rPr>
            <w:rFonts w:cs="Times New Roman" w:ascii="Times New Roman" w:hAnsi="Times New Roman"/>
            <w:kern w:val="0"/>
          </w:rPr>
          <w:delText>——</w:delText>
        </w:r>
      </w:del>
      <w:del w:id="2881" w:author="user" w:date="2019-10-22T14:49:00Z">
        <w:r>
          <w:rPr>
            <w:rFonts w:cs="Times New Roman" w:ascii="Times New Roman" w:hAnsi="Times New Roman"/>
            <w:kern w:val="0"/>
          </w:rPr>
          <w:delText>2019</w:delText>
        </w:r>
      </w:del>
      <w:del w:id="2882" w:author="user" w:date="2019-10-22T14:49:00Z">
        <w:r>
          <w:rPr>
            <w:rFonts w:ascii="Times New Roman" w:hAnsi="Times New Roman" w:cs="Times New Roman"/>
            <w:kern w:val="0"/>
          </w:rPr>
          <w:delText>年</w:delText>
        </w:r>
      </w:del>
      <w:del w:id="2883" w:author="user" w:date="2019-10-22T14:49:00Z">
        <w:r>
          <w:rPr>
            <w:rFonts w:cs="Times New Roman" w:ascii="Times New Roman" w:hAnsi="Times New Roman"/>
            <w:kern w:val="0"/>
          </w:rPr>
          <w:delText>9</w:delText>
        </w:r>
      </w:del>
      <w:del w:id="2884" w:author="user" w:date="2019-10-22T14:49:00Z">
        <w:r>
          <w:rPr>
            <w:rFonts w:ascii="Times New Roman" w:hAnsi="Times New Roman" w:cs="Times New Roman"/>
            <w:kern w:val="0"/>
          </w:rPr>
          <w:delText>月</w:delText>
        </w:r>
      </w:del>
      <w:del w:id="2885" w:author="user" w:date="2019-10-22T14:49:00Z">
        <w:r>
          <w:rPr>
            <w:rFonts w:cs="Times New Roman" w:ascii="Times New Roman" w:hAnsi="Times New Roman"/>
            <w:kern w:val="0"/>
          </w:rPr>
          <w:delText>24</w:delText>
        </w:r>
      </w:del>
      <w:del w:id="2886" w:author="user" w:date="2019-10-22T14:49:00Z">
        <w:r>
          <w:rPr>
            <w:rFonts w:ascii="Times New Roman" w:hAnsi="Times New Roman" w:cs="Times New Roman"/>
            <w:kern w:val="0"/>
          </w:rPr>
          <w:delText>日在省十三届人大常委会第十一次会议上</w:delText>
        </w:r>
      </w:del>
    </w:p>
    <w:p>
      <w:pPr>
        <w:pStyle w:val="Normal"/>
        <w:ind w:endChars="0" w:end="0"/>
        <w:rPr>
          <w:del w:id="2889" w:author="user" w:date="2019-10-22T14:49:00Z"/>
          <w:rFonts w:ascii="Times New Roman" w:hAnsi="Times New Roman" w:cs="Times New Roman"/>
          <w:kern w:val="0"/>
        </w:rPr>
      </w:pPr>
      <w:del w:id="2888" w:author="user" w:date="2019-10-22T14:49:00Z">
        <w:r>
          <w:rPr>
            <w:rFonts w:ascii="Times New Roman" w:hAnsi="Times New Roman" w:cs="Times New Roman"/>
            <w:kern w:val="0"/>
          </w:rPr>
          <w:delText>省人大法制委员会</w:delText>
        </w:r>
      </w:del>
    </w:p>
    <w:p>
      <w:pPr>
        <w:pStyle w:val="Normal"/>
        <w:overflowPunct w:val="false"/>
        <w:snapToGrid w:val="false"/>
        <w:ind w:endChars="0" w:end="0"/>
        <w:rPr>
          <w:del w:id="2891" w:author="user" w:date="2019-10-22T14:49:00Z"/>
          <w:rFonts w:ascii="Times New Roman" w:hAnsi="Times New Roman" w:eastAsia="楷体_GB2312" w:cs="Times New Roman"/>
          <w:kern w:val="0"/>
          <w:szCs w:val="32"/>
        </w:rPr>
      </w:pPr>
      <w:del w:id="2890" w:author="user" w:date="2019-10-22T14:49:00Z">
        <w:r>
          <w:rPr>
            <w:rFonts w:eastAsia="楷体_GB2312" w:cs="Times New Roman" w:ascii="Times New Roman" w:hAnsi="Times New Roman"/>
            <w:kern w:val="0"/>
            <w:szCs w:val="32"/>
          </w:rPr>
        </w:r>
      </w:del>
    </w:p>
    <w:p>
      <w:pPr>
        <w:pStyle w:val="Normal"/>
        <w:overflowPunct w:val="false"/>
        <w:snapToGrid w:val="false"/>
        <w:ind w:endChars="0" w:end="0"/>
        <w:rPr>
          <w:del w:id="2893" w:author="user" w:date="2019-10-22T14:49:00Z"/>
          <w:rFonts w:ascii="Times New Roman" w:hAnsi="Times New Roman" w:eastAsia="黑体" w:cs="Times New Roman"/>
          <w:szCs w:val="32"/>
        </w:rPr>
      </w:pPr>
      <w:del w:id="2892" w:author="user" w:date="2019-10-22T14:49:00Z">
        <w:r>
          <w:rPr>
            <w:rFonts w:ascii="Times New Roman" w:hAnsi="Times New Roman" w:cs="Times New Roman" w:eastAsia="黑体"/>
            <w:szCs w:val="32"/>
          </w:rPr>
          <w:delText>主任、各位副主任、秘书长、各位委员：</w:delText>
        </w:r>
      </w:del>
    </w:p>
    <w:p>
      <w:pPr>
        <w:pStyle w:val="Normal"/>
        <w:overflowPunct w:val="false"/>
        <w:snapToGrid w:val="false"/>
        <w:ind w:endChars="0" w:end="0"/>
        <w:rPr>
          <w:del w:id="2900" w:author="user" w:date="2019-10-22T14:49:00Z"/>
          <w:rFonts w:ascii="Times New Roman" w:hAnsi="Times New Roman" w:cs="Times New Roman"/>
        </w:rPr>
      </w:pPr>
      <w:del w:id="2894" w:author="user" w:date="2019-10-22T14:49:00Z">
        <w:r>
          <w:rPr>
            <w:rFonts w:ascii="Times New Roman" w:hAnsi="Times New Roman" w:cs="Times New Roman"/>
            <w:kern w:val="0"/>
            <w:szCs w:val="32"/>
          </w:rPr>
          <w:delText>《无锡市人民代表大会常务委员会关于修改〈无锡市禁止燃放烟花爆竹条例〉等五件地方性法规的决定》（以下简称决定）已经无锡市第十六届人大常委会第二十一次会议通过，现报省人大常委会批准。省人大常委会法工委在该决定通过前进行了初步审查，征求了省编办、司法厅、公安厅、自然资源厅、生态环境厅、交通运输厅、农业农村厅、水利厅等有关单位和法制专业组代表、立法咨询专家的意见。在此基础上，法工委对本次报送的修正案草案和修改方案，以及五件地方性法规中未报送修改的其他全部条文，对照上位法进行了逐条审查，经集体研究后提出了修改意见和建议，无锡市人大常委会已作了相应修改。</w:delText>
        </w:r>
      </w:del>
      <w:del w:id="2895" w:author="user" w:date="2019-10-22T14:49:00Z">
        <w:r>
          <w:rPr>
            <w:rFonts w:cs="Times New Roman" w:ascii="Times New Roman" w:hAnsi="Times New Roman"/>
          </w:rPr>
          <w:delText>9</w:delText>
        </w:r>
      </w:del>
      <w:del w:id="2896" w:author="user" w:date="2019-10-22T14:49:00Z">
        <w:r>
          <w:rPr>
            <w:rFonts w:ascii="Times New Roman" w:hAnsi="Times New Roman" w:cs="Times New Roman"/>
          </w:rPr>
          <w:delText>月</w:delText>
        </w:r>
      </w:del>
      <w:del w:id="2897" w:author="user" w:date="2019-10-22T14:49:00Z">
        <w:r>
          <w:rPr>
            <w:rFonts w:cs="Times New Roman" w:ascii="Times New Roman" w:hAnsi="Times New Roman"/>
          </w:rPr>
          <w:delText>6</w:delText>
        </w:r>
      </w:del>
      <w:del w:id="2898" w:author="user" w:date="2019-10-22T14:49:00Z">
        <w:r>
          <w:rPr>
            <w:rFonts w:ascii="Times New Roman" w:hAnsi="Times New Roman" w:cs="Times New Roman"/>
          </w:rPr>
          <w:delText>日，</w:delText>
        </w:r>
      </w:del>
      <w:del w:id="2899" w:author="user" w:date="2019-10-22T14:49:00Z">
        <w:r>
          <w:rPr>
            <w:rFonts w:ascii="Times New Roman" w:hAnsi="Times New Roman" w:cs="Times New Roman"/>
            <w:spacing w:val="-6"/>
            <w:szCs w:val="32"/>
          </w:rPr>
          <w:delText>省人大法制委员会对该决定进行了审议，现将审议意见报告如下：</w:delText>
        </w:r>
      </w:del>
    </w:p>
    <w:p>
      <w:pPr>
        <w:pStyle w:val="Normal"/>
        <w:overflowPunct w:val="false"/>
        <w:ind w:endChars="0" w:end="0"/>
        <w:rPr>
          <w:del w:id="2903" w:author="user" w:date="2019-10-22T14:49:00Z"/>
          <w:rFonts w:ascii="Times New Roman" w:hAnsi="Times New Roman" w:cs="Times New Roman"/>
          <w:kern w:val="0"/>
          <w:szCs w:val="32"/>
        </w:rPr>
      </w:pPr>
      <w:del w:id="2901" w:author="user" w:date="2019-10-22T14:49:00Z">
        <w:r>
          <w:rPr>
            <w:rFonts w:ascii="Times New Roman" w:hAnsi="Times New Roman" w:cs="Times New Roman"/>
            <w:color w:val="000000"/>
            <w:szCs w:val="32"/>
          </w:rPr>
          <w:delText>按照全国人大常委会法工委和省人大常委会办公厅关于做好涉及生态文明建设、环境保护、大气污染防治地方性法规清理工作的要求，</w:delText>
        </w:r>
      </w:del>
      <w:del w:id="2902" w:author="user" w:date="2019-10-22T14:49:00Z">
        <w:r>
          <w:rPr>
            <w:rFonts w:ascii="Times New Roman" w:hAnsi="Times New Roman" w:cs="Times New Roman"/>
            <w:kern w:val="0"/>
            <w:szCs w:val="32"/>
          </w:rPr>
          <w:delText>无锡市人大常委会对相关地方性法规进行了清理，决定集中修改《无锡市禁止燃放烟花爆竹条例》《无锡市水资源节约利用条例》《无锡市河道管理条例》《无锡市城市绿化管理条例》《无锡市市容和环境卫生管理条例》等五件地方性法规。修改后的内容符合上位法的规定，明确、具体，操作性强。</w:delText>
        </w:r>
      </w:del>
    </w:p>
    <w:p>
      <w:pPr>
        <w:pStyle w:val="Normal"/>
        <w:overflowPunct w:val="false"/>
        <w:ind w:endChars="0" w:end="0"/>
        <w:rPr>
          <w:del w:id="2905" w:author="user" w:date="2019-10-22T14:49:00Z"/>
          <w:rFonts w:ascii="Times New Roman" w:hAnsi="Times New Roman" w:cs="Times New Roman"/>
          <w:kern w:val="0"/>
          <w:szCs w:val="32"/>
        </w:rPr>
      </w:pPr>
      <w:del w:id="2904" w:author="user" w:date="2019-10-22T14:49:00Z">
        <w:r>
          <w:rPr>
            <w:rFonts w:ascii="Times New Roman" w:hAnsi="Times New Roman" w:cs="Times New Roman"/>
            <w:kern w:val="0"/>
            <w:szCs w:val="32"/>
          </w:rPr>
          <w:delText>该决定同宪法、法律、行政法规和本省的地方性法规不相抵触，建议本次常委会会议审议批准。</w:delText>
        </w:r>
      </w:del>
    </w:p>
    <w:p>
      <w:pPr>
        <w:pStyle w:val="Normal"/>
        <w:overflowPunct w:val="false"/>
        <w:ind w:endChars="0" w:end="0"/>
        <w:rPr>
          <w:del w:id="2907" w:author="user" w:date="2019-10-22T14:49:00Z"/>
          <w:rFonts w:ascii="Times New Roman" w:hAnsi="Times New Roman" w:cs="Times New Roman"/>
          <w:kern w:val="0"/>
          <w:szCs w:val="32"/>
        </w:rPr>
      </w:pPr>
      <w:del w:id="2906" w:author="user" w:date="2019-10-22T14:49:00Z">
        <w:r>
          <w:rPr>
            <w:rFonts w:ascii="Times New Roman" w:hAnsi="Times New Roman" w:cs="Times New Roman"/>
            <w:kern w:val="0"/>
            <w:szCs w:val="32"/>
          </w:rPr>
          <w:delText>以上报告，请审议。</w:delText>
        </w:r>
      </w:del>
    </w:p>
    <w:p>
      <w:pPr>
        <w:pStyle w:val="Normal"/>
        <w:overflowPunct w:val="false"/>
        <w:ind w:endChars="0" w:end="0"/>
        <w:rPr>
          <w:del w:id="2909" w:author="user" w:date="2019-10-22T14:49:00Z"/>
          <w:rFonts w:ascii="Times New Roman" w:hAnsi="Times New Roman" w:cs="Times New Roman"/>
          <w:kern w:val="0"/>
          <w:szCs w:val="32"/>
        </w:rPr>
      </w:pPr>
      <w:del w:id="2908" w:author="user" w:date="2019-10-22T14:49:00Z">
        <w:r>
          <w:rPr>
            <w:rFonts w:cs="Times New Roman" w:ascii="Times New Roman" w:hAnsi="Times New Roman"/>
            <w:kern w:val="0"/>
            <w:szCs w:val="32"/>
          </w:rPr>
        </w:r>
      </w:del>
    </w:p>
    <w:p>
      <w:pPr>
        <w:pStyle w:val="Normal"/>
        <w:overflowPunct w:val="false"/>
        <w:snapToGrid w:val="false"/>
        <w:ind w:endChars="0" w:end="0"/>
        <w:rPr>
          <w:del w:id="2911" w:author="user" w:date="2019-10-22T14:49:00Z"/>
          <w:rFonts w:ascii="Times New Roman" w:hAnsi="Times New Roman" w:cs="Times New Roman"/>
          <w:kern w:val="0"/>
          <w:szCs w:val="32"/>
        </w:rPr>
      </w:pPr>
      <w:del w:id="2910" w:author="user" w:date="2019-10-22T14:49:00Z">
        <w:r>
          <w:rPr>
            <w:rFonts w:cs="Times New Roman" w:ascii="Times New Roman" w:hAnsi="Times New Roman"/>
            <w:kern w:val="0"/>
            <w:szCs w:val="32"/>
          </w:rPr>
        </w:r>
      </w:del>
    </w:p>
    <w:p>
      <w:pPr>
        <w:pStyle w:val="Normal"/>
        <w:overflowPunct w:val="false"/>
        <w:snapToGrid w:val="false"/>
        <w:ind w:endChars="0" w:end="0"/>
        <w:rPr>
          <w:del w:id="2913" w:author="user" w:date="2019-10-22T14:49:00Z"/>
          <w:rFonts w:ascii="Times New Roman" w:hAnsi="Times New Roman" w:cs="Times New Roman"/>
          <w:spacing w:val="-11"/>
          <w:kern w:val="0"/>
          <w:szCs w:val="32"/>
        </w:rPr>
      </w:pPr>
      <w:del w:id="2912" w:author="user" w:date="2019-10-22T14:49:00Z">
        <w:r>
          <w:rPr>
            <w:rFonts w:cs="Times New Roman" w:ascii="Times New Roman" w:hAnsi="Times New Roman"/>
            <w:spacing w:val="-11"/>
            <w:kern w:val="0"/>
            <w:szCs w:val="32"/>
          </w:rPr>
        </w:r>
      </w:del>
    </w:p>
    <w:p>
      <w:pPr>
        <w:pStyle w:val="Normal"/>
        <w:overflowPunct w:val="false"/>
        <w:snapToGrid w:val="false"/>
        <w:ind w:endChars="0" w:end="0"/>
        <w:rPr>
          <w:del w:id="2915" w:author="user" w:date="2019-10-22T14:49:00Z"/>
          <w:rFonts w:ascii="Times New Roman" w:hAnsi="Times New Roman" w:cs="Times New Roman"/>
          <w:spacing w:val="-11"/>
          <w:szCs w:val="32"/>
        </w:rPr>
      </w:pPr>
      <w:del w:id="2914" w:author="user" w:date="2019-10-22T14:49: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both"/>
        <w:rPr>
          <w:del w:id="2917" w:author="user" w:date="2019-10-22T14:49:00Z"/>
          <w:rFonts w:ascii="Times New Roman" w:hAnsi="Times New Roman" w:cs="Times New Roman"/>
          <w:spacing w:val="-11"/>
          <w:szCs w:val="32"/>
        </w:rPr>
      </w:pPr>
      <w:del w:id="2916" w:author="user" w:date="2019-10-22T14:49:00Z">
        <w:r>
          <w:rPr>
            <w:rFonts w:cs="Times New Roman" w:ascii="Times New Roman" w:hAnsi="Times New Roman"/>
            <w:spacing w:val="-11"/>
            <w:szCs w:val="32"/>
          </w:rPr>
        </w:r>
      </w:del>
    </w:p>
    <w:p>
      <w:pPr>
        <w:pStyle w:val="Normal"/>
        <w:widowControl w:val="false"/>
        <w:overflowPunct w:val="false"/>
        <w:bidi w:val="0"/>
        <w:snapToGrid w:val="false"/>
        <w:spacing w:lineRule="exact" w:line="590"/>
        <w:ind w:firstLineChars="200" w:startChars="0" w:start="0" w:endChars="0" w:end="0"/>
        <w:jc w:val="both"/>
        <w:rPr>
          <w:del w:id="2919" w:author="user" w:date="2019-10-22T14:49:00Z"/>
          <w:rFonts w:ascii="Times New Roman" w:hAnsi="Times New Roman" w:cs="Times New Roman"/>
          <w:szCs w:val="32"/>
        </w:rPr>
      </w:pPr>
      <w:del w:id="2918"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21" w:author="user" w:date="2019-10-22T14:49:00Z"/>
          <w:rFonts w:ascii="Times New Roman" w:hAnsi="Times New Roman" w:cs="Times New Roman"/>
          <w:szCs w:val="32"/>
        </w:rPr>
      </w:pPr>
      <w:del w:id="2920"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23" w:author="user" w:date="2019-10-22T14:49:00Z"/>
          <w:rFonts w:ascii="Times New Roman" w:hAnsi="Times New Roman" w:cs="Times New Roman"/>
          <w:szCs w:val="32"/>
        </w:rPr>
      </w:pPr>
      <w:del w:id="2922"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25" w:author="user" w:date="2019-10-22T14:49:00Z"/>
          <w:rFonts w:ascii="Times New Roman" w:hAnsi="Times New Roman" w:cs="Times New Roman"/>
          <w:szCs w:val="32"/>
        </w:rPr>
      </w:pPr>
      <w:del w:id="2924"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27" w:author="user" w:date="2019-10-22T14:49:00Z"/>
          <w:rFonts w:ascii="Times New Roman" w:hAnsi="Times New Roman" w:cs="Times New Roman"/>
          <w:szCs w:val="32"/>
        </w:rPr>
      </w:pPr>
      <w:del w:id="2926"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29" w:author="user" w:date="2019-10-22T14:49:00Z"/>
          <w:rFonts w:ascii="Times New Roman" w:hAnsi="Times New Roman" w:cs="Times New Roman"/>
          <w:szCs w:val="32"/>
        </w:rPr>
      </w:pPr>
      <w:del w:id="2928"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31" w:author="user" w:date="2019-10-22T14:49:00Z"/>
          <w:rFonts w:ascii="Times New Roman" w:hAnsi="Times New Roman" w:cs="Times New Roman"/>
          <w:szCs w:val="32"/>
        </w:rPr>
      </w:pPr>
      <w:del w:id="2930" w:author="user" w:date="2019-10-22T14:49:00Z">
        <w:r>
          <w:rPr>
            <w:rFonts w:cs="Times New Roman" w:ascii="Times New Roman" w:hAnsi="Times New Roman"/>
            <w:szCs w:val="32"/>
          </w:rPr>
        </w:r>
      </w:del>
      <w:r>
        <w:br w:type="page"/>
      </w:r>
    </w:p>
    <w:p>
      <w:pPr>
        <w:pStyle w:val="Normal"/>
        <w:widowControl w:val="false"/>
        <w:overflowPunct w:val="false"/>
        <w:bidi w:val="0"/>
        <w:snapToGrid w:val="false"/>
        <w:spacing w:lineRule="exact" w:line="590"/>
        <w:ind w:firstLineChars="200" w:startChars="0" w:start="0" w:endChars="0" w:end="0"/>
        <w:jc w:val="both"/>
        <w:rPr>
          <w:del w:id="2933" w:author="user" w:date="2019-10-22T14:49:00Z"/>
          <w:rFonts w:ascii="Times New Roman" w:hAnsi="Times New Roman" w:cs="Times New Roman"/>
          <w:szCs w:val="32"/>
        </w:rPr>
      </w:pPr>
      <w:del w:id="2932"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35" w:author="user" w:date="2019-10-22T14:49:00Z"/>
          <w:rFonts w:ascii="Times New Roman" w:hAnsi="Times New Roman" w:cs="Times New Roman"/>
          <w:szCs w:val="32"/>
        </w:rPr>
      </w:pPr>
      <w:del w:id="2934"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37" w:author="user" w:date="2019-10-22T14:49:00Z"/>
          <w:rFonts w:ascii="Times New Roman" w:hAnsi="Times New Roman" w:cs="Times New Roman"/>
          <w:szCs w:val="32"/>
        </w:rPr>
      </w:pPr>
      <w:del w:id="2936"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39" w:author="user" w:date="2019-10-22T14:49:00Z"/>
          <w:rFonts w:ascii="Times New Roman" w:hAnsi="Times New Roman" w:cs="Times New Roman"/>
          <w:szCs w:val="32"/>
        </w:rPr>
      </w:pPr>
      <w:del w:id="2938"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41" w:author="user" w:date="2019-10-22T14:49:00Z"/>
          <w:rFonts w:ascii="Times New Roman" w:hAnsi="Times New Roman" w:cs="Times New Roman"/>
          <w:szCs w:val="32"/>
        </w:rPr>
      </w:pPr>
      <w:del w:id="2940"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43" w:author="user" w:date="2019-10-22T14:49:00Z"/>
          <w:rFonts w:ascii="Times New Roman" w:hAnsi="Times New Roman" w:cs="Times New Roman"/>
          <w:szCs w:val="32"/>
        </w:rPr>
      </w:pPr>
      <w:del w:id="2942"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45" w:author="user" w:date="2019-10-22T14:49:00Z"/>
          <w:rFonts w:ascii="Times New Roman" w:hAnsi="Times New Roman" w:cs="Times New Roman"/>
          <w:szCs w:val="32"/>
        </w:rPr>
      </w:pPr>
      <w:del w:id="2944"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47" w:author="user" w:date="2019-10-22T14:49:00Z"/>
          <w:rFonts w:ascii="Times New Roman" w:hAnsi="Times New Roman" w:cs="Times New Roman"/>
          <w:szCs w:val="32"/>
        </w:rPr>
      </w:pPr>
      <w:del w:id="2946"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49" w:author="user" w:date="2019-10-22T14:49:00Z"/>
          <w:rFonts w:ascii="Times New Roman" w:hAnsi="Times New Roman" w:cs="Times New Roman"/>
          <w:szCs w:val="32"/>
        </w:rPr>
      </w:pPr>
      <w:del w:id="2948"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51" w:author="user" w:date="2019-10-22T14:49:00Z"/>
          <w:rFonts w:ascii="Times New Roman" w:hAnsi="Times New Roman" w:cs="Times New Roman"/>
          <w:szCs w:val="32"/>
        </w:rPr>
      </w:pPr>
      <w:del w:id="2950"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53" w:author="user" w:date="2019-10-22T14:49:00Z"/>
          <w:rFonts w:ascii="Times New Roman" w:hAnsi="Times New Roman" w:cs="Times New Roman"/>
          <w:szCs w:val="32"/>
        </w:rPr>
      </w:pPr>
      <w:del w:id="2952"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55" w:author="user" w:date="2019-10-22T14:49:00Z"/>
          <w:rFonts w:ascii="Times New Roman" w:hAnsi="Times New Roman" w:cs="Times New Roman"/>
          <w:szCs w:val="32"/>
        </w:rPr>
      </w:pPr>
      <w:del w:id="2954"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57" w:author="user" w:date="2019-10-22T14:49:00Z"/>
          <w:rFonts w:ascii="Times New Roman" w:hAnsi="Times New Roman" w:cs="Times New Roman"/>
          <w:szCs w:val="32"/>
        </w:rPr>
      </w:pPr>
      <w:del w:id="2956"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59" w:author="user" w:date="2019-10-22T14:49:00Z"/>
          <w:rFonts w:ascii="Times New Roman" w:hAnsi="Times New Roman" w:cs="Times New Roman"/>
          <w:szCs w:val="32"/>
        </w:rPr>
      </w:pPr>
      <w:del w:id="2958"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61" w:author="user" w:date="2019-10-22T14:49:00Z"/>
          <w:rFonts w:ascii="Times New Roman" w:hAnsi="Times New Roman" w:cs="Times New Roman"/>
          <w:szCs w:val="32"/>
        </w:rPr>
      </w:pPr>
      <w:del w:id="2960"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63" w:author="user" w:date="2019-10-22T14:49:00Z"/>
          <w:rFonts w:ascii="Times New Roman" w:hAnsi="Times New Roman" w:cs="Times New Roman"/>
          <w:szCs w:val="32"/>
        </w:rPr>
      </w:pPr>
      <w:del w:id="2962"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65" w:author="user" w:date="2019-10-22T14:49:00Z"/>
          <w:rFonts w:ascii="Times New Roman" w:hAnsi="Times New Roman" w:cs="Times New Roman"/>
          <w:szCs w:val="32"/>
        </w:rPr>
      </w:pPr>
      <w:del w:id="2964"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67" w:author="user" w:date="2019-10-22T14:49:00Z"/>
          <w:rFonts w:ascii="Times New Roman" w:hAnsi="Times New Roman" w:cs="Times New Roman"/>
          <w:szCs w:val="32"/>
        </w:rPr>
      </w:pPr>
      <w:del w:id="2966"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69" w:author="user" w:date="2019-10-22T14:49:00Z"/>
          <w:rFonts w:ascii="Times New Roman" w:hAnsi="Times New Roman" w:cs="Times New Roman"/>
          <w:szCs w:val="32"/>
        </w:rPr>
      </w:pPr>
      <w:del w:id="2968" w:author="user" w:date="2019-10-22T14:49:00Z">
        <w:r>
          <w:rPr>
            <w:rFonts w:cs="Times New Roman" w:ascii="Times New Roman" w:hAnsi="Times New Roman"/>
            <w:szCs w:val="32"/>
          </w:rPr>
        </w:r>
      </w:del>
    </w:p>
    <w:p>
      <w:pPr>
        <w:pStyle w:val="Normal"/>
        <w:widowControl w:val="false"/>
        <w:overflowPunct w:val="false"/>
        <w:bidi w:val="0"/>
        <w:snapToGrid w:val="false"/>
        <w:spacing w:lineRule="exact" w:line="590"/>
        <w:ind w:firstLineChars="200" w:startChars="0" w:start="0" w:endChars="0" w:end="0"/>
        <w:jc w:val="both"/>
        <w:rPr>
          <w:del w:id="2971" w:author="user" w:date="2019-10-22T14:49:00Z"/>
          <w:rFonts w:ascii="Times New Roman" w:hAnsi="Times New Roman" w:cs="Times New Roman"/>
          <w:szCs w:val="32"/>
        </w:rPr>
      </w:pPr>
      <w:del w:id="2970" w:author="user" w:date="2019-10-22T14:49:00Z">
        <w:r>
          <w:rPr>
            <w:rFonts w:cs="Times New Roman" w:ascii="Times New Roman" w:hAnsi="Times New Roman"/>
            <w:szCs w:val="32"/>
          </w:rPr>
        </w:r>
      </w:del>
    </w:p>
    <w:p>
      <w:pPr>
        <w:pStyle w:val="Normal"/>
        <w:spacing w:lineRule="exact" w:line="590"/>
        <w:ind w:firstLineChars="200" w:endChars="0" w:end="0"/>
        <w:rPr>
          <w:rFonts w:ascii="Times New Roman" w:hAnsi="Times New Roman" w:cs="Times New Roman"/>
          <w:szCs w:val="32"/>
        </w:rPr>
      </w:pPr>
      <w:r>
        <w:rPr>
          <w:rFonts w:cs="Times New Roman" w:ascii="Times New Roman" w:hAnsi="Times New Roman"/>
          <w:szCs w:val="32"/>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590"/>
              <w:ind w:endChars="0" w:end="0"/>
              <w:jc w:val="both"/>
              <w:textAlignment w:val="auto"/>
              <w:rPr>
                <w:rFonts w:ascii="Times New Roman" w:hAnsi="Times New Roman" w:cs="Times New Roman"/>
                <w:szCs w:val="32"/>
              </w:rPr>
            </w:pPr>
            <w:del w:id="2972" w:author="user" w:date="2019-10-22T14:49:00Z">
              <w:r>
                <w:rPr>
                  <w:rFonts w:ascii="Times New Roman" w:hAnsi="Times New Roman" w:cs="Times New Roman"/>
                  <w:szCs w:val="32"/>
                </w:rPr>
                <w:delText xml:space="preserve">江苏省人大常委会办公厅           </w:delText>
              </w:r>
            </w:del>
            <w:del w:id="2973" w:author="user" w:date="2019-10-22T14:49:00Z">
              <w:r>
                <w:rPr>
                  <w:rFonts w:cs="Times New Roman" w:ascii="Times New Roman" w:hAnsi="Times New Roman"/>
                  <w:szCs w:val="32"/>
                </w:rPr>
                <w:delText>2019</w:delText>
              </w:r>
            </w:del>
            <w:del w:id="2974" w:author="user" w:date="2019-10-22T14:49:00Z">
              <w:r>
                <w:rPr>
                  <w:rFonts w:ascii="Times New Roman" w:hAnsi="Times New Roman" w:cs="Times New Roman"/>
                  <w:szCs w:val="32"/>
                </w:rPr>
                <w:delText>年</w:delText>
              </w:r>
            </w:del>
            <w:del w:id="2975" w:author="user" w:date="2019-10-22T14:49:00Z">
              <w:r>
                <w:rPr>
                  <w:rFonts w:cs="Times New Roman" w:ascii="Times New Roman" w:hAnsi="Times New Roman"/>
                  <w:szCs w:val="32"/>
                </w:rPr>
                <w:delText>10</w:delText>
              </w:r>
            </w:del>
            <w:del w:id="2976" w:author="user" w:date="2019-10-22T14:49:00Z">
              <w:r>
                <w:rPr>
                  <w:rFonts w:ascii="Times New Roman" w:hAnsi="Times New Roman" w:cs="Times New Roman"/>
                  <w:szCs w:val="32"/>
                </w:rPr>
                <w:delText>月</w:delText>
              </w:r>
            </w:del>
            <w:del w:id="2977" w:author="user" w:date="2019-10-22T14:49:00Z">
              <w:r>
                <w:rPr>
                  <w:rFonts w:ascii="Times New Roman" w:hAnsi="Times New Roman" w:cs="Times New Roman"/>
                  <w:szCs w:val="32"/>
                </w:rPr>
                <w:delText xml:space="preserve">  </w:delText>
              </w:r>
            </w:del>
            <w:ins w:id="2978" w:author="吴正楠" w:date="2019-10-17T16:15:00Z">
              <w:del w:id="2979" w:author="user" w:date="2019-10-22T14:49:00Z">
                <w:r>
                  <w:rPr>
                    <w:rFonts w:cs="Times New Roman" w:ascii="Times New Roman" w:hAnsi="Times New Roman"/>
                    <w:szCs w:val="32"/>
                  </w:rPr>
                  <w:delText>17</w:delText>
                </w:r>
              </w:del>
            </w:ins>
            <w:del w:id="2980" w:author="user" w:date="2019-10-22T14:49:00Z">
              <w:r>
                <w:rPr>
                  <w:rFonts w:ascii="Times New Roman" w:hAnsi="Times New Roman" w:cs="Times New Roman"/>
                  <w:szCs w:val="32"/>
                </w:rPr>
                <w:delText>日印发</w:delText>
              </w:r>
            </w:del>
          </w:p>
        </w:tc>
      </w:tr>
    </w:tbl>
    <w:p>
      <w:pPr>
        <w:pStyle w:val="Normal"/>
        <w:spacing w:lineRule="exact" w:line="590"/>
        <w:ind w:firstLineChars="200" w:endChars="0" w:end="0"/>
        <w:rPr>
          <w:del w:id="2982" w:author="user" w:date="2019-10-22T14:49:00Z"/>
          <w:rFonts w:ascii="Times New Roman" w:hAnsi="Times New Roman" w:cs="Times New Roman"/>
        </w:rPr>
      </w:pPr>
      <w:del w:id="2981" w:author="user" w:date="2019-10-22T14:49:00Z">
        <w:r>
          <w:rPr>
            <w:rFonts w:cs="Times New Roman" w:ascii="Times New Roman" w:hAnsi="Times New Roman"/>
          </w:rPr>
        </w:r>
      </w:del>
    </w:p>
    <w:p>
      <w:pPr>
        <w:pStyle w:val="Normal"/>
        <w:spacing w:lineRule="exact" w:line="590"/>
        <w:ind w:endChars="0" w:end="0"/>
        <w:rPr>
          <w:del w:id="2984" w:author="user" w:date="2019-10-22T14:49:00Z"/>
          <w:rFonts w:ascii="Times New Roman" w:hAnsi="Times New Roman" w:cs="Times New Roman"/>
        </w:rPr>
      </w:pPr>
      <w:del w:id="2983" w:author="user" w:date="2019-10-22T14:49:00Z">
        <w:r>
          <w:rPr>
            <w:rFonts w:cs="Times New Roman" w:ascii="Times New Roman" w:hAnsi="Times New Roman"/>
          </w:rPr>
        </w:r>
      </w:del>
    </w:p>
    <w:p>
      <w:pPr>
        <w:pStyle w:val="Normal"/>
        <w:tabs>
          <w:tab w:val="clear" w:pos="425"/>
          <w:tab w:val="left" w:pos="7200" w:leader="none"/>
          <w:tab w:val="left" w:pos="7740" w:leader="none"/>
        </w:tabs>
        <w:spacing w:lineRule="exact" w:line="590"/>
        <w:ind w:endChars="0" w:end="0"/>
        <w:rPr>
          <w:del w:id="2986" w:author="user" w:date="2019-10-22T14:49:00Z"/>
          <w:rFonts w:ascii="Times New Roman" w:hAnsi="Times New Roman" w:eastAsia="宋体" w:cs="Times New Roman"/>
          <w:b/>
          <w:sz w:val="54"/>
          <w:szCs w:val="54"/>
        </w:rPr>
      </w:pPr>
      <w:del w:id="2985" w:author="user" w:date="2019-10-22T14:49: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rPr>
          <w:del w:id="2988" w:author="user" w:date="2019-10-22T14:49:00Z"/>
          <w:rFonts w:ascii="Times New Roman" w:hAnsi="Times New Roman" w:eastAsia="宋体" w:cs="Times New Roman"/>
          <w:b/>
          <w:sz w:val="54"/>
          <w:szCs w:val="54"/>
        </w:rPr>
      </w:pPr>
      <w:del w:id="2987" w:author="user" w:date="2019-10-22T14:49:00Z">
        <w:r>
          <w:rPr>
            <w:rFonts w:eastAsia="宋体" w:cs="Times New Roman" w:ascii="Times New Roman" w:hAnsi="Times New Roman"/>
            <w:b/>
            <w:sz w:val="54"/>
            <w:szCs w:val="54"/>
          </w:rPr>
        </w:r>
      </w:del>
    </w:p>
    <w:p>
      <w:pPr>
        <w:pStyle w:val="Normal"/>
        <w:tabs>
          <w:tab w:val="clear" w:pos="425"/>
          <w:tab w:val="left" w:pos="7200" w:leader="none"/>
          <w:tab w:val="left" w:pos="7740" w:leader="none"/>
        </w:tabs>
        <w:spacing w:lineRule="exact" w:line="59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4" behindDoc="0" locked="0" layoutInCell="0" allowOverlap="1">
              <wp:simplePos x="0" y="0"/>
              <wp:positionH relativeFrom="margin">
                <wp:align>outside</wp:align>
              </wp:positionH>
              <wp:positionV relativeFrom="paragraph">
                <wp:posOffset>635</wp:posOffset>
              </wp:positionV>
              <wp:extent cx="774700"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74700"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61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8" behindDoc="0" locked="0" layoutInCell="0" allowOverlap="1">
              <wp:simplePos x="0" y="0"/>
              <wp:positionH relativeFrom="margin">
                <wp:align>outside</wp:align>
              </wp:positionH>
              <wp:positionV relativeFrom="paragraph">
                <wp:posOffset>635</wp:posOffset>
              </wp:positionV>
              <wp:extent cx="7747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747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61pt;height:20pt;mso-wrap-distance-left:0pt;mso-wrap-distance-right:0pt;mso-wrap-distance-top:0pt;mso-wrap-distance-bottom:0pt;margin-top:0.05pt;mso-position-vertical-relative:text;margin-left:381.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bz-content1">
    <w:name w:val="bz-content1"/>
    <w:basedOn w:val="Style11"/>
    <w:qFormat/>
    <w:rPr>
      <w:strike w:val="false"/>
      <w:dstrike w:val="false"/>
      <w:sz w:val="20"/>
      <w:szCs w:val="20"/>
      <w:u w:val="none"/>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2018-06-27T14:51:00Z</cp:lastPrinted>
  <dcterms:modified xsi:type="dcterms:W3CDTF">2019-10-22T14:50:00Z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