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firstLineChars="0" w:firstLine="0" w:endChars="0" w:end="0"/>
        <w:rPr>
          <w:del w:id="1" w:author="user" w:date="2019-10-22T15:16:00Z"/>
          <w:rFonts w:ascii="Times New Roman" w:hAnsi="Times New Roman" w:eastAsia="宋体" w:cs="Times New Roman"/>
          <w:b/>
          <w:color w:val="FF0000"/>
          <w:sz w:val="54"/>
          <w:szCs w:val="54"/>
        </w:rPr>
      </w:pPr>
      <w:del w:id="0" w:author="user" w:date="2019-10-22T15:16:00Z">
        <w:r>
          <w:rPr>
            <w:rFonts w:eastAsia="宋体" w:cs="Times New Roman" w:ascii="Times New Roman" w:hAnsi="Times New Roman"/>
            <w:b/>
            <w:color w:val="FF0000"/>
            <w:sz w:val="54"/>
            <w:szCs w:val="54"/>
          </w:rPr>
        </w:r>
      </w:del>
    </w:p>
    <w:p>
      <w:pPr>
        <w:pStyle w:val="Normal"/>
        <w:ind w:firstLineChars="0" w:firstLine="0" w:endChars="0" w:end="0"/>
        <w:jc w:val="center"/>
        <w:rPr>
          <w:del w:id="3" w:author="user" w:date="2019-10-22T15:16:00Z"/>
          <w:rFonts w:ascii="Times New Roman" w:hAnsi="Times New Roman" w:eastAsia="宋体" w:cs="Times New Roman"/>
          <w:b/>
          <w:color w:val="FF0000"/>
          <w:sz w:val="54"/>
          <w:szCs w:val="54"/>
        </w:rPr>
      </w:pPr>
      <w:del w:id="2" w:author="user" w:date="2019-10-22T15:16:00Z">
        <w:r>
          <w:rPr>
            <w:rFonts w:eastAsia="宋体" w:cs="Times New Roman" w:ascii="Times New Roman" w:hAnsi="Times New Roman"/>
            <w:b/>
            <w:color w:val="FF0000"/>
            <w:sz w:val="54"/>
            <w:szCs w:val="54"/>
          </w:rPr>
        </w:r>
      </w:del>
    </w:p>
    <w:p>
      <w:pPr>
        <w:pStyle w:val="Normal"/>
        <w:ind w:firstLineChars="0" w:firstLine="0" w:endChars="0" w:end="0"/>
        <w:jc w:val="center"/>
        <w:rPr>
          <w:del w:id="5" w:author="user" w:date="2019-10-22T15:16:00Z"/>
          <w:rFonts w:ascii="Times New Roman" w:hAnsi="Times New Roman" w:eastAsia="宋体" w:cs="Times New Roman"/>
          <w:b/>
          <w:color w:val="FF0000"/>
          <w:sz w:val="54"/>
          <w:szCs w:val="54"/>
        </w:rPr>
      </w:pPr>
      <w:del w:id="4" w:author="user" w:date="2019-10-22T15:16:00Z">
        <w:r>
          <w:rPr>
            <w:rFonts w:ascii="Times New Roman" w:hAnsi="Times New Roman" w:cs="Times New Roman" w:eastAsia="宋体"/>
            <w:b/>
            <w:color w:val="FF0000"/>
            <w:sz w:val="54"/>
            <w:szCs w:val="54"/>
          </w:rPr>
          <w:delText>江苏省人民代表大会常务委员会</w:delText>
        </w:r>
      </w:del>
    </w:p>
    <w:p>
      <w:pPr>
        <w:pStyle w:val="Normal"/>
        <w:ind w:firstLineChars="0" w:firstLine="0" w:endChars="0" w:end="0"/>
        <w:rPr>
          <w:del w:id="7" w:author="user" w:date="2019-10-22T15:16:00Z"/>
          <w:rFonts w:ascii="Times New Roman" w:hAnsi="Times New Roman" w:eastAsia="宋体" w:cs="Times New Roman"/>
          <w:b/>
          <w:color w:val="FF0000"/>
          <w:sz w:val="54"/>
          <w:szCs w:val="32"/>
        </w:rPr>
      </w:pPr>
      <w:del w:id="6" w:author="user" w:date="2019-10-22T15:16:00Z">
        <w:r>
          <w:rPr>
            <w:rFonts w:eastAsia="宋体" w:cs="Times New Roman" w:ascii="Times New Roman" w:hAnsi="Times New Roman"/>
            <w:b/>
            <w:color w:val="FF0000"/>
            <w:sz w:val="54"/>
            <w:szCs w:val="32"/>
          </w:rPr>
        </w:r>
      </w:del>
    </w:p>
    <w:p>
      <w:pPr>
        <w:pStyle w:val="Normal"/>
        <w:ind w:firstLineChars="0" w:firstLine="0" w:endChars="0" w:end="0"/>
        <w:rPr>
          <w:del w:id="9" w:author="user" w:date="2019-10-22T15:16:00Z"/>
          <w:rFonts w:ascii="Times New Roman" w:hAnsi="Times New Roman" w:eastAsia="方正仿宋简体" w:cs="Times New Roman"/>
          <w:sz w:val="28"/>
          <w:szCs w:val="32"/>
        </w:rPr>
      </w:pPr>
      <w:del w:id="8" w:author="user" w:date="2019-10-22T15:16:00Z">
        <w:r>
          <w:rPr>
            <w:rFonts w:eastAsia="方正仿宋简体" w:cs="Times New Roman" w:ascii="Times New Roman" w:hAnsi="Times New Roman"/>
            <w:sz w:val="28"/>
            <w:szCs w:val="32"/>
          </w:rPr>
        </w:r>
      </w:del>
    </w:p>
    <w:p>
      <w:pPr>
        <w:pStyle w:val="Normal"/>
        <w:spacing w:before="240" w:after="0"/>
        <w:ind w:firstLineChars="0" w:firstLine="0" w:endChars="0" w:end="0"/>
        <w:jc w:val="center"/>
        <w:rPr>
          <w:del w:id="16" w:author="user" w:date="2019-10-22T15:16:00Z"/>
          <w:rFonts w:ascii="Times New Roman" w:hAnsi="Times New Roman" w:cs="Times New Roman"/>
          <w:szCs w:val="32"/>
        </w:rPr>
      </w:pPr>
      <w:del w:id="10" w:author="user" w:date="2019-10-22T15:16:00Z">
        <w:r>
          <w:rPr>
            <w:rFonts w:ascii="Times New Roman" w:hAnsi="Times New Roman" w:cs="Times New Roman"/>
            <w:szCs w:val="32"/>
          </w:rPr>
          <w:delText>苏常备〔</w:delText>
        </w:r>
      </w:del>
      <w:del w:id="11" w:author="user" w:date="2019-10-22T15:16:00Z">
        <w:r>
          <w:rPr>
            <w:rFonts w:cs="Times New Roman" w:ascii="Times New Roman" w:hAnsi="Times New Roman"/>
            <w:szCs w:val="32"/>
          </w:rPr>
          <w:delText>2019</w:delText>
        </w:r>
      </w:del>
      <w:del w:id="12" w:author="user" w:date="2019-10-22T15:16:00Z">
        <w:r>
          <w:rPr>
            <w:rFonts w:ascii="Times New Roman" w:hAnsi="Times New Roman" w:cs="Times New Roman"/>
            <w:szCs w:val="32"/>
          </w:rPr>
          <w:delText>〕</w:delText>
        </w:r>
      </w:del>
      <w:ins w:id="13" w:author="吴正楠" w:date="2019-10-17T16:18:00Z">
        <w:del w:id="14" w:author="user" w:date="2019-10-22T15:16:00Z">
          <w:r>
            <w:rPr>
              <w:rFonts w:cs="Times New Roman" w:ascii="Times New Roman" w:hAnsi="Times New Roman"/>
              <w:szCs w:val="32"/>
            </w:rPr>
            <w:delText>42</w:delText>
          </w:r>
        </w:del>
      </w:ins>
      <w:del w:id="15" w:author="user" w:date="2019-10-22T15:16:00Z">
        <w:r>
          <w:rPr>
            <w:rFonts w:ascii="Times New Roman" w:hAnsi="Times New Roman" w:cs="Times New Roman"/>
            <w:szCs w:val="32"/>
          </w:rPr>
          <w:delText>号</w:delText>
        </w:r>
      </w:del>
    </w:p>
    <w:p>
      <w:pPr>
        <w:pStyle w:val="Normal"/>
        <w:widowControl w:val="false"/>
        <w:overflowPunct w:val="false"/>
        <w:bidi w:val="0"/>
        <w:snapToGrid w:val="false"/>
        <w:spacing w:lineRule="exact" w:line="590" w:before="240" w:after="0"/>
        <w:ind w:firstLineChars="0" w:firstLine="0" w:startChars="0" w:start="0" w:endChars="0" w:end="0"/>
        <w:jc w:val="center"/>
        <w:rPr>
          <w:rFonts w:ascii="Times New Roman" w:hAnsi="Times New Roman" w:eastAsia="方正小标宋简体" w:cs="Times New Roman"/>
          <w:w w:val="90"/>
          <w:sz w:val="18"/>
          <w:szCs w:val="18"/>
        </w:rPr>
      </w:pPr>
      <w:r>
        <w:rPr>
          <w:rFonts w:eastAsia="方正小标宋简体" w:cs="Times New Roman" w:ascii="Times New Roman" w:hAnsi="Times New Roman"/>
          <w:w w:val="90"/>
          <w:sz w:val="18"/>
          <w:szCs w:val="18"/>
        </w:rPr>
      </w:r>
    </w:p>
    <w:tbl>
      <w:tblPr>
        <w:tblW w:w="8967" w:type="dxa"/>
        <w:jc w:val="start"/>
        <w:tblInd w:w="94" w:type="dxa"/>
        <w:tblLayout w:type="fixed"/>
        <w:tblCellMar>
          <w:top w:w="0" w:type="dxa"/>
          <w:start w:w="108" w:type="dxa"/>
          <w:bottom w:w="0" w:type="dxa"/>
          <w:end w:w="108" w:type="dxa"/>
        </w:tblCellMar>
      </w:tblPr>
      <w:tblGrid>
        <w:gridCol w:w="8967"/>
      </w:tblGrid>
      <w:tr>
        <w:trPr>
          <w:trHeight w:val="165" w:hRule="atLeast"/>
        </w:trPr>
        <w:tc>
          <w:tcPr>
            <w:tcW w:w="8967" w:type="dxa"/>
            <w:tcBorders>
              <w:top w:val="single" w:sz="12" w:space="0" w:color="FF0000"/>
            </w:tcBorders>
          </w:tcPr>
          <w:p>
            <w:pPr>
              <w:pStyle w:val="Normal"/>
              <w:ind w:firstLineChars="0" w:firstLine="0" w:endChars="0" w:end="0"/>
              <w:jc w:val="center"/>
              <w:rPr>
                <w:del w:id="18" w:author="user" w:date="2019-10-22T15:16:00Z"/>
                <w:rFonts w:ascii="Times New Roman" w:hAnsi="Times New Roman" w:eastAsia="方正小标宋简体" w:cs="Times New Roman"/>
                <w:w w:val="90"/>
              </w:rPr>
            </w:pPr>
            <w:del w:id="17" w:author="user" w:date="2019-10-22T15:16:00Z">
              <w:r>
                <w:rPr>
                  <w:rFonts w:eastAsia="方正小标宋简体" w:cs="Times New Roman" w:ascii="Times New Roman" w:hAnsi="Times New Roman"/>
                  <w:w w:val="90"/>
                </w:rPr>
              </w:r>
            </w:del>
          </w:p>
          <w:p>
            <w:pPr>
              <w:pStyle w:val="Normal"/>
              <w:ind w:firstLineChars="0" w:firstLine="0" w:endChars="0" w:end="0"/>
              <w:jc w:val="center"/>
              <w:rPr>
                <w:rFonts w:ascii="Times New Roman" w:hAnsi="Times New Roman" w:eastAsia="方正小标宋简体" w:cs="Times New Roman"/>
                <w:w w:val="90"/>
              </w:rPr>
            </w:pPr>
            <w:r>
              <w:rPr>
                <w:rFonts w:eastAsia="方正小标宋简体" w:cs="Times New Roman" w:ascii="Times New Roman" w:hAnsi="Times New Roman"/>
                <w:w w:val="90"/>
              </w:rPr>
            </w:r>
          </w:p>
        </w:tc>
      </w:tr>
    </w:tbl>
    <w:p>
      <w:pPr>
        <w:pStyle w:val="1"/>
        <w:spacing w:lineRule="exact" w:line="590"/>
        <w:rPr>
          <w:del w:id="20" w:author="user" w:date="2019-10-22T15:16:00Z"/>
          <w:rFonts w:ascii="Times New Roman" w:hAnsi="Times New Roman" w:eastAsia="宋体" w:cs="Times New Roman"/>
          <w:color w:val="000000"/>
        </w:rPr>
      </w:pPr>
      <w:del w:id="19" w:author="user" w:date="2019-10-22T15:16:00Z">
        <w:r>
          <w:rPr>
            <w:rFonts w:ascii="Times New Roman" w:hAnsi="Times New Roman" w:cs="Times New Roman" w:eastAsia="宋体"/>
            <w:color w:val="000000"/>
          </w:rPr>
          <w:delText>备  案  报  告</w:delText>
        </w:r>
      </w:del>
    </w:p>
    <w:p>
      <w:pPr>
        <w:pStyle w:val="1"/>
        <w:spacing w:lineRule="exact" w:line="590"/>
        <w:jc w:val="both"/>
        <w:rPr>
          <w:del w:id="22" w:author="user" w:date="2019-10-22T15:16:00Z"/>
          <w:rFonts w:ascii="Times New Roman" w:hAnsi="Times New Roman" w:eastAsia="仿宋_GB2312" w:cs="Times New Roman"/>
          <w:color w:val="000000"/>
          <w:sz w:val="32"/>
        </w:rPr>
      </w:pPr>
      <w:del w:id="21" w:author="user" w:date="2019-10-22T15:16:00Z">
        <w:r>
          <w:rPr>
            <w:rFonts w:eastAsia="仿宋_GB2312" w:cs="Times New Roman" w:ascii="Times New Roman" w:hAnsi="Times New Roman"/>
            <w:color w:val="000000"/>
            <w:sz w:val="32"/>
          </w:rPr>
        </w:r>
      </w:del>
    </w:p>
    <w:p>
      <w:pPr>
        <w:pStyle w:val="Normal"/>
        <w:ind w:firstLineChars="0" w:firstLine="0" w:endChars="0" w:end="0"/>
        <w:rPr>
          <w:del w:id="24" w:author="user" w:date="2019-10-22T15:16:00Z"/>
          <w:rFonts w:ascii="Times New Roman" w:hAnsi="Times New Roman" w:cs="Times New Roman"/>
        </w:rPr>
      </w:pPr>
      <w:del w:id="23" w:author="user" w:date="2019-10-22T15:16:00Z">
        <w:r>
          <w:rPr>
            <w:rFonts w:ascii="Times New Roman" w:hAnsi="Times New Roman" w:cs="Times New Roman"/>
          </w:rPr>
          <w:delText>全国人民代表大会常务委员会、国务院：</w:delText>
        </w:r>
      </w:del>
    </w:p>
    <w:p>
      <w:pPr>
        <w:pStyle w:val="1"/>
        <w:spacing w:lineRule="exact" w:line="590"/>
        <w:ind w:firstLineChars="200" w:endChars="0" w:end="0"/>
        <w:jc w:val="both"/>
        <w:rPr>
          <w:del w:id="32" w:author="user" w:date="2019-10-22T15:16:00Z"/>
          <w:rFonts w:ascii="Times New Roman" w:hAnsi="Times New Roman" w:cs="Times New Roman"/>
        </w:rPr>
      </w:pPr>
      <w:del w:id="25" w:author="user" w:date="2019-10-22T15:16:00Z">
        <w:r>
          <w:rPr>
            <w:rFonts w:ascii="Times New Roman" w:hAnsi="Times New Roman" w:cs="Times New Roman" w:eastAsia="仿宋_GB2312"/>
            <w:sz w:val="32"/>
          </w:rPr>
          <w:delText>《南通市城市绿化管理条例》已由江苏省第十三届人民代表大会常务委员会第十一次会议于</w:delText>
        </w:r>
      </w:del>
      <w:del w:id="26" w:author="user" w:date="2019-10-22T15:16:00Z">
        <w:r>
          <w:rPr>
            <w:rFonts w:eastAsia="仿宋_GB2312" w:cs="Times New Roman" w:ascii="Times New Roman" w:hAnsi="Times New Roman"/>
            <w:sz w:val="32"/>
          </w:rPr>
          <w:delText>2019</w:delText>
        </w:r>
      </w:del>
      <w:del w:id="27" w:author="user" w:date="2019-10-22T15:16:00Z">
        <w:r>
          <w:rPr>
            <w:rFonts w:ascii="Times New Roman" w:hAnsi="Times New Roman" w:cs="Times New Roman" w:eastAsia="仿宋_GB2312"/>
            <w:sz w:val="32"/>
          </w:rPr>
          <w:delText>年</w:delText>
        </w:r>
      </w:del>
      <w:del w:id="28" w:author="user" w:date="2019-10-22T15:16:00Z">
        <w:r>
          <w:rPr>
            <w:rFonts w:cs="Times New Roman" w:ascii="Times New Roman" w:hAnsi="Times New Roman"/>
            <w:sz w:val="32"/>
          </w:rPr>
          <w:delText>9</w:delText>
        </w:r>
      </w:del>
      <w:del w:id="29" w:author="user" w:date="2019-10-22T15:16:00Z">
        <w:r>
          <w:rPr>
            <w:rFonts w:ascii="Times New Roman" w:hAnsi="Times New Roman" w:cs="Times New Roman" w:eastAsia="仿宋_GB2312"/>
            <w:sz w:val="32"/>
          </w:rPr>
          <w:delText>月</w:delText>
        </w:r>
      </w:del>
      <w:del w:id="30" w:author="user" w:date="2019-10-22T15:16:00Z">
        <w:r>
          <w:rPr>
            <w:rFonts w:cs="Times New Roman" w:ascii="Times New Roman" w:hAnsi="Times New Roman"/>
            <w:sz w:val="32"/>
          </w:rPr>
          <w:delText>27</w:delText>
        </w:r>
      </w:del>
      <w:del w:id="31" w:author="user" w:date="2019-10-22T15:16:00Z">
        <w:r>
          <w:rPr>
            <w:rFonts w:ascii="Times New Roman" w:hAnsi="Times New Roman" w:cs="Times New Roman" w:eastAsia="仿宋_GB2312"/>
            <w:sz w:val="32"/>
          </w:rPr>
          <w:delText>日批准，现报请备案。</w:delText>
        </w:r>
      </w:del>
    </w:p>
    <w:p>
      <w:pPr>
        <w:pStyle w:val="Normal"/>
        <w:ind w:endChars="0" w:end="0"/>
        <w:rPr>
          <w:del w:id="34" w:author="user" w:date="2019-10-22T15:16:00Z"/>
          <w:rFonts w:ascii="Times New Roman" w:hAnsi="Times New Roman" w:cs="Times New Roman"/>
        </w:rPr>
      </w:pPr>
      <w:del w:id="33" w:author="user" w:date="2019-10-22T15:16:00Z">
        <w:r>
          <w:rPr>
            <w:rFonts w:cs="Times New Roman" w:ascii="Times New Roman" w:hAnsi="Times New Roman"/>
          </w:rPr>
        </w:r>
      </w:del>
    </w:p>
    <w:p>
      <w:pPr>
        <w:pStyle w:val="Normal"/>
        <w:ind w:endChars="0" w:end="0"/>
        <w:rPr>
          <w:del w:id="36" w:author="user" w:date="2019-10-22T15:16:00Z"/>
          <w:rFonts w:ascii="Times New Roman" w:hAnsi="Times New Roman" w:cs="Times New Roman"/>
        </w:rPr>
      </w:pPr>
      <w:del w:id="35" w:author="user" w:date="2019-10-22T15:16:00Z">
        <w:r>
          <w:rPr>
            <w:rFonts w:cs="Times New Roman" w:ascii="Times New Roman" w:hAnsi="Times New Roman"/>
          </w:rPr>
        </w:r>
      </w:del>
    </w:p>
    <w:p>
      <w:pPr>
        <w:pStyle w:val="Normal"/>
        <w:ind w:firstLineChars="0" w:firstLine="0" w:endChars="200"/>
        <w:jc w:val="end"/>
        <w:rPr>
          <w:del w:id="38" w:author="user" w:date="2019-10-22T15:16:00Z"/>
          <w:rFonts w:ascii="Times New Roman" w:hAnsi="Times New Roman" w:cs="Times New Roman"/>
        </w:rPr>
      </w:pPr>
      <w:del w:id="37" w:author="user" w:date="2019-10-22T15:16:00Z">
        <w:r>
          <w:rPr>
            <w:rFonts w:ascii="Times New Roman" w:hAnsi="Times New Roman" w:cs="Times New Roman"/>
          </w:rPr>
          <w:delText>江苏省人民代表大会常务委员会</w:delText>
        </w:r>
      </w:del>
    </w:p>
    <w:p>
      <w:pPr>
        <w:pStyle w:val="Normal"/>
        <w:ind w:firstLineChars="0" w:firstLine="0" w:endChars="200"/>
        <w:rPr>
          <w:del w:id="48" w:author="user" w:date="2019-10-22T15:16:00Z"/>
          <w:rFonts w:ascii="Times New Roman" w:hAnsi="Times New Roman" w:cs="Times New Roman"/>
        </w:rPr>
      </w:pPr>
      <w:del w:id="39" w:author="user" w:date="2019-10-22T15:16:00Z">
        <w:r>
          <w:rPr>
            <w:rFonts w:ascii="Times New Roman" w:hAnsi="Times New Roman" w:cs="Times New Roman"/>
          </w:rPr>
          <w:delText xml:space="preserve">　　　　　　　　　　　　　　  </w:delText>
        </w:r>
      </w:del>
      <w:del w:id="40" w:author="user" w:date="2019-10-22T15:16:00Z">
        <w:r>
          <w:rPr>
            <w:rFonts w:cs="Times New Roman" w:ascii="Times New Roman" w:hAnsi="Times New Roman"/>
          </w:rPr>
          <w:delText>2019</w:delText>
        </w:r>
      </w:del>
      <w:del w:id="41" w:author="user" w:date="2019-10-22T15:16:00Z">
        <w:r>
          <w:rPr>
            <w:rFonts w:ascii="Times New Roman" w:hAnsi="Times New Roman" w:cs="Times New Roman"/>
          </w:rPr>
          <w:delText>年</w:delText>
        </w:r>
      </w:del>
      <w:del w:id="42" w:author="user" w:date="2019-10-22T15:16:00Z">
        <w:r>
          <w:rPr>
            <w:rFonts w:cs="Times New Roman" w:ascii="Times New Roman" w:hAnsi="Times New Roman"/>
          </w:rPr>
          <w:delText>10</w:delText>
        </w:r>
      </w:del>
      <w:del w:id="43" w:author="user" w:date="2019-10-22T15:16:00Z">
        <w:r>
          <w:rPr>
            <w:rFonts w:ascii="Times New Roman" w:hAnsi="Times New Roman" w:cs="Times New Roman"/>
          </w:rPr>
          <w:delText>月</w:delText>
        </w:r>
      </w:del>
      <w:del w:id="44" w:author="user" w:date="2019-10-22T15:16:00Z">
        <w:r>
          <w:rPr>
            <w:rFonts w:ascii="Times New Roman" w:hAnsi="Times New Roman" w:cs="Times New Roman"/>
          </w:rPr>
          <w:delText xml:space="preserve"> </w:delText>
        </w:r>
      </w:del>
      <w:ins w:id="45" w:author="吴正楠" w:date="2019-10-17T16:18:00Z">
        <w:del w:id="46" w:author="user" w:date="2019-10-22T15:16:00Z">
          <w:r>
            <w:rPr>
              <w:rFonts w:cs="Times New Roman" w:ascii="Times New Roman" w:hAnsi="Times New Roman"/>
            </w:rPr>
            <w:delText>17</w:delText>
          </w:r>
        </w:del>
      </w:ins>
      <w:del w:id="47" w:author="user" w:date="2019-10-22T15:16:00Z">
        <w:r>
          <w:rPr>
            <w:rFonts w:ascii="Times New Roman" w:hAnsi="Times New Roman" w:cs="Times New Roman"/>
          </w:rPr>
          <w:delText>日</w:delText>
        </w:r>
      </w:del>
    </w:p>
    <w:p>
      <w:pPr>
        <w:pStyle w:val="Normal"/>
        <w:widowControl w:val="false"/>
        <w:overflowPunct w:val="false"/>
        <w:bidi w:val="0"/>
        <w:snapToGrid w:val="false"/>
        <w:spacing w:lineRule="exact" w:line="590"/>
        <w:ind w:firstLineChars="0" w:firstLine="0" w:startChars="0" w:start="0" w:endChars="200"/>
        <w:jc w:val="both"/>
        <w:rPr>
          <w:del w:id="50" w:author="user" w:date="2019-10-22T15:16:00Z"/>
          <w:rFonts w:ascii="Times New Roman" w:hAnsi="Times New Roman" w:cs="Times New Roman"/>
        </w:rPr>
      </w:pPr>
      <w:del w:id="49" w:author="user" w:date="2019-10-22T15:16:00Z">
        <w:r>
          <w:rPr>
            <w:rFonts w:cs="Times New Roman" w:ascii="Times New Roman" w:hAnsi="Times New Roman"/>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52" w:author="user" w:date="2019-10-22T15:16:00Z"/>
          <w:rFonts w:ascii="Times New Roman" w:hAnsi="Times New Roman" w:cs="Times New Roman"/>
        </w:rPr>
      </w:pPr>
      <w:del w:id="51" w:author="user" w:date="2019-10-22T15:16:00Z">
        <w:r>
          <w:rPr>
            <w:rFonts w:cs="Times New Roman" w:ascii="Times New Roman" w:hAnsi="Times New Roman"/>
          </w:rPr>
          <w:delText xml:space="preserve"> </w:delText>
        </w:r>
      </w:del>
      <w:r>
        <w:br w:type="page"/>
      </w:r>
    </w:p>
    <w:p>
      <w:pPr>
        <w:pStyle w:val="Normal"/>
        <w:widowControl w:val="false"/>
        <w:overflowPunct w:val="false"/>
        <w:bidi w:val="0"/>
        <w:snapToGrid w:val="false"/>
        <w:spacing w:lineRule="exact" w:line="590"/>
        <w:ind w:firstLineChars="0" w:firstLine="0" w:startChars="0" w:start="0" w:endChars="200"/>
        <w:jc w:val="both"/>
        <w:rPr>
          <w:del w:id="54" w:author="user" w:date="2019-10-22T15:16:00Z"/>
          <w:rFonts w:ascii="Times New Roman" w:hAnsi="Times New Roman" w:eastAsia="方正大标宋简体;微软雅黑" w:cs="Times New Roman"/>
          <w:w w:val="70"/>
          <w:sz w:val="96"/>
          <w:szCs w:val="96"/>
        </w:rPr>
      </w:pPr>
      <w:del w:id="53" w:author="user" w:date="2019-10-22T15:16: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56" w:author="user" w:date="2019-10-22T15:16:00Z"/>
          <w:rFonts w:ascii="Times New Roman" w:hAnsi="Times New Roman" w:eastAsia="方正大标宋简体;微软雅黑" w:cs="Times New Roman"/>
          <w:w w:val="70"/>
          <w:sz w:val="96"/>
          <w:szCs w:val="96"/>
        </w:rPr>
      </w:pPr>
      <w:del w:id="55" w:author="user" w:date="2019-10-22T15:16: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58" w:author="user" w:date="2019-10-22T15:16:00Z"/>
          <w:rFonts w:ascii="Times New Roman" w:hAnsi="Times New Roman" w:eastAsia="宋体" w:cs="Times New Roman"/>
          <w:bCs/>
          <w:sz w:val="44"/>
          <w:szCs w:val="44"/>
        </w:rPr>
      </w:pPr>
      <w:del w:id="57" w:author="user" w:date="2019-10-22T15:16:00Z">
        <w:r>
          <w:rPr/>
          <w:delText>南通市第十五届人民代表大会常务委员会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60" w:author="user" w:date="2019-10-22T15:16:00Z"/>
          <w:rFonts w:ascii="Times New Roman" w:hAnsi="Times New Roman" w:eastAsia="宋体" w:cs="Times New Roman"/>
          <w:bCs/>
          <w:sz w:val="44"/>
          <w:szCs w:val="44"/>
        </w:rPr>
      </w:pPr>
      <w:del w:id="59" w:author="user" w:date="2019-10-22T15:16:00Z">
        <w:r>
          <w:rPr/>
          <w:delText>公    告</w:delText>
        </w:r>
      </w:del>
    </w:p>
    <w:p>
      <w:pPr>
        <w:pStyle w:val="Normal"/>
        <w:widowControl w:val="false"/>
        <w:overflowPunct w:val="false"/>
        <w:bidi w:val="0"/>
        <w:snapToGrid w:val="false"/>
        <w:spacing w:lineRule="exact" w:line="590"/>
        <w:ind w:firstLineChars="0" w:firstLine="0" w:startChars="0" w:start="0" w:endChars="200"/>
        <w:jc w:val="both"/>
        <w:rPr>
          <w:del w:id="62" w:author="user" w:date="2019-10-22T15:16:00Z"/>
          <w:rFonts w:ascii="Times New Roman" w:hAnsi="Times New Roman" w:eastAsia="宋体" w:cs="Times New Roman"/>
          <w:bCs/>
          <w:sz w:val="44"/>
          <w:szCs w:val="32"/>
        </w:rPr>
      </w:pPr>
      <w:del w:id="61" w:author="user" w:date="2019-10-22T15:16:00Z">
        <w:r>
          <w:rPr>
            <w:rFonts w:eastAsia="宋体" w:cs="Times New Roman" w:ascii="Times New Roman" w:hAnsi="Times New Roman"/>
            <w:bCs/>
            <w:sz w:val="44"/>
            <w:szCs w:val="32"/>
          </w:rPr>
        </w:r>
      </w:del>
    </w:p>
    <w:p>
      <w:pPr>
        <w:pStyle w:val="Normal"/>
        <w:widowControl w:val="false"/>
        <w:overflowPunct w:val="false"/>
        <w:bidi w:val="0"/>
        <w:snapToGrid w:val="false"/>
        <w:spacing w:lineRule="exact" w:line="590"/>
        <w:ind w:firstLineChars="0" w:firstLine="0" w:startChars="0" w:start="0" w:endChars="200"/>
        <w:jc w:val="both"/>
        <w:rPr>
          <w:del w:id="66" w:author="user" w:date="2019-10-22T15:16:00Z"/>
          <w:rFonts w:ascii="Times New Roman" w:hAnsi="Times New Roman" w:eastAsia="楷体_GB2312" w:cs="Times New Roman"/>
        </w:rPr>
      </w:pPr>
      <w:del w:id="63" w:author="user" w:date="2019-10-22T15:16:00Z">
        <w:r>
          <w:rPr>
            <w:rFonts w:ascii="Times New Roman" w:hAnsi="Times New Roman" w:cs="Times New Roman" w:eastAsia="楷体_GB2312"/>
          </w:rPr>
          <w:delText>第</w:delText>
        </w:r>
      </w:del>
      <w:del w:id="64" w:author="user" w:date="2019-10-22T15:16:00Z">
        <w:r>
          <w:rPr>
            <w:rFonts w:eastAsia="楷体_GB2312" w:cs="Times New Roman" w:ascii="Times New Roman" w:hAnsi="Times New Roman"/>
          </w:rPr>
          <w:delText>5</w:delText>
        </w:r>
      </w:del>
      <w:del w:id="65" w:author="user" w:date="2019-10-22T15:16:00Z">
        <w:r>
          <w:rPr>
            <w:rFonts w:ascii="Times New Roman" w:hAnsi="Times New Roman" w:cs="Times New Roman" w:eastAsia="楷体_GB2312"/>
          </w:rPr>
          <w:delText>号</w:delText>
        </w:r>
      </w:del>
    </w:p>
    <w:p>
      <w:pPr>
        <w:pStyle w:val="Normal"/>
        <w:widowControl w:val="false"/>
        <w:overflowPunct w:val="false"/>
        <w:bidi w:val="0"/>
        <w:snapToGrid w:val="false"/>
        <w:spacing w:lineRule="exact" w:line="590"/>
        <w:ind w:firstLineChars="0" w:firstLine="0" w:startChars="0" w:start="0" w:endChars="200"/>
        <w:jc w:val="both"/>
        <w:rPr>
          <w:del w:id="68" w:author="user" w:date="2019-10-22T15:16:00Z"/>
          <w:rFonts w:ascii="Times New Roman" w:hAnsi="Times New Roman" w:eastAsia="楷体_GB2312" w:cs="Times New Roman"/>
        </w:rPr>
      </w:pPr>
      <w:del w:id="67" w:author="user" w:date="2019-10-22T15:16:00Z">
        <w:r>
          <w:rPr>
            <w:rFonts w:eastAsia="楷体_GB2312"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88" w:author="user" w:date="2019-10-22T15:16:00Z"/>
          <w:rFonts w:ascii="Times New Roman" w:hAnsi="Times New Roman" w:cs="Times New Roman"/>
        </w:rPr>
      </w:pPr>
      <w:del w:id="69" w:author="user" w:date="2019-10-22T15:16:00Z">
        <w:r>
          <w:rPr>
            <w:rFonts w:ascii="Times New Roman" w:hAnsi="Times New Roman" w:cs="Times New Roman"/>
          </w:rPr>
          <w:delText>《南通市城市绿化管理条例》已由南通市第十五届人民代表大会常务委员会第二十四次会议于</w:delText>
        </w:r>
      </w:del>
      <w:del w:id="70" w:author="user" w:date="2019-10-22T15:16:00Z">
        <w:r>
          <w:rPr>
            <w:rFonts w:cs="Times New Roman" w:ascii="Times New Roman" w:hAnsi="Times New Roman"/>
          </w:rPr>
          <w:delText>2019</w:delText>
        </w:r>
      </w:del>
      <w:del w:id="71" w:author="user" w:date="2019-10-22T15:16:00Z">
        <w:r>
          <w:rPr>
            <w:rFonts w:ascii="Times New Roman" w:hAnsi="Times New Roman" w:cs="Times New Roman"/>
          </w:rPr>
          <w:delText>年</w:delText>
        </w:r>
      </w:del>
      <w:del w:id="72" w:author="user" w:date="2019-10-22T15:16:00Z">
        <w:r>
          <w:rPr>
            <w:rFonts w:cs="Times New Roman" w:ascii="Times New Roman" w:hAnsi="Times New Roman"/>
          </w:rPr>
          <w:delText>7</w:delText>
        </w:r>
      </w:del>
      <w:del w:id="73" w:author="user" w:date="2019-10-22T15:16:00Z">
        <w:r>
          <w:rPr>
            <w:rFonts w:ascii="Times New Roman" w:hAnsi="Times New Roman" w:cs="Times New Roman"/>
          </w:rPr>
          <w:delText>月</w:delText>
        </w:r>
      </w:del>
      <w:del w:id="74" w:author="user" w:date="2019-10-22T15:16:00Z">
        <w:r>
          <w:rPr>
            <w:rFonts w:cs="Times New Roman" w:ascii="Times New Roman" w:hAnsi="Times New Roman"/>
          </w:rPr>
          <w:delText>30</w:delText>
        </w:r>
      </w:del>
      <w:del w:id="75" w:author="user" w:date="2019-10-22T15:16:00Z">
        <w:r>
          <w:rPr>
            <w:rFonts w:ascii="Times New Roman" w:hAnsi="Times New Roman" w:cs="Times New Roman"/>
          </w:rPr>
          <w:delText>日通过，经江苏省第十三届人民代表大会常务委员会第十一次会议于</w:delText>
        </w:r>
      </w:del>
      <w:del w:id="76" w:author="user" w:date="2019-10-22T15:16:00Z">
        <w:r>
          <w:rPr>
            <w:rFonts w:cs="Times New Roman" w:ascii="Times New Roman" w:hAnsi="Times New Roman"/>
          </w:rPr>
          <w:delText>2019</w:delText>
        </w:r>
      </w:del>
      <w:del w:id="77" w:author="user" w:date="2019-10-22T15:16:00Z">
        <w:r>
          <w:rPr>
            <w:rFonts w:ascii="Times New Roman" w:hAnsi="Times New Roman" w:cs="Times New Roman"/>
          </w:rPr>
          <w:delText>年</w:delText>
        </w:r>
      </w:del>
      <w:del w:id="78" w:author="user" w:date="2019-10-22T15:16:00Z">
        <w:r>
          <w:rPr>
            <w:rFonts w:cs="Times New Roman" w:ascii="Times New Roman" w:hAnsi="Times New Roman"/>
          </w:rPr>
          <w:delText>9</w:delText>
        </w:r>
      </w:del>
      <w:del w:id="79" w:author="user" w:date="2019-10-22T15:16:00Z">
        <w:r>
          <w:rPr>
            <w:rFonts w:ascii="Times New Roman" w:hAnsi="Times New Roman" w:cs="Times New Roman"/>
          </w:rPr>
          <w:delText>月</w:delText>
        </w:r>
      </w:del>
      <w:del w:id="80" w:author="user" w:date="2019-10-22T15:16:00Z">
        <w:r>
          <w:rPr>
            <w:rFonts w:cs="Times New Roman" w:ascii="Times New Roman" w:hAnsi="Times New Roman"/>
          </w:rPr>
          <w:delText>27</w:delText>
        </w:r>
      </w:del>
      <w:del w:id="81" w:author="user" w:date="2019-10-22T15:16:00Z">
        <w:r>
          <w:rPr>
            <w:rFonts w:ascii="Times New Roman" w:hAnsi="Times New Roman" w:cs="Times New Roman"/>
          </w:rPr>
          <w:delText>日批准，现予公布，自</w:delText>
        </w:r>
      </w:del>
      <w:del w:id="82" w:author="user" w:date="2019-10-22T15:16:00Z">
        <w:r>
          <w:rPr>
            <w:rFonts w:cs="Times New Roman" w:ascii="Times New Roman" w:hAnsi="Times New Roman"/>
          </w:rPr>
          <w:delText>2020</w:delText>
        </w:r>
      </w:del>
      <w:del w:id="83" w:author="user" w:date="2019-10-22T15:16:00Z">
        <w:r>
          <w:rPr>
            <w:rFonts w:ascii="Times New Roman" w:hAnsi="Times New Roman" w:cs="Times New Roman"/>
          </w:rPr>
          <w:delText>年</w:delText>
        </w:r>
      </w:del>
      <w:del w:id="84" w:author="user" w:date="2019-10-22T15:16:00Z">
        <w:r>
          <w:rPr>
            <w:rFonts w:cs="Times New Roman" w:ascii="Times New Roman" w:hAnsi="Times New Roman"/>
          </w:rPr>
          <w:delText>1</w:delText>
        </w:r>
      </w:del>
      <w:del w:id="85" w:author="user" w:date="2019-10-22T15:16:00Z">
        <w:r>
          <w:rPr>
            <w:rFonts w:ascii="Times New Roman" w:hAnsi="Times New Roman" w:cs="Times New Roman"/>
          </w:rPr>
          <w:delText>月</w:delText>
        </w:r>
      </w:del>
      <w:del w:id="86" w:author="user" w:date="2019-10-22T15:16:00Z">
        <w:r>
          <w:rPr>
            <w:rFonts w:cs="Times New Roman" w:ascii="Times New Roman" w:hAnsi="Times New Roman"/>
          </w:rPr>
          <w:delText>1</w:delText>
        </w:r>
      </w:del>
      <w:del w:id="87" w:author="user" w:date="2019-10-22T15:16:00Z">
        <w:r>
          <w:rPr>
            <w:rFonts w:ascii="Times New Roman" w:hAnsi="Times New Roman" w:cs="Times New Roman"/>
          </w:rPr>
          <w:delText>日起施行。</w:delText>
        </w:r>
      </w:del>
    </w:p>
    <w:p>
      <w:pPr>
        <w:pStyle w:val="Normal"/>
        <w:widowControl w:val="false"/>
        <w:overflowPunct w:val="false"/>
        <w:bidi w:val="0"/>
        <w:snapToGrid w:val="false"/>
        <w:spacing w:lineRule="exact" w:line="590"/>
        <w:ind w:firstLineChars="0" w:firstLine="0" w:startChars="0" w:start="0" w:endChars="200"/>
        <w:jc w:val="both"/>
        <w:rPr>
          <w:del w:id="90" w:author="user" w:date="2019-10-22T15:16:00Z"/>
          <w:rFonts w:ascii="Times New Roman" w:hAnsi="Times New Roman" w:cs="Times New Roman"/>
        </w:rPr>
      </w:pPr>
      <w:del w:id="89" w:author="user" w:date="2019-10-22T15:16:00Z">
        <w:r>
          <w:rPr>
            <w:rFonts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92" w:author="user" w:date="2019-10-22T15:16:00Z"/>
          <w:rFonts w:ascii="Times New Roman" w:hAnsi="Times New Roman" w:cs="Times New Roman"/>
        </w:rPr>
      </w:pPr>
      <w:del w:id="91" w:author="user" w:date="2019-10-22T15:16:00Z">
        <w:r>
          <w:rPr>
            <w:rFonts w:cs="Times New Roman" w:ascii="Times New Roman" w:hAnsi="Times New Roman"/>
          </w:rPr>
        </w:r>
      </w:del>
    </w:p>
    <w:p>
      <w:pPr>
        <w:pStyle w:val="Normal"/>
        <w:widowControl w:val="false"/>
        <w:overflowPunct w:val="false"/>
        <w:bidi w:val="0"/>
        <w:snapToGrid w:val="false"/>
        <w:spacing w:lineRule="exact" w:line="590"/>
        <w:ind w:firstLineChars="0" w:firstLine="0" w:startChars="0" w:start="0" w:endChars="200"/>
        <w:jc w:val="both"/>
        <w:rPr>
          <w:del w:id="94" w:author="user" w:date="2019-10-22T15:16:00Z"/>
          <w:rFonts w:ascii="Times New Roman" w:hAnsi="Times New Roman" w:cs="Times New Roman"/>
        </w:rPr>
      </w:pPr>
      <w:del w:id="93" w:author="user" w:date="2019-10-22T15:16:00Z">
        <w:r>
          <w:rPr>
            <w:rFonts w:ascii="Times New Roman" w:hAnsi="Times New Roman" w:cs="Times New Roman"/>
          </w:rPr>
          <w:delText>南通市人民代表大会常务委员会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01" w:author="user" w:date="2019-10-22T15:16:00Z"/>
          <w:rFonts w:ascii="Times New Roman" w:hAnsi="Times New Roman" w:cs="Times New Roman"/>
        </w:rPr>
      </w:pPr>
      <w:del w:id="95" w:author="user" w:date="2019-10-22T15:16:00Z">
        <w:r>
          <w:rPr>
            <w:rFonts w:cs="Times New Roman" w:ascii="Times New Roman" w:hAnsi="Times New Roman"/>
          </w:rPr>
          <w:delText>2019</w:delText>
        </w:r>
      </w:del>
      <w:del w:id="96" w:author="user" w:date="2019-10-22T15:16:00Z">
        <w:r>
          <w:rPr>
            <w:rFonts w:ascii="Times New Roman" w:hAnsi="Times New Roman" w:cs="Times New Roman"/>
          </w:rPr>
          <w:delText>年</w:delText>
        </w:r>
      </w:del>
      <w:del w:id="97" w:author="user" w:date="2019-10-22T15:16:00Z">
        <w:r>
          <w:rPr>
            <w:rFonts w:cs="Times New Roman" w:ascii="Times New Roman" w:hAnsi="Times New Roman"/>
          </w:rPr>
          <w:delText>10</w:delText>
        </w:r>
      </w:del>
      <w:del w:id="98" w:author="user" w:date="2019-10-22T15:16:00Z">
        <w:r>
          <w:rPr>
            <w:rFonts w:ascii="Times New Roman" w:hAnsi="Times New Roman" w:cs="Times New Roman"/>
          </w:rPr>
          <w:delText>月</w:delText>
        </w:r>
      </w:del>
      <w:del w:id="99" w:author="user" w:date="2019-10-22T15:16:00Z">
        <w:r>
          <w:rPr>
            <w:rFonts w:cs="Times New Roman" w:ascii="Times New Roman" w:hAnsi="Times New Roman"/>
          </w:rPr>
          <w:delText>8</w:delText>
        </w:r>
      </w:del>
      <w:del w:id="100" w:author="user" w:date="2019-10-22T15:16:00Z">
        <w:r>
          <w:rPr>
            <w:rFonts w:ascii="Times New Roman" w:hAnsi="Times New Roman" w:cs="Times New Roman"/>
          </w:rPr>
          <w:delText xml:space="preserve">日 </w:delText>
        </w:r>
      </w:del>
    </w:p>
    <w:p>
      <w:pPr>
        <w:pStyle w:val="Normal"/>
        <w:widowControl w:val="false"/>
        <w:overflowPunct w:val="false"/>
        <w:bidi w:val="0"/>
        <w:snapToGrid w:val="false"/>
        <w:spacing w:lineRule="exact" w:line="590"/>
        <w:ind w:firstLineChars="0" w:firstLine="0" w:startChars="0" w:start="0" w:endChars="200"/>
        <w:jc w:val="both"/>
        <w:rPr>
          <w:del w:id="103" w:author="user" w:date="2019-10-22T15:16:00Z"/>
          <w:rFonts w:ascii="Times New Roman" w:hAnsi="Times New Roman" w:cs="Times New Roman"/>
          <w:sz w:val="28"/>
          <w:szCs w:val="28"/>
        </w:rPr>
      </w:pPr>
      <w:del w:id="102" w:author="user" w:date="2019-10-22T15:16:00Z">
        <w:r>
          <w:rPr>
            <w:rFonts w:cs="Times New Roman" w:ascii="Times New Roman" w:hAnsi="Times New Roman"/>
            <w:sz w:val="28"/>
            <w:szCs w:val="28"/>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105" w:author="user" w:date="2019-10-22T15:16:00Z"/>
          <w:rFonts w:ascii="Times New Roman" w:hAnsi="Times New Roman" w:eastAsia="方正大标宋简体;微软雅黑" w:cs="Times New Roman"/>
          <w:w w:val="70"/>
          <w:sz w:val="96"/>
          <w:szCs w:val="96"/>
        </w:rPr>
      </w:pPr>
      <w:del w:id="104" w:author="user" w:date="2019-10-22T15:16: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107" w:author="user" w:date="2019-10-22T15:16:00Z"/>
          <w:rFonts w:ascii="Times New Roman" w:hAnsi="Times New Roman" w:eastAsia="方正大标宋简体;微软雅黑" w:cs="Times New Roman"/>
          <w:w w:val="70"/>
          <w:sz w:val="96"/>
          <w:szCs w:val="96"/>
        </w:rPr>
      </w:pPr>
      <w:del w:id="106" w:author="user" w:date="2019-10-22T15:16:00Z">
        <w:r>
          <w:rPr>
            <w:rFonts w:eastAsia="方正大标宋简体;微软雅黑" w:cs="Times New Roman" w:ascii="Times New Roman" w:hAnsi="Times New Roman"/>
            <w:w w:val="70"/>
            <w:sz w:val="96"/>
            <w:szCs w:val="96"/>
          </w:rPr>
        </w:r>
      </w:del>
    </w:p>
    <w:p>
      <w:pPr>
        <w:pStyle w:val="Normal"/>
        <w:widowControl w:val="false"/>
        <w:overflowPunct w:val="false"/>
        <w:bidi w:val="0"/>
        <w:snapToGrid w:val="false"/>
        <w:spacing w:lineRule="exact" w:line="590"/>
        <w:ind w:firstLineChars="0" w:firstLine="0" w:startChars="0" w:start="0" w:endChars="200"/>
        <w:jc w:val="both"/>
        <w:rPr>
          <w:del w:id="109" w:author="user" w:date="2019-10-22T15:16:00Z"/>
          <w:rFonts w:ascii="Times New Roman" w:hAnsi="Times New Roman" w:cs="Times New Roman"/>
          <w:sz w:val="28"/>
          <w:szCs w:val="28"/>
        </w:rPr>
      </w:pPr>
      <w:del w:id="108" w:author="user" w:date="2019-10-22T15:16:00Z">
        <w:r>
          <w:rPr>
            <w:rFonts w:eastAsia="宋体" w:cs="Times New Roman" w:ascii="Times New Roman" w:hAnsi="Times New Roman"/>
            <w:bCs/>
            <w:sz w:val="44"/>
            <w:szCs w:val="44"/>
          </w:rPr>
          <w:delText xml:space="preserve">  </w:delText>
        </w:r>
      </w:del>
    </w:p>
    <w:p>
      <w:pPr>
        <w:pStyle w:val="Normal"/>
        <w:widowControl w:val="false"/>
        <w:overflowPunct w:val="false"/>
        <w:bidi w:val="0"/>
        <w:snapToGrid w:val="false"/>
        <w:spacing w:lineRule="exact" w:line="590"/>
        <w:ind w:firstLineChars="0" w:firstLine="0" w:startChars="0" w:start="0" w:endChars="200"/>
        <w:jc w:val="both"/>
        <w:rPr>
          <w:del w:id="111" w:author="user" w:date="2019-10-22T15:16:00Z"/>
        </w:rPr>
      </w:pPr>
      <w:del w:id="110" w:author="user" w:date="2019-10-22T15:16:00Z">
        <w:r>
          <w:rPr/>
        </w:r>
      </w:del>
    </w:p>
    <w:p>
      <w:pPr>
        <w:pStyle w:val="Normal"/>
        <w:widowControl w:val="false"/>
        <w:overflowPunct w:val="false"/>
        <w:bidi w:val="0"/>
        <w:snapToGrid w:val="false"/>
        <w:spacing w:lineRule="exact" w:line="590"/>
        <w:ind w:firstLineChars="0" w:firstLine="0" w:startChars="0" w:start="0" w:endChars="200"/>
        <w:jc w:val="both"/>
        <w:rPr>
          <w:del w:id="113" w:author="user" w:date="2019-10-22T15:16:00Z"/>
        </w:rPr>
      </w:pPr>
      <w:del w:id="112" w:author="user" w:date="2019-10-22T15:16:00Z">
        <w:r>
          <w:rPr/>
        </w:r>
      </w:del>
    </w:p>
    <w:p>
      <w:pPr>
        <w:pStyle w:val="Normal"/>
        <w:widowControl w:val="false"/>
        <w:overflowPunct w:val="false"/>
        <w:bidi w:val="0"/>
        <w:snapToGrid w:val="false"/>
        <w:spacing w:lineRule="exact" w:line="590"/>
        <w:ind w:firstLineChars="0" w:firstLine="0" w:startChars="0" w:start="0" w:endChars="200"/>
        <w:jc w:val="both"/>
        <w:rPr>
          <w:del w:id="115" w:author="user" w:date="2019-10-22T15:16:00Z"/>
        </w:rPr>
      </w:pPr>
      <w:del w:id="114" w:author="user" w:date="2019-10-22T15:16:00Z">
        <w:r>
          <w:rPr/>
        </w:r>
      </w:del>
    </w:p>
    <w:p>
      <w:pPr>
        <w:pStyle w:val="Normal"/>
        <w:widowControl w:val="false"/>
        <w:overflowPunct w:val="false"/>
        <w:bidi w:val="0"/>
        <w:snapToGrid w:val="false"/>
        <w:spacing w:lineRule="exact" w:line="590"/>
        <w:ind w:firstLineChars="0" w:firstLine="0" w:startChars="0" w:start="0" w:endChars="200"/>
        <w:jc w:val="both"/>
        <w:rPr>
          <w:del w:id="117" w:author="user" w:date="2019-10-22T15:16:00Z"/>
        </w:rPr>
      </w:pPr>
      <w:del w:id="116" w:author="user" w:date="2019-10-22T15:16:00Z">
        <w:r>
          <w:rPr/>
        </w:r>
      </w:del>
    </w:p>
    <w:p>
      <w:pPr>
        <w:pStyle w:val="Normal"/>
        <w:widowControl w:val="false"/>
        <w:overflowPunct w:val="false"/>
        <w:bidi w:val="0"/>
        <w:snapToGrid w:val="false"/>
        <w:spacing w:lineRule="exact" w:line="590"/>
        <w:ind w:firstLineChars="0" w:firstLine="0" w:startChars="0" w:start="0" w:endChars="200"/>
        <w:jc w:val="both"/>
        <w:rPr>
          <w:del w:id="119" w:author="user" w:date="2019-10-22T15:16:00Z"/>
        </w:rPr>
      </w:pPr>
      <w:del w:id="118" w:author="user" w:date="2019-10-22T15:16:00Z">
        <w:r>
          <w:rPr/>
        </w:r>
      </w:del>
    </w:p>
    <w:p>
      <w:pPr>
        <w:pStyle w:val="Normal"/>
        <w:widowControl w:val="false"/>
        <w:overflowPunct w:val="false"/>
        <w:bidi w:val="0"/>
        <w:snapToGrid w:val="false"/>
        <w:spacing w:lineRule="exact" w:line="590"/>
        <w:ind w:firstLineChars="0" w:firstLine="0" w:startChars="0" w:start="0" w:endChars="200"/>
        <w:jc w:val="both"/>
        <w:rPr>
          <w:del w:id="121" w:author="user" w:date="2019-10-22T15:16:00Z"/>
          <w:rFonts w:ascii="Times New Roman" w:hAnsi="Times New Roman" w:eastAsia="宋体" w:cs="Times New Roman"/>
          <w:spacing w:val="-5"/>
        </w:rPr>
      </w:pPr>
      <w:del w:id="120" w:author="user" w:date="2019-10-22T15:16:00Z">
        <w:r>
          <w:rPr/>
          <w:delText>江苏省人民代表大会常务委员会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25" w:author="user" w:date="2019-10-22T15:16:00Z"/>
          <w:rFonts w:ascii="Times New Roman" w:hAnsi="Times New Roman" w:eastAsia="宋体" w:cs="Times New Roman"/>
        </w:rPr>
      </w:pPr>
      <w:del w:id="122" w:author="user" w:date="2019-10-22T15:16:00Z">
        <w:r>
          <w:rPr>
            <w:rFonts w:ascii="Times New Roman" w:hAnsi="Times New Roman" w:cs="Times New Roman" w:eastAsia="宋体"/>
          </w:rPr>
          <w:delText>关于批准《</w:delText>
        </w:r>
      </w:del>
      <w:del w:id="123" w:author="user" w:date="2019-10-22T15:16:00Z">
        <w:r>
          <w:rPr>
            <w:rFonts w:ascii="Times New Roman" w:hAnsi="Times New Roman" w:cs="Times New Roman" w:eastAsia="宋体"/>
            <w:color w:val="000000"/>
          </w:rPr>
          <w:delText>南通市城市绿化管理条例</w:delText>
        </w:r>
      </w:del>
      <w:del w:id="124" w:author="user" w:date="2019-10-22T15:16:00Z">
        <w:r>
          <w:rPr>
            <w:rFonts w:ascii="Times New Roman" w:hAnsi="Times New Roman" w:cs="Times New Roman" w:eastAsia="宋体"/>
          </w:rPr>
          <w:delText>》</w:delText>
        </w:r>
      </w:del>
    </w:p>
    <w:p>
      <w:pPr>
        <w:pStyle w:val="Normal"/>
        <w:widowControl w:val="false"/>
        <w:overflowPunct w:val="false"/>
        <w:bidi w:val="0"/>
        <w:snapToGrid w:val="false"/>
        <w:spacing w:lineRule="exact" w:line="590"/>
        <w:ind w:firstLineChars="0" w:firstLine="0" w:startChars="0" w:start="0" w:endChars="200"/>
        <w:jc w:val="both"/>
        <w:rPr>
          <w:del w:id="127" w:author="user" w:date="2019-10-22T15:16:00Z"/>
          <w:rFonts w:ascii="Times New Roman" w:hAnsi="Times New Roman" w:eastAsia="宋体" w:cs="Times New Roman"/>
        </w:rPr>
      </w:pPr>
      <w:del w:id="126" w:author="user" w:date="2019-10-22T15:16:00Z">
        <w:r>
          <w:rPr/>
          <w:delText>的通知</w:delText>
        </w:r>
      </w:del>
    </w:p>
    <w:p>
      <w:pPr>
        <w:pStyle w:val="Normal"/>
        <w:widowControl w:val="false"/>
        <w:overflowPunct w:val="false"/>
        <w:bidi w:val="0"/>
        <w:snapToGrid w:val="false"/>
        <w:spacing w:lineRule="exact" w:line="590"/>
        <w:ind w:firstLineChars="0" w:firstLine="0" w:startChars="0" w:start="0" w:endChars="200"/>
        <w:jc w:val="both"/>
        <w:rPr>
          <w:del w:id="129" w:author="user" w:date="2019-10-22T15:16:00Z"/>
          <w:rFonts w:ascii="Times New Roman" w:hAnsi="Times New Roman" w:eastAsia="宋体" w:cs="Times New Roman"/>
          <w:szCs w:val="32"/>
        </w:rPr>
      </w:pPr>
      <w:del w:id="128" w:author="user" w:date="2019-10-22T15:16:00Z">
        <w:r>
          <w:rPr>
            <w:rFonts w:eastAsia="宋体"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31" w:author="user" w:date="2019-10-22T15:16:00Z"/>
          <w:rFonts w:ascii="Times New Roman" w:hAnsi="Times New Roman" w:cs="Times New Roman"/>
          <w:szCs w:val="32"/>
        </w:rPr>
      </w:pPr>
      <w:del w:id="130" w:author="user" w:date="2019-10-22T15:16:00Z">
        <w:r>
          <w:rPr>
            <w:rFonts w:ascii="Times New Roman" w:hAnsi="Times New Roman" w:cs="Times New Roman"/>
            <w:szCs w:val="32"/>
          </w:rPr>
          <w:delText>南通市人民代表大会常务委员会：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40" w:author="user" w:date="2019-10-22T15:16:00Z"/>
          <w:rFonts w:ascii="Times New Roman" w:hAnsi="Times New Roman" w:cs="Times New Roman"/>
          <w:szCs w:val="32"/>
        </w:rPr>
      </w:pPr>
      <w:del w:id="132" w:author="user" w:date="2019-10-22T15:16:00Z">
        <w:r>
          <w:rPr>
            <w:rFonts w:ascii="Times New Roman" w:hAnsi="Times New Roman" w:cs="Times New Roman"/>
          </w:rPr>
          <w:delText>《南通市城市绿化管理条例》</w:delText>
        </w:r>
      </w:del>
      <w:del w:id="133" w:author="user" w:date="2019-10-22T15:16:00Z">
        <w:r>
          <w:rPr>
            <w:rFonts w:ascii="Times New Roman" w:hAnsi="Times New Roman" w:cs="Times New Roman"/>
            <w:szCs w:val="32"/>
          </w:rPr>
          <w:delText>已由江苏省第十三届人民代表大会常务委员会第十一次会议于</w:delText>
        </w:r>
      </w:del>
      <w:del w:id="134" w:author="user" w:date="2019-10-22T15:16:00Z">
        <w:r>
          <w:rPr>
            <w:rFonts w:cs="Times New Roman" w:ascii="Times New Roman" w:hAnsi="Times New Roman"/>
            <w:szCs w:val="32"/>
          </w:rPr>
          <w:delText>2019</w:delText>
        </w:r>
      </w:del>
      <w:del w:id="135" w:author="user" w:date="2019-10-22T15:16:00Z">
        <w:r>
          <w:rPr>
            <w:rFonts w:ascii="Times New Roman" w:hAnsi="Times New Roman" w:cs="Times New Roman"/>
            <w:szCs w:val="32"/>
          </w:rPr>
          <w:delText>年</w:delText>
        </w:r>
      </w:del>
      <w:del w:id="136" w:author="user" w:date="2019-10-22T15:16:00Z">
        <w:r>
          <w:rPr>
            <w:rFonts w:cs="Times New Roman" w:ascii="Times New Roman" w:hAnsi="Times New Roman"/>
            <w:szCs w:val="32"/>
          </w:rPr>
          <w:delText>9</w:delText>
        </w:r>
      </w:del>
      <w:del w:id="137" w:author="user" w:date="2019-10-22T15:16:00Z">
        <w:r>
          <w:rPr>
            <w:rFonts w:ascii="Times New Roman" w:hAnsi="Times New Roman" w:cs="Times New Roman"/>
            <w:szCs w:val="32"/>
          </w:rPr>
          <w:delText>月</w:delText>
        </w:r>
      </w:del>
      <w:del w:id="138" w:author="user" w:date="2019-10-22T15:16:00Z">
        <w:r>
          <w:rPr>
            <w:rFonts w:cs="Times New Roman" w:ascii="Times New Roman" w:hAnsi="Times New Roman"/>
            <w:szCs w:val="32"/>
          </w:rPr>
          <w:delText>27</w:delText>
        </w:r>
      </w:del>
      <w:del w:id="139" w:author="user" w:date="2019-10-22T15:16:00Z">
        <w:r>
          <w:rPr>
            <w:rFonts w:ascii="Times New Roman" w:hAnsi="Times New Roman" w:cs="Times New Roman"/>
            <w:szCs w:val="32"/>
          </w:rPr>
          <w:delText>日批准，请予公布施行。</w:delText>
        </w:r>
      </w:del>
    </w:p>
    <w:p>
      <w:pPr>
        <w:pStyle w:val="Normal"/>
        <w:widowControl w:val="false"/>
        <w:overflowPunct w:val="false"/>
        <w:bidi w:val="0"/>
        <w:snapToGrid w:val="false"/>
        <w:spacing w:lineRule="exact" w:line="590"/>
        <w:ind w:firstLineChars="0" w:firstLine="0" w:startChars="0" w:start="0" w:endChars="200"/>
        <w:jc w:val="both"/>
        <w:rPr>
          <w:del w:id="142" w:author="user" w:date="2019-10-22T15:16:00Z"/>
          <w:rFonts w:ascii="Times New Roman" w:hAnsi="Times New Roman" w:cs="Times New Roman"/>
          <w:szCs w:val="32"/>
        </w:rPr>
      </w:pPr>
      <w:del w:id="141" w:author="user" w:date="2019-10-22T15:16: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44" w:author="user" w:date="2019-10-22T15:16:00Z"/>
          <w:rFonts w:ascii="Times New Roman" w:hAnsi="Times New Roman" w:cs="Times New Roman"/>
          <w:szCs w:val="32"/>
        </w:rPr>
      </w:pPr>
      <w:del w:id="143" w:author="user" w:date="2019-10-22T15:16: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46" w:author="user" w:date="2019-10-22T15:16:00Z"/>
          <w:rFonts w:ascii="Times New Roman" w:hAnsi="Times New Roman" w:cs="Times New Roman"/>
          <w:szCs w:val="32"/>
        </w:rPr>
      </w:pPr>
      <w:del w:id="145" w:author="user" w:date="2019-10-22T15:16:00Z">
        <w:r>
          <w:rPr>
            <w:rFonts w:ascii="Times New Roman" w:hAnsi="Times New Roman" w:cs="Times New Roman"/>
            <w:szCs w:val="32"/>
          </w:rPr>
          <w:delText>江苏省人民代表大会常务委员会</w:delText>
        </w:r>
      </w:del>
    </w:p>
    <w:p>
      <w:pPr>
        <w:pStyle w:val="Normal"/>
        <w:widowControl w:val="false"/>
        <w:overflowPunct w:val="false"/>
        <w:bidi w:val="0"/>
        <w:snapToGrid w:val="false"/>
        <w:spacing w:lineRule="exact" w:line="590"/>
        <w:ind w:firstLineChars="0" w:firstLine="0" w:startChars="0" w:start="0" w:endChars="200"/>
        <w:jc w:val="both"/>
        <w:rPr>
          <w:del w:id="153" w:author="user" w:date="2019-10-22T15:16:00Z"/>
          <w:rFonts w:ascii="Times New Roman" w:hAnsi="Times New Roman" w:cs="Times New Roman"/>
          <w:szCs w:val="32"/>
        </w:rPr>
      </w:pPr>
      <w:del w:id="147" w:author="user" w:date="2019-10-22T15:16:00Z">
        <w:r>
          <w:rPr>
            <w:rFonts w:cs="Times New Roman" w:ascii="Times New Roman" w:hAnsi="Times New Roman"/>
            <w:szCs w:val="32"/>
          </w:rPr>
          <w:delText>2019</w:delText>
        </w:r>
      </w:del>
      <w:del w:id="148" w:author="user" w:date="2019-10-22T15:16:00Z">
        <w:r>
          <w:rPr>
            <w:rFonts w:ascii="Times New Roman" w:hAnsi="Times New Roman" w:cs="Times New Roman"/>
            <w:szCs w:val="32"/>
          </w:rPr>
          <w:delText>年</w:delText>
        </w:r>
      </w:del>
      <w:del w:id="149" w:author="user" w:date="2019-10-22T15:16:00Z">
        <w:r>
          <w:rPr>
            <w:rFonts w:cs="Times New Roman" w:ascii="Times New Roman" w:hAnsi="Times New Roman"/>
            <w:szCs w:val="32"/>
          </w:rPr>
          <w:delText>9</w:delText>
        </w:r>
      </w:del>
      <w:del w:id="150" w:author="user" w:date="2019-10-22T15:16:00Z">
        <w:r>
          <w:rPr>
            <w:rFonts w:ascii="Times New Roman" w:hAnsi="Times New Roman" w:cs="Times New Roman"/>
            <w:szCs w:val="32"/>
          </w:rPr>
          <w:delText>月</w:delText>
        </w:r>
      </w:del>
      <w:del w:id="151" w:author="user" w:date="2019-10-22T15:16:00Z">
        <w:r>
          <w:rPr>
            <w:rFonts w:cs="Times New Roman" w:ascii="Times New Roman" w:hAnsi="Times New Roman"/>
            <w:szCs w:val="32"/>
          </w:rPr>
          <w:delText>27</w:delText>
        </w:r>
      </w:del>
      <w:del w:id="152" w:author="user" w:date="2019-10-22T15:16:00Z">
        <w:r>
          <w:rPr>
            <w:rFonts w:ascii="Times New Roman" w:hAnsi="Times New Roman" w:cs="Times New Roman"/>
            <w:szCs w:val="32"/>
          </w:rPr>
          <w:delText>日</w:delText>
        </w:r>
      </w:del>
    </w:p>
    <w:p>
      <w:pPr>
        <w:pStyle w:val="Normal"/>
        <w:widowControl w:val="false"/>
        <w:overflowPunct w:val="false"/>
        <w:bidi w:val="0"/>
        <w:snapToGrid w:val="false"/>
        <w:spacing w:lineRule="exact" w:line="590"/>
        <w:ind w:firstLineChars="0" w:firstLine="0" w:startChars="0" w:start="0" w:endChars="200"/>
        <w:jc w:val="both"/>
        <w:rPr>
          <w:del w:id="155" w:author="user" w:date="2019-10-22T15:16:00Z"/>
          <w:rFonts w:ascii="Times New Roman" w:hAnsi="Times New Roman" w:cs="Times New Roman"/>
          <w:szCs w:val="32"/>
        </w:rPr>
      </w:pPr>
      <w:del w:id="154" w:author="user" w:date="2019-10-22T15:16: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57" w:author="user" w:date="2019-10-22T15:16:00Z"/>
          <w:rFonts w:ascii="Times New Roman" w:hAnsi="Times New Roman" w:cs="Times New Roman"/>
          <w:szCs w:val="32"/>
        </w:rPr>
      </w:pPr>
      <w:del w:id="156" w:author="user" w:date="2019-10-22T15:16: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59" w:author="user" w:date="2019-10-22T15:16:00Z"/>
          <w:rFonts w:ascii="Times New Roman" w:hAnsi="Times New Roman" w:cs="Times New Roman"/>
          <w:szCs w:val="32"/>
        </w:rPr>
      </w:pPr>
      <w:del w:id="158" w:author="user" w:date="2019-10-22T15:16: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61" w:author="user" w:date="2019-10-22T15:16:00Z"/>
          <w:rFonts w:ascii="Times New Roman" w:hAnsi="Times New Roman" w:cs="Times New Roman"/>
          <w:szCs w:val="32"/>
        </w:rPr>
      </w:pPr>
      <w:del w:id="160" w:author="user" w:date="2019-10-22T15:16: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63" w:author="user" w:date="2019-10-22T15:16:00Z"/>
          <w:rFonts w:ascii="Times New Roman" w:hAnsi="Times New Roman" w:cs="Times New Roman"/>
          <w:szCs w:val="32"/>
        </w:rPr>
      </w:pPr>
      <w:del w:id="162" w:author="user" w:date="2019-10-22T15:16: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65" w:author="user" w:date="2019-10-22T15:16:00Z"/>
          <w:rFonts w:ascii="Times New Roman" w:hAnsi="Times New Roman" w:cs="Times New Roman"/>
          <w:szCs w:val="32"/>
        </w:rPr>
      </w:pPr>
      <w:del w:id="164" w:author="user" w:date="2019-10-22T15:16:00Z">
        <w:r>
          <w:rPr>
            <w:rFonts w:cs="Times New Roman" w:ascii="Times New Roman" w:hAnsi="Times New Roman"/>
            <w:szCs w:val="32"/>
          </w:rPr>
        </w:r>
      </w:del>
    </w:p>
    <w:p>
      <w:pPr>
        <w:pStyle w:val="Normal"/>
        <w:widowControl w:val="false"/>
        <w:overflowPunct w:val="false"/>
        <w:bidi w:val="0"/>
        <w:snapToGrid w:val="false"/>
        <w:spacing w:lineRule="exact" w:line="590"/>
        <w:ind w:firstLineChars="0" w:firstLine="0" w:startChars="0" w:start="0" w:endChars="200"/>
        <w:jc w:val="both"/>
        <w:rPr>
          <w:del w:id="167" w:author="user" w:date="2019-10-22T15:16:00Z"/>
        </w:rPr>
      </w:pPr>
      <w:del w:id="166" w:author="user" w:date="2019-10-22T15:16:00Z">
        <w:r>
          <w:rPr/>
        </w:r>
      </w:del>
    </w:p>
    <w:p>
      <w:pPr>
        <w:pStyle w:val="Normal"/>
        <w:widowControl w:val="false"/>
        <w:overflowPunct w:val="false"/>
        <w:bidi w:val="0"/>
        <w:snapToGrid w:val="false"/>
        <w:spacing w:lineRule="exact" w:line="590"/>
        <w:ind w:firstLineChars="0" w:firstLine="0" w:startChars="0" w:start="0" w:endChars="200"/>
        <w:jc w:val="both"/>
        <w:rPr>
          <w:del w:id="169" w:author="user" w:date="2019-10-22T15:16:00Z"/>
        </w:rPr>
      </w:pPr>
      <w:del w:id="168" w:author="user" w:date="2019-10-22T15:16:00Z">
        <w:r>
          <w:rPr/>
        </w:r>
      </w:del>
      <w:r>
        <w:br w:type="page"/>
      </w:r>
    </w:p>
    <w:p>
      <w:pPr>
        <w:pStyle w:val="Normal"/>
        <w:widowControl w:val="false"/>
        <w:overflowPunct w:val="false"/>
        <w:bidi w:val="0"/>
        <w:snapToGrid w:val="false"/>
        <w:spacing w:lineRule="exact" w:line="590"/>
        <w:ind w:firstLineChars="0" w:firstLine="0" w:startChars="0" w:start="0" w:endChars="200"/>
        <w:jc w:val="both"/>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ind w:firstLineChars="0" w:firstLine="0" w:endChars="0" w:end="0"/>
        <w:jc w:val="center"/>
        <w:rPr>
          <w:rFonts w:ascii="Times New Roman" w:hAnsi="Times New Roman" w:eastAsia="宋体" w:cs="Times New Roman"/>
          <w:sz w:val="28"/>
          <w:szCs w:val="28"/>
        </w:rPr>
      </w:pPr>
      <w:r>
        <w:rPr>
          <w:rFonts w:eastAsia="宋体" w:cs="Times New Roman" w:ascii="Times New Roman" w:hAnsi="Times New Roman"/>
          <w:sz w:val="28"/>
          <w:szCs w:val="28"/>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eastAsia="宋体"/>
          <w:sz w:val="44"/>
          <w:szCs w:val="44"/>
        </w:rPr>
        <w:t>南通市城市绿化管理条例</w:t>
      </w:r>
    </w:p>
    <w:p>
      <w:pPr>
        <w:pStyle w:val="Normal"/>
        <w:ind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Style13"/>
        <w:snapToGrid w:val="false"/>
        <w:spacing w:lineRule="exact" w:line="590"/>
        <w:ind w:startChars="200" w:endChars="200"/>
        <w:rPr>
          <w:rFonts w:ascii="Times New Roman" w:hAnsi="Times New Roman" w:eastAsia="楷体_GB2312" w:cs="Times New Roman"/>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2019</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7</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30</w:t>
      </w:r>
      <w:r>
        <w:rPr>
          <w:rFonts w:ascii="Times New Roman" w:hAnsi="Times New Roman" w:cs="Times New Roman" w:eastAsia="楷体_GB2312"/>
          <w:sz w:val="32"/>
          <w:szCs w:val="32"/>
        </w:rPr>
        <w:t xml:space="preserve">日南通市第十五届人民代表大会常务委员会第二十四次会议通过  </w:t>
      </w:r>
      <w:r>
        <w:rPr>
          <w:rFonts w:eastAsia="楷体_GB2312" w:cs="Times New Roman" w:ascii="Times New Roman" w:hAnsi="Times New Roman"/>
          <w:sz w:val="32"/>
          <w:szCs w:val="32"/>
        </w:rPr>
        <w:t>2019</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9</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27</w:t>
      </w:r>
      <w:r>
        <w:rPr>
          <w:rFonts w:ascii="Times New Roman" w:hAnsi="Times New Roman" w:cs="Times New Roman" w:eastAsia="楷体_GB2312"/>
          <w:sz w:val="32"/>
          <w:szCs w:val="32"/>
        </w:rPr>
        <w:t>日江苏省第十三届人民代表大会常务委员会第十一次会议批准）</w:t>
      </w:r>
    </w:p>
    <w:p>
      <w:pPr>
        <w:pStyle w:val="Normal"/>
        <w:ind w:endChars="0" w:end="0"/>
        <w:rPr>
          <w:rFonts w:ascii="Times New Roman" w:hAnsi="Times New Roman" w:eastAsia="方正仿宋简体" w:cs="Times New Roman"/>
          <w:sz w:val="32"/>
          <w:szCs w:val="32"/>
        </w:rPr>
      </w:pPr>
      <w:r>
        <w:rPr>
          <w:rFonts w:eastAsia="方正仿宋简体" w:cs="Times New Roman" w:ascii="Times New Roman" w:hAnsi="Times New Roman"/>
          <w:sz w:val="32"/>
          <w:szCs w:val="32"/>
        </w:rPr>
      </w:r>
    </w:p>
    <w:p>
      <w:pPr>
        <w:pStyle w:val="Normal"/>
        <w:ind w:endChars="0" w:end="0"/>
        <w:rPr>
          <w:rFonts w:ascii="Times New Roman" w:hAnsi="Times New Roman" w:cs="Times New Roman"/>
          <w:szCs w:val="32"/>
        </w:rPr>
      </w:pPr>
      <w:r>
        <w:rPr>
          <w:rFonts w:ascii="Times New Roman" w:hAnsi="Times New Roman" w:cs="Times New Roman" w:eastAsia="黑体"/>
          <w:szCs w:val="32"/>
        </w:rPr>
        <w:t>第一条</w:t>
      </w:r>
      <w:r>
        <w:rPr>
          <w:rFonts w:ascii="Times New Roman" w:hAnsi="Times New Roman" w:cs="Times New Roman"/>
          <w:szCs w:val="32"/>
        </w:rPr>
        <w:t xml:space="preserve">  为了促进城市绿化事业的发展，保护和改善生态环境，建设花园城市，根据国务院《城市绿化条例》和《江苏省城市绿化管理条例》等法律、法规，结合本市实际，制定本条例。</w:t>
      </w:r>
    </w:p>
    <w:p>
      <w:pPr>
        <w:pStyle w:val="Normal"/>
        <w:ind w:endChars="0" w:end="0"/>
        <w:rPr>
          <w:rFonts w:ascii="Times New Roman" w:hAnsi="Times New Roman" w:cs="Times New Roman"/>
          <w:szCs w:val="32"/>
        </w:rPr>
      </w:pPr>
      <w:r>
        <w:rPr>
          <w:rFonts w:ascii="Times New Roman" w:hAnsi="Times New Roman" w:cs="Times New Roman" w:eastAsia="黑体"/>
          <w:szCs w:val="32"/>
        </w:rPr>
        <w:t>第二条</w:t>
      </w:r>
      <w:r>
        <w:rPr>
          <w:rFonts w:ascii="Times New Roman" w:hAnsi="Times New Roman" w:cs="Times New Roman"/>
          <w:szCs w:val="32"/>
        </w:rPr>
        <w:t xml:space="preserve">  本条例适用于本市城市规划区、镇规划区内种植和养护树木花草等绿化的规划、建设、保护和管理。</w:t>
      </w:r>
    </w:p>
    <w:p>
      <w:pPr>
        <w:pStyle w:val="Normal"/>
        <w:ind w:endChars="0" w:end="0"/>
        <w:rPr>
          <w:rFonts w:ascii="Times New Roman" w:hAnsi="Times New Roman" w:cs="Times New Roman"/>
          <w:szCs w:val="32"/>
        </w:rPr>
      </w:pPr>
      <w:r>
        <w:rPr>
          <w:rFonts w:ascii="Times New Roman" w:hAnsi="Times New Roman" w:cs="Times New Roman" w:eastAsia="黑体"/>
          <w:szCs w:val="32"/>
        </w:rPr>
        <w:t>第三条</w:t>
      </w:r>
      <w:r>
        <w:rPr>
          <w:rFonts w:ascii="Times New Roman" w:hAnsi="Times New Roman" w:cs="Times New Roman"/>
          <w:szCs w:val="32"/>
        </w:rPr>
        <w:t xml:space="preserve">  市、县级人民政府城市绿化主管部门主管本行政区域内的城市绿化工作。其他相关部门根据各自职责，做好城市绿化工作。</w:t>
      </w:r>
    </w:p>
    <w:p>
      <w:pPr>
        <w:pStyle w:val="Normal"/>
        <w:ind w:endChars="0" w:end="0"/>
        <w:rPr>
          <w:rFonts w:ascii="Times New Roman" w:hAnsi="Times New Roman" w:cs="Times New Roman"/>
          <w:szCs w:val="32"/>
        </w:rPr>
      </w:pPr>
      <w:r>
        <w:rPr>
          <w:rFonts w:ascii="Times New Roman" w:hAnsi="Times New Roman" w:cs="Times New Roman"/>
          <w:szCs w:val="32"/>
        </w:rPr>
        <w:t>镇人民政府、街道办事处在其职责范围内负责本行政区域内的城市绿化工作。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第四条</w:t>
      </w:r>
      <w:r>
        <w:rPr>
          <w:rFonts w:ascii="Times New Roman" w:hAnsi="Times New Roman" w:cs="Times New Roman"/>
          <w:szCs w:val="32"/>
        </w:rPr>
        <w:t xml:space="preserve">  本市各级人民政府应当组织开展义务植树等群众性城市绿化活动，鼓励和引导单位和个人以投资捐资、认种认养、志愿服务等方式参与城市绿化工作。</w:t>
      </w:r>
    </w:p>
    <w:p>
      <w:pPr>
        <w:pStyle w:val="Normal"/>
        <w:ind w:endChars="0" w:end="0"/>
        <w:rPr>
          <w:rFonts w:ascii="Times New Roman" w:hAnsi="Times New Roman" w:cs="Times New Roman"/>
          <w:szCs w:val="32"/>
        </w:rPr>
      </w:pPr>
      <w:r>
        <w:rPr>
          <w:rFonts w:ascii="Times New Roman" w:hAnsi="Times New Roman" w:cs="Times New Roman" w:eastAsia="黑体"/>
          <w:szCs w:val="32"/>
        </w:rPr>
        <w:t>第五条</w:t>
      </w:r>
      <w:r>
        <w:rPr>
          <w:rFonts w:ascii="Times New Roman" w:hAnsi="Times New Roman" w:cs="Times New Roman"/>
          <w:szCs w:val="32"/>
        </w:rPr>
        <w:t xml:space="preserve">  市、县级人民政府应当依法组织编制城市绿地系统规划、划定城市绿地控制线，并向社会公布。</w:t>
      </w:r>
    </w:p>
    <w:p>
      <w:pPr>
        <w:pStyle w:val="Normal"/>
        <w:ind w:endChars="0" w:end="0"/>
        <w:rPr>
          <w:rFonts w:ascii="Times New Roman" w:hAnsi="Times New Roman" w:cs="Times New Roman"/>
          <w:szCs w:val="32"/>
        </w:rPr>
      </w:pPr>
      <w:r>
        <w:rPr>
          <w:rFonts w:ascii="Times New Roman" w:hAnsi="Times New Roman" w:cs="Times New Roman"/>
          <w:szCs w:val="32"/>
        </w:rPr>
        <w:t>市城市绿化主管部门应当科学编制全市城市树种规划，推广种植乡土树种、色叶树种以及市树市花，体现季相变化，彰显地域特色。</w:t>
      </w:r>
    </w:p>
    <w:p>
      <w:pPr>
        <w:pStyle w:val="Normal"/>
        <w:ind w:endChars="0" w:end="0"/>
        <w:rPr>
          <w:rFonts w:ascii="Times New Roman" w:hAnsi="Times New Roman" w:cs="Times New Roman"/>
          <w:szCs w:val="32"/>
        </w:rPr>
      </w:pPr>
      <w:r>
        <w:rPr>
          <w:rFonts w:ascii="Times New Roman" w:hAnsi="Times New Roman" w:cs="Times New Roman" w:eastAsia="黑体"/>
          <w:szCs w:val="32"/>
        </w:rPr>
        <w:t>第六条</w:t>
      </w:r>
      <w:r>
        <w:rPr>
          <w:rFonts w:ascii="Times New Roman" w:hAnsi="Times New Roman" w:cs="Times New Roman"/>
          <w:szCs w:val="32"/>
        </w:rPr>
        <w:t xml:space="preserve">  城市居住区和单位的绿化，不得低于省规定的标准。</w:t>
      </w:r>
    </w:p>
    <w:p>
      <w:pPr>
        <w:pStyle w:val="Normal"/>
        <w:ind w:endChars="0" w:end="0"/>
        <w:rPr>
          <w:rFonts w:ascii="Times New Roman" w:hAnsi="Times New Roman" w:cs="Times New Roman"/>
          <w:szCs w:val="32"/>
        </w:rPr>
      </w:pPr>
      <w:r>
        <w:rPr>
          <w:rFonts w:ascii="Times New Roman" w:hAnsi="Times New Roman" w:cs="Times New Roman"/>
          <w:szCs w:val="32"/>
        </w:rPr>
        <w:t>具备条件的城市道路，应当按照快速路两侧各不少于五十米、主干道两侧各不少于三十米、次干道两侧各不少于二十米的标准，规划建设公共绿地。</w:t>
      </w:r>
    </w:p>
    <w:p>
      <w:pPr>
        <w:pStyle w:val="Normal"/>
        <w:ind w:endChars="0" w:end="0"/>
        <w:rPr>
          <w:rFonts w:ascii="Times New Roman" w:hAnsi="Times New Roman" w:cs="Times New Roman"/>
          <w:szCs w:val="32"/>
        </w:rPr>
      </w:pPr>
      <w:r>
        <w:rPr>
          <w:rFonts w:ascii="Times New Roman" w:hAnsi="Times New Roman" w:cs="Times New Roman"/>
          <w:szCs w:val="32"/>
        </w:rPr>
        <w:t>鼓励新建公共服务设施及高架道路等市政基础设施实施立体绿化；推行林荫路、林荫停车场建设。</w:t>
      </w:r>
    </w:p>
    <w:p>
      <w:pPr>
        <w:pStyle w:val="Normal"/>
        <w:ind w:endChars="0" w:end="0"/>
        <w:rPr>
          <w:rFonts w:ascii="Times New Roman" w:hAnsi="Times New Roman" w:cs="Times New Roman"/>
          <w:szCs w:val="32"/>
        </w:rPr>
      </w:pPr>
      <w:r>
        <w:rPr>
          <w:rFonts w:ascii="Times New Roman" w:hAnsi="Times New Roman" w:cs="Times New Roman" w:eastAsia="黑体"/>
          <w:szCs w:val="32"/>
        </w:rPr>
        <w:t>第七条</w:t>
      </w:r>
      <w:r>
        <w:rPr>
          <w:rFonts w:ascii="Times New Roman" w:hAnsi="Times New Roman" w:cs="Times New Roman"/>
          <w:szCs w:val="32"/>
        </w:rPr>
        <w:t xml:space="preserve">  市、县级人民政府应当对具有特殊历史文化价值或者具有重要自然生态功能的城市绿地进行永久保护，编制永久保护绿地名录，经同级人民代表大会常务委员会决定后向社会公布。</w:t>
      </w:r>
    </w:p>
    <w:p>
      <w:pPr>
        <w:pStyle w:val="Normal"/>
        <w:ind w:endChars="0" w:end="0"/>
        <w:rPr>
          <w:rFonts w:ascii="Times New Roman" w:hAnsi="Times New Roman" w:cs="Times New Roman"/>
          <w:szCs w:val="32"/>
        </w:rPr>
      </w:pPr>
      <w:r>
        <w:rPr>
          <w:rFonts w:ascii="Times New Roman" w:hAnsi="Times New Roman" w:cs="Times New Roman" w:eastAsia="黑体"/>
          <w:szCs w:val="32"/>
        </w:rPr>
        <w:t>第八条</w:t>
      </w:r>
      <w:r>
        <w:rPr>
          <w:rFonts w:ascii="Times New Roman" w:hAnsi="Times New Roman" w:cs="Times New Roman"/>
          <w:szCs w:val="32"/>
        </w:rPr>
        <w:t xml:space="preserve">  城市绿化工程建设程序由市人民政府制定。</w:t>
      </w:r>
    </w:p>
    <w:p>
      <w:pPr>
        <w:pStyle w:val="Normal"/>
        <w:ind w:endChars="0" w:end="0"/>
        <w:rPr>
          <w:rFonts w:ascii="Times New Roman" w:hAnsi="Times New Roman" w:cs="Times New Roman"/>
          <w:szCs w:val="32"/>
        </w:rPr>
      </w:pPr>
      <w:r>
        <w:rPr>
          <w:rFonts w:ascii="Times New Roman" w:hAnsi="Times New Roman" w:cs="Times New Roman"/>
          <w:szCs w:val="32"/>
        </w:rPr>
        <w:t>建设工程项目附属绿化工程按照基本建设程序进行建设管理。</w:t>
      </w:r>
    </w:p>
    <w:p>
      <w:pPr>
        <w:pStyle w:val="Normal"/>
        <w:ind w:endChars="0" w:end="0"/>
        <w:rPr>
          <w:rFonts w:ascii="Times New Roman" w:hAnsi="Times New Roman" w:cs="Times New Roman"/>
          <w:szCs w:val="32"/>
        </w:rPr>
      </w:pPr>
      <w:r>
        <w:rPr>
          <w:rFonts w:ascii="Times New Roman" w:hAnsi="Times New Roman" w:cs="Times New Roman" w:eastAsia="黑体"/>
          <w:szCs w:val="32"/>
        </w:rPr>
        <w:t>第九条</w:t>
      </w:r>
      <w:r>
        <w:rPr>
          <w:rFonts w:ascii="Times New Roman" w:hAnsi="Times New Roman" w:cs="Times New Roman"/>
          <w:szCs w:val="32"/>
        </w:rPr>
        <w:t xml:space="preserve">  城市绿化工程、建设工程项目附属绿化工程的建设单位应当履行下列义务：</w:t>
      </w:r>
    </w:p>
    <w:p>
      <w:pPr>
        <w:pStyle w:val="Normal"/>
        <w:ind w:endChars="0" w:end="0"/>
        <w:rPr>
          <w:rFonts w:ascii="Times New Roman" w:hAnsi="Times New Roman" w:cs="Times New Roman"/>
          <w:szCs w:val="32"/>
        </w:rPr>
      </w:pPr>
      <w:r>
        <w:rPr>
          <w:rFonts w:ascii="Times New Roman" w:hAnsi="Times New Roman" w:cs="Times New Roman"/>
          <w:szCs w:val="32"/>
        </w:rPr>
        <w:t>（一）按照有关规定办理工程质量、安全监督手续；</w:t>
      </w:r>
    </w:p>
    <w:p>
      <w:pPr>
        <w:pStyle w:val="Normal"/>
        <w:ind w:endChars="0" w:end="0"/>
        <w:rPr>
          <w:rFonts w:ascii="Times New Roman" w:hAnsi="Times New Roman" w:cs="Times New Roman"/>
          <w:szCs w:val="32"/>
        </w:rPr>
      </w:pPr>
      <w:r>
        <w:rPr>
          <w:rFonts w:ascii="Times New Roman" w:hAnsi="Times New Roman" w:cs="Times New Roman"/>
          <w:szCs w:val="32"/>
        </w:rPr>
        <w:t>（二）绿化工程自竣工验收合格之日起十五日内，将绿化工程的竣工验收资料报送城市绿化主管部门备案；</w:t>
      </w:r>
    </w:p>
    <w:p>
      <w:pPr>
        <w:pStyle w:val="Normal"/>
        <w:ind w:endChars="0" w:end="0"/>
        <w:rPr>
          <w:rFonts w:ascii="Times New Roman" w:hAnsi="Times New Roman" w:cs="Times New Roman"/>
          <w:szCs w:val="32"/>
        </w:rPr>
      </w:pPr>
      <w:r>
        <w:rPr>
          <w:rFonts w:ascii="Times New Roman" w:hAnsi="Times New Roman" w:cs="Times New Roman"/>
          <w:szCs w:val="32"/>
        </w:rPr>
        <w:t>（三）按照有关规定将绿化工程建设档案移交城建档案管理机构；</w:t>
      </w:r>
    </w:p>
    <w:p>
      <w:pPr>
        <w:pStyle w:val="Normal"/>
        <w:ind w:endChars="0" w:end="0"/>
        <w:rPr>
          <w:rFonts w:ascii="Times New Roman" w:hAnsi="Times New Roman" w:cs="Times New Roman"/>
          <w:szCs w:val="32"/>
        </w:rPr>
      </w:pPr>
      <w:r>
        <w:rPr>
          <w:rFonts w:ascii="Times New Roman" w:hAnsi="Times New Roman" w:cs="Times New Roman"/>
          <w:szCs w:val="32"/>
        </w:rPr>
        <w:t>（四）绿化工程竣工后，在建设项目所在地的显著位置设立绿线公示牌。</w:t>
      </w:r>
    </w:p>
    <w:p>
      <w:pPr>
        <w:pStyle w:val="Normal"/>
        <w:ind w:endChars="0" w:end="0"/>
        <w:rPr>
          <w:rFonts w:ascii="Times New Roman" w:hAnsi="Times New Roman" w:cs="Times New Roman"/>
          <w:szCs w:val="32"/>
        </w:rPr>
      </w:pPr>
      <w:r>
        <w:rPr>
          <w:rFonts w:ascii="Times New Roman" w:hAnsi="Times New Roman" w:cs="Times New Roman" w:eastAsia="黑体"/>
          <w:szCs w:val="32"/>
        </w:rPr>
        <w:t>第十条</w:t>
      </w:r>
      <w:r>
        <w:rPr>
          <w:rFonts w:ascii="Times New Roman" w:hAnsi="Times New Roman" w:cs="Times New Roman"/>
          <w:szCs w:val="32"/>
        </w:rPr>
        <w:t xml:space="preserve">  市人民政府应当建立城市绿化档案管理制度。</w:t>
      </w:r>
    </w:p>
    <w:p>
      <w:pPr>
        <w:pStyle w:val="Normal"/>
        <w:ind w:endChars="0" w:end="0"/>
        <w:rPr>
          <w:rFonts w:ascii="Times New Roman" w:hAnsi="Times New Roman" w:cs="Times New Roman"/>
          <w:szCs w:val="32"/>
        </w:rPr>
      </w:pPr>
      <w:r>
        <w:rPr>
          <w:rFonts w:ascii="Times New Roman" w:hAnsi="Times New Roman" w:cs="Times New Roman"/>
          <w:szCs w:val="32"/>
        </w:rPr>
        <w:t>城市绿化主管部门应当定期组织开展城市绿化资源调查，实现城市绿化的信息化管理。</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第十一条</w:t>
      </w:r>
      <w:r>
        <w:rPr>
          <w:rFonts w:ascii="Times New Roman" w:hAnsi="Times New Roman" w:cs="Times New Roman"/>
          <w:szCs w:val="32"/>
        </w:rPr>
        <w:t xml:space="preserve">  城市绿化按照下列规定确定养护管理责任人：</w:t>
      </w:r>
    </w:p>
    <w:p>
      <w:pPr>
        <w:pStyle w:val="Normal"/>
        <w:ind w:endChars="0" w:end="0"/>
        <w:rPr>
          <w:rFonts w:ascii="Times New Roman" w:hAnsi="Times New Roman" w:cs="Times New Roman"/>
          <w:szCs w:val="32"/>
        </w:rPr>
      </w:pPr>
      <w:r>
        <w:rPr>
          <w:rFonts w:ascii="Times New Roman" w:hAnsi="Times New Roman" w:cs="Times New Roman"/>
          <w:szCs w:val="32"/>
        </w:rPr>
        <w:t>（一）政府投资建设的城市绿地，由城市绿化主管部门或者其委托的单位负责；</w:t>
      </w:r>
    </w:p>
    <w:p>
      <w:pPr>
        <w:pStyle w:val="Normal"/>
        <w:ind w:endChars="0" w:end="0"/>
        <w:rPr>
          <w:rFonts w:ascii="Times New Roman" w:hAnsi="Times New Roman" w:cs="Times New Roman"/>
          <w:szCs w:val="32"/>
        </w:rPr>
      </w:pPr>
      <w:r>
        <w:rPr>
          <w:rFonts w:ascii="Times New Roman" w:hAnsi="Times New Roman" w:cs="Times New Roman"/>
          <w:szCs w:val="32"/>
        </w:rPr>
        <w:t>（二）单位附属绿地由该单位负责；</w:t>
      </w:r>
    </w:p>
    <w:p>
      <w:pPr>
        <w:pStyle w:val="Normal"/>
        <w:ind w:endChars="0" w:end="0"/>
        <w:rPr>
          <w:rFonts w:ascii="Times New Roman" w:hAnsi="Times New Roman" w:cs="Times New Roman"/>
          <w:szCs w:val="32"/>
        </w:rPr>
      </w:pPr>
      <w:r>
        <w:rPr>
          <w:rFonts w:ascii="Times New Roman" w:hAnsi="Times New Roman" w:cs="Times New Roman"/>
          <w:szCs w:val="32"/>
        </w:rPr>
        <w:t>（三）居住区绿地，由业主共同负责或者其委托的物业服务企业负责；未实行物业管理的，由镇人民政府、街道办事处负责。</w:t>
      </w:r>
    </w:p>
    <w:p>
      <w:pPr>
        <w:pStyle w:val="Normal"/>
        <w:ind w:endChars="0" w:end="0"/>
        <w:rPr>
          <w:rFonts w:ascii="Times New Roman" w:hAnsi="Times New Roman" w:cs="Times New Roman"/>
          <w:szCs w:val="32"/>
        </w:rPr>
      </w:pPr>
      <w:r>
        <w:rPr>
          <w:rFonts w:ascii="Times New Roman" w:hAnsi="Times New Roman" w:cs="Times New Roman" w:eastAsia="黑体"/>
          <w:szCs w:val="32"/>
        </w:rPr>
        <w:t>第十二条</w:t>
      </w:r>
      <w:r>
        <w:rPr>
          <w:rFonts w:ascii="Times New Roman" w:hAnsi="Times New Roman" w:cs="Times New Roman"/>
          <w:szCs w:val="32"/>
        </w:rPr>
        <w:t xml:space="preserve">  土地征收和房屋拆迁时，县级人民政府应当对征收和拆迁范围内具有利用价值的树木提出处理方案。</w:t>
      </w:r>
    </w:p>
    <w:p>
      <w:pPr>
        <w:pStyle w:val="Normal"/>
        <w:ind w:endChars="0" w:end="0"/>
        <w:rPr>
          <w:rFonts w:ascii="Times New Roman" w:hAnsi="Times New Roman" w:cs="Times New Roman"/>
          <w:szCs w:val="32"/>
        </w:rPr>
      </w:pPr>
      <w:r>
        <w:rPr>
          <w:rFonts w:ascii="Times New Roman" w:hAnsi="Times New Roman" w:cs="Times New Roman"/>
          <w:szCs w:val="32"/>
        </w:rPr>
        <w:t>古树名木的保护按照有关规定执行。</w:t>
      </w:r>
    </w:p>
    <w:p>
      <w:pPr>
        <w:pStyle w:val="Normal"/>
        <w:ind w:endChars="0" w:end="0"/>
        <w:rPr>
          <w:rFonts w:ascii="Times New Roman" w:hAnsi="Times New Roman" w:cs="Times New Roman"/>
          <w:szCs w:val="32"/>
        </w:rPr>
      </w:pPr>
      <w:r>
        <w:rPr>
          <w:rFonts w:ascii="Times New Roman" w:hAnsi="Times New Roman" w:cs="Times New Roman" w:eastAsia="黑体"/>
          <w:szCs w:val="32"/>
        </w:rPr>
        <w:t>第十三条</w:t>
      </w:r>
      <w:r>
        <w:rPr>
          <w:rFonts w:ascii="Times New Roman" w:hAnsi="Times New Roman" w:cs="Times New Roman"/>
          <w:szCs w:val="32"/>
        </w:rPr>
        <w:t xml:space="preserve">  市、县级人民政府应当建立园林绿化废弃物收运、处置体系，促进园林绿化废弃物资源化利用。</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第十四条  </w:t>
      </w:r>
      <w:r>
        <w:rPr>
          <w:rFonts w:ascii="Times New Roman" w:hAnsi="Times New Roman" w:cs="Times New Roman"/>
          <w:szCs w:val="32"/>
        </w:rPr>
        <w:t>任何单位和个人不得擅自占用城市绿地。因建设或者特殊原因需要临时占用城市绿地的，应当经城市绿化主管部门同意。临时占用绿地期满，占用人应当在规定期限内恢复原状。</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第十五条  </w:t>
      </w:r>
      <w:r>
        <w:rPr>
          <w:rFonts w:ascii="Times New Roman" w:hAnsi="Times New Roman" w:cs="Times New Roman"/>
          <w:szCs w:val="32"/>
        </w:rPr>
        <w:t>禁止下列损害城市绿化的行为：</w:t>
      </w:r>
    </w:p>
    <w:p>
      <w:pPr>
        <w:pStyle w:val="Normal"/>
        <w:ind w:endChars="0" w:end="0"/>
        <w:rPr>
          <w:rFonts w:ascii="Times New Roman" w:hAnsi="Times New Roman" w:cs="Times New Roman"/>
          <w:szCs w:val="32"/>
        </w:rPr>
      </w:pPr>
      <w:r>
        <w:rPr>
          <w:rFonts w:ascii="Times New Roman" w:hAnsi="Times New Roman" w:cs="Times New Roman"/>
          <w:szCs w:val="32"/>
        </w:rPr>
        <w:t>（一）擅自移植、砍伐城市树木的；</w:t>
      </w:r>
    </w:p>
    <w:p>
      <w:pPr>
        <w:pStyle w:val="Normal"/>
        <w:ind w:endChars="0" w:end="0"/>
        <w:rPr>
          <w:rFonts w:ascii="Times New Roman" w:hAnsi="Times New Roman" w:cs="Times New Roman"/>
          <w:szCs w:val="32"/>
        </w:rPr>
      </w:pPr>
      <w:r>
        <w:rPr>
          <w:rFonts w:ascii="Times New Roman" w:hAnsi="Times New Roman" w:cs="Times New Roman"/>
          <w:szCs w:val="32"/>
        </w:rPr>
        <w:t>（二）在树木上晾晒衣物，攀爬树木的；</w:t>
      </w:r>
    </w:p>
    <w:p>
      <w:pPr>
        <w:pStyle w:val="Normal"/>
        <w:ind w:endChars="0" w:end="0"/>
        <w:rPr>
          <w:rFonts w:ascii="Times New Roman" w:hAnsi="Times New Roman" w:cs="Times New Roman"/>
          <w:szCs w:val="32"/>
        </w:rPr>
      </w:pPr>
      <w:r>
        <w:rPr>
          <w:rFonts w:ascii="Times New Roman" w:hAnsi="Times New Roman" w:cs="Times New Roman"/>
          <w:szCs w:val="32"/>
        </w:rPr>
        <w:t>（三）在绿地内种植蔬菜、焚烧物品的；</w:t>
      </w:r>
    </w:p>
    <w:p>
      <w:pPr>
        <w:pStyle w:val="Normal"/>
        <w:ind w:endChars="0" w:end="0"/>
        <w:rPr>
          <w:rFonts w:ascii="Times New Roman" w:hAnsi="Times New Roman" w:cs="Times New Roman"/>
          <w:szCs w:val="32"/>
        </w:rPr>
      </w:pPr>
      <w:r>
        <w:rPr>
          <w:rFonts w:ascii="Times New Roman" w:hAnsi="Times New Roman" w:cs="Times New Roman"/>
          <w:szCs w:val="32"/>
        </w:rPr>
        <w:t>（四）擅自在绿地内饲养家禽家畜的；</w:t>
      </w:r>
    </w:p>
    <w:p>
      <w:pPr>
        <w:pStyle w:val="Normal"/>
        <w:ind w:endChars="0" w:end="0"/>
        <w:rPr>
          <w:rFonts w:ascii="Times New Roman" w:hAnsi="Times New Roman" w:cs="Times New Roman"/>
          <w:szCs w:val="32"/>
        </w:rPr>
      </w:pPr>
      <w:r>
        <w:rPr>
          <w:rFonts w:ascii="Times New Roman" w:hAnsi="Times New Roman" w:cs="Times New Roman"/>
          <w:szCs w:val="32"/>
        </w:rPr>
        <w:t>（五）擅自在绿地内设置营业摊点的；</w:t>
      </w:r>
    </w:p>
    <w:p>
      <w:pPr>
        <w:pStyle w:val="Normal"/>
        <w:ind w:endChars="0" w:end="0"/>
        <w:rPr>
          <w:rFonts w:ascii="Times New Roman" w:hAnsi="Times New Roman" w:cs="Times New Roman"/>
          <w:szCs w:val="32"/>
        </w:rPr>
      </w:pPr>
      <w:r>
        <w:rPr>
          <w:rFonts w:ascii="Times New Roman" w:hAnsi="Times New Roman" w:cs="Times New Roman"/>
          <w:szCs w:val="32"/>
        </w:rPr>
        <w:t>（六）擅自在绿地内停放车辆的；</w:t>
      </w:r>
    </w:p>
    <w:p>
      <w:pPr>
        <w:pStyle w:val="Normal"/>
        <w:ind w:endChars="0" w:end="0"/>
        <w:rPr>
          <w:rFonts w:ascii="Times New Roman" w:hAnsi="Times New Roman" w:cs="Times New Roman"/>
          <w:szCs w:val="32"/>
        </w:rPr>
      </w:pPr>
      <w:r>
        <w:rPr>
          <w:rFonts w:ascii="Times New Roman" w:hAnsi="Times New Roman" w:cs="Times New Roman"/>
          <w:szCs w:val="32"/>
        </w:rPr>
        <w:t>（七）擅自改变城市公园和绿道的配套服务设施功能的；</w:t>
      </w:r>
    </w:p>
    <w:p>
      <w:pPr>
        <w:pStyle w:val="Normal"/>
        <w:ind w:endChars="0" w:end="0"/>
        <w:rPr>
          <w:rFonts w:ascii="Times New Roman" w:hAnsi="Times New Roman" w:cs="Times New Roman"/>
          <w:szCs w:val="32"/>
        </w:rPr>
      </w:pPr>
      <w:r>
        <w:rPr>
          <w:rFonts w:ascii="Times New Roman" w:hAnsi="Times New Roman" w:cs="Times New Roman"/>
          <w:szCs w:val="32"/>
        </w:rPr>
        <w:t>（八）其他损害城市绿化及绿化设施的行为。</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第十六条  </w:t>
      </w:r>
      <w:r>
        <w:rPr>
          <w:rFonts w:ascii="Times New Roman" w:hAnsi="Times New Roman" w:cs="Times New Roman"/>
          <w:szCs w:val="32"/>
        </w:rPr>
        <w:t>违反本条例第九条第三项规定的，由城市绿化主管部门责令改正，处二千元以上一万元以下罚款。</w:t>
      </w:r>
    </w:p>
    <w:p>
      <w:pPr>
        <w:pStyle w:val="Normal"/>
        <w:ind w:endChars="0" w:end="0"/>
        <w:rPr>
          <w:rFonts w:ascii="Times New Roman" w:hAnsi="Times New Roman" w:cs="Times New Roman"/>
          <w:szCs w:val="32"/>
        </w:rPr>
      </w:pPr>
      <w:r>
        <w:rPr>
          <w:rFonts w:ascii="Times New Roman" w:hAnsi="Times New Roman" w:cs="Times New Roman"/>
          <w:szCs w:val="32"/>
        </w:rPr>
        <w:t>违反本条例第九条第四项规定的，由城市绿化主管部门责令改正；逾期不改正的，处五百元以上二千元以下罚款。</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第十七条  </w:t>
      </w:r>
      <w:r>
        <w:rPr>
          <w:rFonts w:ascii="Times New Roman" w:hAnsi="Times New Roman" w:cs="Times New Roman"/>
          <w:szCs w:val="32"/>
        </w:rPr>
        <w:t>违反本条例第十四条规定，擅自占用城市绿地，或者临时占用城市绿地未按时恢复原状的，由城市绿化主管部门责令限期退还、恢复原状，处每平方米五百元以上一千元以下罚款；造成损失的，应当赔偿损失。</w:t>
      </w:r>
    </w:p>
    <w:p>
      <w:pPr>
        <w:pStyle w:val="Normal"/>
        <w:ind w:endChars="0" w:end="0"/>
        <w:rPr>
          <w:rFonts w:ascii="Times New Roman" w:hAnsi="Times New Roman" w:cs="Times New Roman"/>
          <w:szCs w:val="32"/>
        </w:rPr>
      </w:pPr>
      <w:r>
        <w:rPr>
          <w:rFonts w:ascii="Times New Roman" w:hAnsi="Times New Roman" w:cs="Times New Roman" w:eastAsia="黑体"/>
          <w:szCs w:val="32"/>
        </w:rPr>
        <w:t xml:space="preserve">第十八条  </w:t>
      </w:r>
      <w:r>
        <w:rPr>
          <w:rFonts w:ascii="Times New Roman" w:hAnsi="Times New Roman" w:cs="Times New Roman"/>
          <w:szCs w:val="32"/>
        </w:rPr>
        <w:t>违反本条例第十五条规定的，由城市绿化主管部门责令停止违法行为、恢复原状，并处罚款：</w:t>
      </w:r>
    </w:p>
    <w:p>
      <w:pPr>
        <w:pStyle w:val="Normal"/>
        <w:ind w:endChars="0" w:end="0"/>
        <w:rPr>
          <w:rFonts w:ascii="Times New Roman" w:hAnsi="Times New Roman" w:cs="Times New Roman"/>
          <w:szCs w:val="32"/>
        </w:rPr>
      </w:pPr>
      <w:r>
        <w:rPr>
          <w:rFonts w:ascii="Times New Roman" w:hAnsi="Times New Roman" w:cs="Times New Roman"/>
          <w:szCs w:val="32"/>
        </w:rPr>
        <w:t>（一）违反第一项规定的，处损失费一倍以上五倍以下罚款；</w:t>
      </w:r>
    </w:p>
    <w:p>
      <w:pPr>
        <w:pStyle w:val="Normal"/>
        <w:ind w:endChars="0" w:end="0"/>
        <w:rPr>
          <w:rFonts w:ascii="Times New Roman" w:hAnsi="Times New Roman" w:cs="Times New Roman"/>
          <w:szCs w:val="32"/>
        </w:rPr>
      </w:pPr>
      <w:r>
        <w:rPr>
          <w:rFonts w:ascii="Times New Roman" w:hAnsi="Times New Roman" w:cs="Times New Roman"/>
          <w:szCs w:val="32"/>
        </w:rPr>
        <w:t>（二）违反第二项规定的，处五十元罚款；</w:t>
      </w:r>
    </w:p>
    <w:p>
      <w:pPr>
        <w:pStyle w:val="Normal"/>
        <w:ind w:endChars="0" w:end="0"/>
        <w:rPr>
          <w:rFonts w:ascii="Times New Roman" w:hAnsi="Times New Roman" w:cs="Times New Roman"/>
          <w:szCs w:val="32"/>
        </w:rPr>
      </w:pPr>
      <w:r>
        <w:rPr>
          <w:rFonts w:ascii="Times New Roman" w:hAnsi="Times New Roman" w:cs="Times New Roman"/>
          <w:szCs w:val="32"/>
        </w:rPr>
        <w:t>（三）违反第三项规定的，处五十元以上二百元以下罚款；</w:t>
      </w:r>
    </w:p>
    <w:p>
      <w:pPr>
        <w:pStyle w:val="Normal"/>
        <w:ind w:endChars="0" w:end="0"/>
        <w:rPr>
          <w:rFonts w:ascii="Times New Roman" w:hAnsi="Times New Roman" w:cs="Times New Roman"/>
          <w:szCs w:val="32"/>
        </w:rPr>
      </w:pPr>
      <w:r>
        <w:rPr>
          <w:rFonts w:ascii="Times New Roman" w:hAnsi="Times New Roman" w:cs="Times New Roman"/>
          <w:szCs w:val="32"/>
        </w:rPr>
        <w:t>（四）违反第四项规定的，每只（头）处二十元以上五十元以下罚款；</w:t>
      </w:r>
    </w:p>
    <w:p>
      <w:pPr>
        <w:pStyle w:val="Normal"/>
        <w:ind w:endChars="0" w:end="0"/>
        <w:rPr>
          <w:rFonts w:ascii="Times New Roman" w:hAnsi="Times New Roman" w:cs="Times New Roman"/>
          <w:szCs w:val="32"/>
        </w:rPr>
      </w:pPr>
      <w:r>
        <w:rPr>
          <w:rFonts w:ascii="Times New Roman" w:hAnsi="Times New Roman" w:cs="Times New Roman"/>
          <w:szCs w:val="32"/>
        </w:rPr>
        <w:t>（五）违反第五项规定，拒不改正的，处二十元以上二百元以下罚款；</w:t>
      </w:r>
    </w:p>
    <w:p>
      <w:pPr>
        <w:pStyle w:val="Normal"/>
        <w:ind w:endChars="0" w:end="0"/>
        <w:rPr>
          <w:rFonts w:ascii="Times New Roman" w:hAnsi="Times New Roman" w:cs="Times New Roman"/>
          <w:szCs w:val="32"/>
        </w:rPr>
      </w:pPr>
      <w:r>
        <w:rPr>
          <w:rFonts w:ascii="Times New Roman" w:hAnsi="Times New Roman" w:cs="Times New Roman"/>
          <w:szCs w:val="32"/>
        </w:rPr>
        <w:t>（六）违反第六项规定，停放非机动车的处二十元罚款，停放机动车的处五十元罚款；</w:t>
      </w:r>
    </w:p>
    <w:p>
      <w:pPr>
        <w:pStyle w:val="Normal"/>
        <w:ind w:endChars="0" w:end="0"/>
        <w:rPr>
          <w:rFonts w:ascii="Times New Roman" w:hAnsi="Times New Roman" w:cs="Times New Roman"/>
          <w:szCs w:val="32"/>
        </w:rPr>
      </w:pPr>
      <w:r>
        <w:rPr>
          <w:rFonts w:ascii="Times New Roman" w:hAnsi="Times New Roman" w:cs="Times New Roman"/>
          <w:szCs w:val="32"/>
        </w:rPr>
        <w:t>（七）违反第七项规定的，处五千元以上两万元以下罚款。</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第十九条</w:t>
      </w:r>
      <w:r>
        <w:rPr>
          <w:rFonts w:ascii="Times New Roman" w:hAnsi="Times New Roman" w:cs="Times New Roman"/>
          <w:szCs w:val="32"/>
        </w:rPr>
        <w:t xml:space="preserve">  本条例规定的行政处罚，按照相对集中行政处罚权等相关规定执行。</w:t>
      </w:r>
    </w:p>
    <w:p>
      <w:pPr>
        <w:pStyle w:val="Normal"/>
        <w:ind w:endChars="0" w:end="0"/>
        <w:rPr>
          <w:rFonts w:ascii="Times New Roman" w:hAnsi="Times New Roman" w:eastAsia="黑体" w:cs="Times New Roman"/>
          <w:szCs w:val="32"/>
        </w:rPr>
      </w:pPr>
      <w:r>
        <w:rPr>
          <w:rFonts w:ascii="Times New Roman" w:hAnsi="Times New Roman" w:cs="Times New Roman" w:eastAsia="黑体"/>
          <w:szCs w:val="32"/>
        </w:rPr>
        <w:t>第二十条</w:t>
      </w:r>
      <w:r>
        <w:rPr>
          <w:rFonts w:ascii="Times New Roman" w:hAnsi="Times New Roman" w:cs="Times New Roman"/>
          <w:szCs w:val="32"/>
        </w:rPr>
        <w:t xml:space="preserve">  本条例自</w:t>
      </w:r>
      <w:r>
        <w:rPr>
          <w:rFonts w:cs="Times New Roman" w:ascii="Times New Roman" w:hAnsi="Times New Roman"/>
          <w:szCs w:val="32"/>
        </w:rPr>
        <w:t>2020</w:t>
      </w:r>
      <w:r>
        <w:rPr>
          <w:rFonts w:ascii="Times New Roman" w:hAnsi="Times New Roman" w:cs="Times New Roman"/>
          <w:szCs w:val="32"/>
        </w:rPr>
        <w:t>年</w:t>
      </w:r>
      <w:r>
        <w:rPr>
          <w:rFonts w:cs="Times New Roman" w:ascii="Times New Roman" w:hAnsi="Times New Roman"/>
          <w:szCs w:val="32"/>
        </w:rPr>
        <w:t>1</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r>
        <w:br w:type="page"/>
      </w:r>
    </w:p>
    <w:p>
      <w:pPr>
        <w:pStyle w:val="Normal"/>
        <w:ind w:firstLineChars="0" w:firstLine="0" w:endChars="0" w:end="0"/>
        <w:jc w:val="center"/>
        <w:rPr>
          <w:del w:id="171" w:author="user" w:date="2019-10-22T15:16:00Z"/>
          <w:rFonts w:ascii="Times New Roman" w:hAnsi="Times New Roman" w:eastAsia="黑体" w:cs="Times New Roman"/>
          <w:szCs w:val="32"/>
        </w:rPr>
      </w:pPr>
      <w:del w:id="170" w:author="user" w:date="2019-10-22T15:16:00Z">
        <w:r>
          <w:rPr>
            <w:rFonts w:eastAsia="黑体" w:cs="Times New Roman" w:ascii="Times New Roman" w:hAnsi="Times New Roman"/>
            <w:szCs w:val="32"/>
          </w:rPr>
        </w:r>
      </w:del>
    </w:p>
    <w:p>
      <w:pPr>
        <w:pStyle w:val="Normal"/>
        <w:ind w:firstLineChars="0" w:firstLine="0" w:endChars="0" w:end="0"/>
        <w:jc w:val="center"/>
        <w:rPr>
          <w:del w:id="173" w:author="user" w:date="2019-10-22T15:16:00Z"/>
          <w:rFonts w:ascii="Times New Roman" w:hAnsi="Times New Roman" w:cs="Times New Roman"/>
          <w:szCs w:val="32"/>
        </w:rPr>
      </w:pPr>
      <w:del w:id="172" w:author="user" w:date="2019-10-22T15:16:00Z">
        <w:r>
          <w:rPr>
            <w:rFonts w:cs="Times New Roman" w:ascii="Times New Roman" w:hAnsi="Times New Roman"/>
            <w:szCs w:val="32"/>
          </w:rPr>
        </w:r>
      </w:del>
    </w:p>
    <w:p>
      <w:pPr>
        <w:pStyle w:val="Normal"/>
        <w:ind w:firstLineChars="0" w:firstLine="0" w:endChars="0" w:end="0"/>
        <w:jc w:val="center"/>
        <w:rPr>
          <w:del w:id="175" w:author="user" w:date="2019-10-22T15:16:00Z"/>
          <w:rFonts w:ascii="Times New Roman" w:hAnsi="Times New Roman" w:eastAsia="黑体" w:cs="Times New Roman"/>
          <w:bCs/>
          <w:sz w:val="44"/>
          <w:szCs w:val="44"/>
        </w:rPr>
      </w:pPr>
      <w:del w:id="174" w:author="user" w:date="2019-10-22T15:16:00Z">
        <w:r>
          <w:rPr>
            <w:rFonts w:ascii="Times New Roman" w:hAnsi="Times New Roman" w:cs="Times New Roman" w:eastAsia="黑体"/>
            <w:bCs/>
            <w:sz w:val="44"/>
            <w:szCs w:val="44"/>
          </w:rPr>
          <w:delText>关于《南通市城市绿化管理条例》的说明</w:delText>
        </w:r>
      </w:del>
    </w:p>
    <w:p>
      <w:pPr>
        <w:pStyle w:val="Normal"/>
        <w:ind w:firstLineChars="0" w:firstLine="0" w:endChars="0" w:end="0"/>
        <w:jc w:val="center"/>
        <w:rPr>
          <w:del w:id="183" w:author="user" w:date="2019-10-22T15:16:00Z"/>
          <w:rFonts w:ascii="Times New Roman" w:hAnsi="Times New Roman" w:eastAsia="楷体_GB2312" w:cs="Times New Roman"/>
          <w:szCs w:val="32"/>
          <w:lang w:val="zh-CN"/>
        </w:rPr>
      </w:pPr>
      <w:del w:id="176" w:author="user" w:date="2019-10-22T15:16:00Z">
        <w:r>
          <w:rPr>
            <w:rFonts w:eastAsia="楷体_GB2312" w:cs="Times New Roman" w:ascii="Times New Roman" w:hAnsi="Times New Roman"/>
            <w:szCs w:val="32"/>
            <w:lang w:val="zh-CN"/>
          </w:rPr>
          <w:delText>——</w:delText>
        </w:r>
      </w:del>
      <w:del w:id="177" w:author="user" w:date="2019-10-22T15:16:00Z">
        <w:r>
          <w:rPr>
            <w:rFonts w:eastAsia="楷体_GB2312" w:cs="Times New Roman" w:ascii="Times New Roman" w:hAnsi="Times New Roman"/>
            <w:szCs w:val="32"/>
            <w:lang w:val="zh-CN"/>
          </w:rPr>
          <w:delText>2019</w:delText>
        </w:r>
      </w:del>
      <w:del w:id="178" w:author="user" w:date="2019-10-22T15:16:00Z">
        <w:r>
          <w:rPr>
            <w:rFonts w:ascii="Times New Roman" w:hAnsi="Times New Roman" w:cs="Times New Roman" w:eastAsia="楷体_GB2312"/>
            <w:szCs w:val="32"/>
            <w:lang w:val="zh-CN"/>
          </w:rPr>
          <w:delText>年</w:delText>
        </w:r>
      </w:del>
      <w:del w:id="179" w:author="user" w:date="2019-10-22T15:16:00Z">
        <w:r>
          <w:rPr>
            <w:rFonts w:eastAsia="楷体_GB2312" w:cs="Times New Roman" w:ascii="Times New Roman" w:hAnsi="Times New Roman"/>
            <w:szCs w:val="32"/>
            <w:lang w:val="zh-CN"/>
          </w:rPr>
          <w:delText>9</w:delText>
        </w:r>
      </w:del>
      <w:del w:id="180" w:author="user" w:date="2019-10-22T15:16:00Z">
        <w:r>
          <w:rPr>
            <w:rFonts w:ascii="Times New Roman" w:hAnsi="Times New Roman" w:cs="Times New Roman" w:eastAsia="楷体_GB2312"/>
            <w:szCs w:val="32"/>
            <w:lang w:val="zh-CN"/>
          </w:rPr>
          <w:delText>月</w:delText>
        </w:r>
      </w:del>
      <w:del w:id="181" w:author="user" w:date="2019-10-22T15:16:00Z">
        <w:r>
          <w:rPr>
            <w:rFonts w:eastAsia="楷体_GB2312" w:cs="Times New Roman" w:ascii="Times New Roman" w:hAnsi="Times New Roman"/>
            <w:szCs w:val="32"/>
            <w:lang w:val="zh-CN"/>
          </w:rPr>
          <w:delText>24</w:delText>
        </w:r>
      </w:del>
      <w:del w:id="182" w:author="user" w:date="2019-10-22T15:16:00Z">
        <w:r>
          <w:rPr>
            <w:rFonts w:ascii="Times New Roman" w:hAnsi="Times New Roman" w:cs="Times New Roman" w:eastAsia="楷体_GB2312"/>
            <w:szCs w:val="32"/>
            <w:lang w:val="zh-CN"/>
          </w:rPr>
          <w:delText>日在省十三届人大常委会第十一次会议上</w:delText>
        </w:r>
      </w:del>
    </w:p>
    <w:p>
      <w:pPr>
        <w:pStyle w:val="Normal"/>
        <w:ind w:firstLineChars="0" w:firstLine="0" w:endChars="0" w:end="0"/>
        <w:jc w:val="center"/>
        <w:rPr>
          <w:del w:id="185" w:author="user" w:date="2019-10-22T15:16:00Z"/>
          <w:rFonts w:ascii="Times New Roman" w:hAnsi="Times New Roman" w:eastAsia="楷体_GB2312" w:cs="Times New Roman"/>
          <w:szCs w:val="32"/>
          <w:lang w:val="zh-CN"/>
        </w:rPr>
      </w:pPr>
      <w:del w:id="184" w:author="user" w:date="2019-10-22T15:16:00Z">
        <w:r>
          <w:rPr>
            <w:rFonts w:ascii="Times New Roman" w:hAnsi="Times New Roman" w:cs="Times New Roman" w:eastAsia="楷体_GB2312"/>
            <w:szCs w:val="32"/>
            <w:lang w:val="zh-CN"/>
          </w:rPr>
          <w:delText>南通市人大常委会</w:delText>
        </w:r>
      </w:del>
    </w:p>
    <w:p>
      <w:pPr>
        <w:pStyle w:val="Normal"/>
        <w:ind w:endChars="0" w:end="0"/>
        <w:rPr>
          <w:del w:id="187" w:author="user" w:date="2019-10-22T15:16:00Z"/>
          <w:rFonts w:ascii="Times New Roman" w:hAnsi="Times New Roman" w:eastAsia="楷体_GB2312" w:cs="Times New Roman"/>
          <w:szCs w:val="32"/>
          <w:lang w:val="zh-CN"/>
        </w:rPr>
      </w:pPr>
      <w:del w:id="186" w:author="user" w:date="2019-10-22T15:16:00Z">
        <w:r>
          <w:rPr>
            <w:rFonts w:eastAsia="楷体_GB2312" w:cs="Times New Roman" w:ascii="Times New Roman" w:hAnsi="Times New Roman"/>
            <w:szCs w:val="32"/>
            <w:lang w:val="zh-CN"/>
          </w:rPr>
        </w:r>
      </w:del>
    </w:p>
    <w:p>
      <w:pPr>
        <w:pStyle w:val="Normal"/>
        <w:ind w:firstLineChars="0" w:firstLine="0" w:endChars="0" w:end="0"/>
        <w:rPr>
          <w:del w:id="189" w:author="user" w:date="2019-10-22T15:16:00Z"/>
          <w:rFonts w:ascii="Times New Roman" w:hAnsi="Times New Roman" w:eastAsia="黑体" w:cs="Times New Roman"/>
          <w:szCs w:val="32"/>
          <w:lang w:val="zh-CN"/>
        </w:rPr>
      </w:pPr>
      <w:del w:id="188" w:author="user" w:date="2019-10-22T15:16:00Z">
        <w:r>
          <w:rPr>
            <w:rFonts w:ascii="Times New Roman" w:hAnsi="Times New Roman" w:cs="Times New Roman" w:eastAsia="黑体"/>
            <w:szCs w:val="32"/>
            <w:lang w:val="zh-CN"/>
          </w:rPr>
          <w:delText>主任、各位副主任、秘书长、各位委员：</w:delText>
        </w:r>
      </w:del>
    </w:p>
    <w:p>
      <w:pPr>
        <w:pStyle w:val="Normal"/>
        <w:ind w:endChars="0" w:end="0"/>
        <w:rPr>
          <w:del w:id="197" w:author="user" w:date="2019-10-22T15:16:00Z"/>
          <w:rFonts w:ascii="Times New Roman" w:hAnsi="Times New Roman" w:cs="Times New Roman"/>
          <w:szCs w:val="32"/>
        </w:rPr>
      </w:pPr>
      <w:del w:id="190" w:author="user" w:date="2019-10-22T15:16:00Z">
        <w:r>
          <w:rPr>
            <w:rFonts w:ascii="Times New Roman" w:hAnsi="Times New Roman" w:cs="Times New Roman"/>
            <w:szCs w:val="32"/>
          </w:rPr>
          <w:delText>《南通市城市绿化管理条例》（以下简称《条例》）已于</w:delText>
        </w:r>
      </w:del>
      <w:del w:id="191" w:author="user" w:date="2019-10-22T15:16:00Z">
        <w:r>
          <w:rPr>
            <w:rFonts w:cs="Times New Roman" w:ascii="Times New Roman" w:hAnsi="Times New Roman"/>
            <w:szCs w:val="32"/>
          </w:rPr>
          <w:delText>2019</w:delText>
        </w:r>
      </w:del>
      <w:del w:id="192" w:author="user" w:date="2019-10-22T15:16:00Z">
        <w:r>
          <w:rPr>
            <w:rFonts w:ascii="Times New Roman" w:hAnsi="Times New Roman" w:cs="Times New Roman"/>
            <w:szCs w:val="32"/>
          </w:rPr>
          <w:delText>年</w:delText>
        </w:r>
      </w:del>
      <w:del w:id="193" w:author="user" w:date="2019-10-22T15:16:00Z">
        <w:r>
          <w:rPr>
            <w:rFonts w:cs="Times New Roman" w:ascii="Times New Roman" w:hAnsi="Times New Roman"/>
            <w:szCs w:val="32"/>
          </w:rPr>
          <w:delText>7</w:delText>
        </w:r>
      </w:del>
      <w:del w:id="194" w:author="user" w:date="2019-10-22T15:16:00Z">
        <w:r>
          <w:rPr>
            <w:rFonts w:ascii="Times New Roman" w:hAnsi="Times New Roman" w:cs="Times New Roman"/>
            <w:szCs w:val="32"/>
          </w:rPr>
          <w:delText>月</w:delText>
        </w:r>
      </w:del>
      <w:del w:id="195" w:author="user" w:date="2019-10-22T15:16:00Z">
        <w:r>
          <w:rPr>
            <w:rFonts w:cs="Times New Roman" w:ascii="Times New Roman" w:hAnsi="Times New Roman"/>
            <w:szCs w:val="32"/>
          </w:rPr>
          <w:delText>30</w:delText>
        </w:r>
      </w:del>
      <w:del w:id="196" w:author="user" w:date="2019-10-22T15:16:00Z">
        <w:r>
          <w:rPr>
            <w:rFonts w:ascii="Times New Roman" w:hAnsi="Times New Roman" w:cs="Times New Roman"/>
            <w:szCs w:val="32"/>
          </w:rPr>
          <w:delText>日由南通市第十五届人大常委会第二十四次会议通过，现提请本次省人大常委会审议批准。现就《条例》的主要内容作如下说明：</w:delText>
        </w:r>
      </w:del>
    </w:p>
    <w:p>
      <w:pPr>
        <w:pStyle w:val="Normal"/>
        <w:ind w:endChars="0" w:end="0"/>
        <w:rPr>
          <w:del w:id="199" w:author="user" w:date="2019-10-22T15:16:00Z"/>
          <w:rFonts w:ascii="Times New Roman" w:hAnsi="Times New Roman" w:cs="Times New Roman"/>
          <w:szCs w:val="32"/>
        </w:rPr>
      </w:pPr>
      <w:del w:id="198" w:author="user" w:date="2019-10-22T15:16:00Z">
        <w:r>
          <w:rPr>
            <w:rFonts w:ascii="Times New Roman" w:hAnsi="Times New Roman" w:cs="Times New Roman"/>
            <w:szCs w:val="32"/>
          </w:rPr>
          <w:delText>《条例》主要规定了立法目的、适用范围和职责分工，城市绿化规划、建设的要求，政府及各类主体在城市绿化管养中的职责、权利和义务，相应的法律责任等内容。</w:delText>
        </w:r>
      </w:del>
    </w:p>
    <w:p>
      <w:pPr>
        <w:pStyle w:val="Normal"/>
        <w:ind w:endChars="0" w:end="0"/>
        <w:rPr>
          <w:del w:id="204" w:author="user" w:date="2019-10-22T15:16:00Z"/>
          <w:rFonts w:ascii="Times New Roman" w:hAnsi="Times New Roman" w:cs="Times New Roman"/>
          <w:szCs w:val="32"/>
        </w:rPr>
      </w:pPr>
      <w:del w:id="200" w:author="user" w:date="2019-10-22T15:16:00Z">
        <w:r>
          <w:rPr>
            <w:rFonts w:ascii="Times New Roman" w:hAnsi="Times New Roman" w:cs="Times New Roman" w:eastAsia="黑体"/>
            <w:kern w:val="0"/>
            <w:szCs w:val="32"/>
          </w:rPr>
          <w:delText>一、立法目的、适用范围和职责分工。</w:delText>
        </w:r>
      </w:del>
      <w:del w:id="201" w:author="user" w:date="2019-10-22T15:16:00Z">
        <w:r>
          <w:rPr>
            <w:rFonts w:ascii="Times New Roman" w:hAnsi="Times New Roman" w:cs="Times New Roman"/>
            <w:szCs w:val="32"/>
          </w:rPr>
          <w:delText>关于立法目的，《条例》规定，为了促进城市绿化事业的发展，保护和改善生态环境，建设花园城市，根据国务院《城市绿化条例》和《江苏省城市绿化管理条例》等法律、法规，结合本市实际，制定本条例（第一条）。关于适用范围，《条例》规定，本条例适用于本市城市规划区、镇规划区内种植和养护树木花草等绿化的规划、建设、保护和管理（第二条）。关于职责分工，《条例》规定，市、县级人民政府城市绿化主管部门主管本行政区域内的城市绿化工作。其他相关部门根据各自职责，做好城市绿化工作。镇人民政府、街道办事处在其职责范围内负责本行政区域内</w:delText>
        </w:r>
      </w:del>
      <w:del w:id="202" w:author="user" w:date="2019-10-22T15:16:00Z">
        <w:r>
          <w:rPr>
            <w:rFonts w:ascii="Times New Roman" w:hAnsi="Times New Roman" w:cs="Times New Roman"/>
            <w:szCs w:val="32"/>
          </w:rPr>
          <w:delText>的</w:delText>
        </w:r>
      </w:del>
      <w:del w:id="203" w:author="user" w:date="2019-10-22T15:16:00Z">
        <w:r>
          <w:rPr>
            <w:rFonts w:ascii="Times New Roman" w:hAnsi="Times New Roman" w:cs="Times New Roman"/>
            <w:szCs w:val="32"/>
          </w:rPr>
          <w:delText>城市绿化工作（第三条）。同时《条例》规定了社会参与城市绿化活动的要求（第四条）。</w:delText>
        </w:r>
      </w:del>
    </w:p>
    <w:p>
      <w:pPr>
        <w:pStyle w:val="Normal"/>
        <w:ind w:endChars="0" w:end="0"/>
        <w:rPr>
          <w:del w:id="207" w:author="user" w:date="2019-10-22T15:16:00Z"/>
          <w:rFonts w:ascii="Times New Roman" w:hAnsi="Times New Roman" w:cs="Times New Roman"/>
          <w:szCs w:val="32"/>
        </w:rPr>
      </w:pPr>
      <w:del w:id="205" w:author="user" w:date="2019-10-22T15:16:00Z">
        <w:r>
          <w:rPr>
            <w:rFonts w:ascii="Times New Roman" w:hAnsi="Times New Roman" w:cs="Times New Roman" w:eastAsia="黑体"/>
            <w:kern w:val="0"/>
            <w:szCs w:val="32"/>
          </w:rPr>
          <w:delText>二、城市绿化规划与建设管理制度。</w:delText>
        </w:r>
      </w:del>
      <w:del w:id="206" w:author="user" w:date="2019-10-22T15:16:00Z">
        <w:r>
          <w:rPr>
            <w:rFonts w:ascii="Times New Roman" w:hAnsi="Times New Roman" w:cs="Times New Roman"/>
            <w:szCs w:val="32"/>
          </w:rPr>
          <w:delText>《条例》要求，市、县级人民政府应当依法组织编制城市绿地系统规划、划定城市绿地控制线，并向社会公布。市城市绿化主管部门应当科学编制全市城市树种规划，推广种植乡土树种、色叶树种以及市树市花，体现季相变化，彰显地域特色（第五条）；城市居住区和单位的绿化，不得低于省规定的标准。具备条件的城市道路，应当按照快速路两侧各不少于五十米、主干道两侧各不少于三十米、次干道两侧各不少于二十米的标准，规划建设公共绿地。鼓励新建公共服务设施及高架道路等市政基础设施实施立体绿化；推行林荫路、林荫停车场建设（第六条）；城市绿化工程建设程序由市人民政府制定。建设工程项目附属绿化工程按照基本建设程序进行建设管理（第八条）。同时，《条例》建立了“永久保护绿地制度”（第七条）和“绿化档案管理制度”（第十条），规定了城市绿化工程、建设工程项目附属绿化工程的建设单位应承担的义务（第九条）。</w:delText>
        </w:r>
      </w:del>
    </w:p>
    <w:p>
      <w:pPr>
        <w:pStyle w:val="Normal"/>
        <w:ind w:endChars="0" w:end="0"/>
        <w:rPr>
          <w:del w:id="210" w:author="user" w:date="2019-10-22T15:16:00Z"/>
          <w:rFonts w:ascii="Times New Roman" w:hAnsi="Times New Roman" w:cs="Times New Roman"/>
          <w:szCs w:val="32"/>
        </w:rPr>
      </w:pPr>
      <w:del w:id="208" w:author="user" w:date="2019-10-22T15:16:00Z">
        <w:r>
          <w:rPr>
            <w:rFonts w:ascii="Times New Roman" w:hAnsi="Times New Roman" w:cs="Times New Roman" w:eastAsia="黑体"/>
            <w:kern w:val="0"/>
            <w:szCs w:val="32"/>
          </w:rPr>
          <w:delText>三、政府及各类主体在城市绿化管养中的职责、权利和义务。</w:delText>
        </w:r>
      </w:del>
      <w:del w:id="209" w:author="user" w:date="2019-10-22T15:16:00Z">
        <w:r>
          <w:rPr>
            <w:rFonts w:ascii="Times New Roman" w:hAnsi="Times New Roman" w:cs="Times New Roman"/>
            <w:szCs w:val="32"/>
          </w:rPr>
          <w:delText>《条例》确定了城市绿化中的各类养护管理责任人（第十一条）；针对土地征收和房屋拆迁中具有利用价值的树木，要求县级人民政府提出处理方案（第十二条）；要求市、县级人民政府建立园林绿化废弃物收运、处置体系，促进园林绿化废弃物资源化利用（第十三条）。在城市绿化保护的行为规范方面，《条例》规定，任何单位和个人不得擅自占用城市绿地。因建设或者特殊原因需要临时占用城市绿地的，应当经城市绿化主管部门同意。临时占用绿地期满，占用人应当在规定期限内恢复原状（第十四条）；针对擅自移植、砍伐城市树木，在绿地内种植蔬菜、擅自设置营业摊点、擅自停放车辆等损害城市绿化及绿化设施的行为，作出了禁止性规定（第十五条）。</w:delText>
        </w:r>
      </w:del>
    </w:p>
    <w:p>
      <w:pPr>
        <w:pStyle w:val="Style15"/>
        <w:spacing w:lineRule="exact" w:line="590"/>
        <w:ind w:endChars="0" w:end="0"/>
        <w:rPr>
          <w:del w:id="213" w:author="user" w:date="2019-10-22T15:16:00Z"/>
          <w:rFonts w:ascii="Times New Roman" w:hAnsi="Times New Roman" w:eastAsia="仿宋_GB2312" w:cs="Times New Roman"/>
          <w:sz w:val="32"/>
          <w:szCs w:val="32"/>
        </w:rPr>
      </w:pPr>
      <w:del w:id="211" w:author="user" w:date="2019-10-22T15:16:00Z">
        <w:r>
          <w:rPr>
            <w:rFonts w:ascii="Times New Roman" w:hAnsi="Times New Roman" w:cs="Times New Roman" w:eastAsia="黑体"/>
            <w:kern w:val="0"/>
            <w:sz w:val="32"/>
            <w:szCs w:val="32"/>
          </w:rPr>
          <w:delText>四、法律责任。</w:delText>
        </w:r>
      </w:del>
      <w:del w:id="212" w:author="user" w:date="2019-10-22T15:16:00Z">
        <w:r>
          <w:rPr>
            <w:rFonts w:ascii="Times New Roman" w:hAnsi="Times New Roman" w:cs="Times New Roman" w:eastAsia="仿宋_GB2312"/>
            <w:sz w:val="32"/>
            <w:szCs w:val="32"/>
          </w:rPr>
          <w:delText>《条例》坚持公开公正、过罚相当、处罚与教育相结合的原则，规定了相应的法律责任。《条例》规定，对未按照有关规定将绿化工程建设档案移交城建档案管理机构的行为，由城市绿化主管部门责令改正，处二千元以上一万元以下罚款；对未在建设项目所在地的显著位置设立绿线公示牌的行为，由城市绿化主管部门责令改正；逾期不改正的，处五百元以上二千元以下罚款（第十六条）。《条例》规定，对擅自占用城市绿地，或者临时占用城市绿地未按时恢复原状的，由城市绿化主管部门责令限期退还、恢复原状，处每平方米五百元以上一千元以下罚款；造成损失的，应当赔偿损失（第十七条）。《条例》规定，对违反第十五条规定的各种行为，由城市绿化主管部门责令停止违法行为、恢复原状，并处罚款：对擅自移植、砍伐城市树木的，处损失费一倍以上五倍以下罚款；对在树木上晾晒衣物、攀爬树木的，处五十元罚款；对在绿地内种植蔬菜、焚烧物品的，处五十元以上二百元以下罚款；对擅自在绿地内饲养家禽家畜的，按每只（头）处二十元以上五十元以下罚款；对擅自在绿地内设置营业摊点，拒不改正的，处二十元以上二百元以下罚款；对擅自在绿地内停放非机动车的处二十元罚款，停放机动车的处五十元罚款；擅自改变城市公园和绿道的配套服务设施功能的，处五千元以上两万元以下罚款（第十八条）。考虑到南通地区行政管理与行政执法的实际情况，《条例》对其所规定的行政处罚，要求按照相对集中行政处罚权等相关规定执行（第十九条）。</w:delText>
        </w:r>
      </w:del>
    </w:p>
    <w:p>
      <w:pPr>
        <w:pStyle w:val="Normal"/>
        <w:spacing w:lineRule="exact" w:line="560"/>
        <w:ind w:endChars="0" w:end="0"/>
        <w:rPr>
          <w:del w:id="222" w:author="user" w:date="2019-10-22T15:16:00Z"/>
          <w:rFonts w:ascii="Times New Roman" w:hAnsi="Times New Roman" w:cs="Times New Roman"/>
          <w:szCs w:val="32"/>
        </w:rPr>
      </w:pPr>
      <w:del w:id="214" w:author="user" w:date="2019-10-22T15:16:00Z">
        <w:r>
          <w:rPr>
            <w:rFonts w:ascii="Times New Roman" w:hAnsi="Times New Roman" w:cs="Times New Roman" w:eastAsia="黑体"/>
            <w:kern w:val="0"/>
            <w:szCs w:val="32"/>
          </w:rPr>
          <w:delText>五、施行时间。</w:delText>
        </w:r>
      </w:del>
      <w:del w:id="215" w:author="user" w:date="2019-10-22T15:16:00Z">
        <w:r>
          <w:rPr>
            <w:rFonts w:ascii="Times New Roman" w:hAnsi="Times New Roman" w:cs="Times New Roman"/>
            <w:szCs w:val="32"/>
          </w:rPr>
          <w:delText>《条例》将于</w:delText>
        </w:r>
      </w:del>
      <w:del w:id="216" w:author="user" w:date="2019-10-22T15:16:00Z">
        <w:r>
          <w:rPr>
            <w:rFonts w:cs="Times New Roman" w:ascii="Times New Roman" w:hAnsi="Times New Roman"/>
            <w:szCs w:val="32"/>
          </w:rPr>
          <w:delText>2020</w:delText>
        </w:r>
      </w:del>
      <w:del w:id="217" w:author="user" w:date="2019-10-22T15:16:00Z">
        <w:r>
          <w:rPr>
            <w:rFonts w:ascii="Times New Roman" w:hAnsi="Times New Roman" w:cs="Times New Roman"/>
            <w:szCs w:val="32"/>
          </w:rPr>
          <w:delText>年</w:delText>
        </w:r>
      </w:del>
      <w:del w:id="218" w:author="user" w:date="2019-10-22T15:16:00Z">
        <w:r>
          <w:rPr>
            <w:rFonts w:cs="Times New Roman" w:ascii="Times New Roman" w:hAnsi="Times New Roman"/>
            <w:szCs w:val="32"/>
          </w:rPr>
          <w:delText>1</w:delText>
        </w:r>
      </w:del>
      <w:del w:id="219" w:author="user" w:date="2019-10-22T15:16:00Z">
        <w:r>
          <w:rPr>
            <w:rFonts w:ascii="Times New Roman" w:hAnsi="Times New Roman" w:cs="Times New Roman"/>
            <w:szCs w:val="32"/>
          </w:rPr>
          <w:delText>月</w:delText>
        </w:r>
      </w:del>
      <w:del w:id="220" w:author="user" w:date="2019-10-22T15:16:00Z">
        <w:r>
          <w:rPr>
            <w:rFonts w:cs="Times New Roman" w:ascii="Times New Roman" w:hAnsi="Times New Roman"/>
            <w:szCs w:val="32"/>
          </w:rPr>
          <w:delText>1</w:delText>
        </w:r>
      </w:del>
      <w:del w:id="221" w:author="user" w:date="2019-10-22T15:16:00Z">
        <w:r>
          <w:rPr>
            <w:rFonts w:ascii="Times New Roman" w:hAnsi="Times New Roman" w:cs="Times New Roman"/>
            <w:szCs w:val="32"/>
          </w:rPr>
          <w:delText>日起施行（第二十条）。</w:delText>
        </w:r>
      </w:del>
    </w:p>
    <w:p>
      <w:pPr>
        <w:pStyle w:val="Normal"/>
        <w:spacing w:lineRule="exact" w:line="560"/>
        <w:ind w:endChars="0" w:end="0"/>
        <w:rPr>
          <w:del w:id="224" w:author="user" w:date="2019-10-22T15:16:00Z"/>
          <w:rFonts w:ascii="Times New Roman" w:hAnsi="Times New Roman" w:cs="Times New Roman"/>
          <w:kern w:val="0"/>
          <w:szCs w:val="32"/>
        </w:rPr>
      </w:pPr>
      <w:del w:id="223" w:author="user" w:date="2019-10-22T15:16:00Z">
        <w:r>
          <w:rPr>
            <w:rFonts w:ascii="Times New Roman" w:hAnsi="Times New Roman" w:cs="Times New Roman"/>
            <w:szCs w:val="32"/>
          </w:rPr>
          <w:delText>以上说明和《条例》，请予审议。</w:delText>
        </w:r>
      </w:del>
      <w:r>
        <w:br w:type="page"/>
      </w:r>
    </w:p>
    <w:p>
      <w:pPr>
        <w:pStyle w:val="Normal"/>
        <w:ind w:firstLineChars="0" w:firstLine="0" w:endChars="0" w:end="0"/>
        <w:jc w:val="center"/>
        <w:rPr>
          <w:del w:id="226" w:author="user" w:date="2019-10-22T15:16:00Z"/>
          <w:rFonts w:ascii="Times New Roman" w:hAnsi="Times New Roman" w:cs="Times New Roman"/>
          <w:kern w:val="0"/>
          <w:szCs w:val="32"/>
        </w:rPr>
      </w:pPr>
      <w:del w:id="225" w:author="user" w:date="2019-10-22T15:16:00Z">
        <w:r>
          <w:rPr>
            <w:rFonts w:cs="Times New Roman" w:ascii="Times New Roman" w:hAnsi="Times New Roman"/>
            <w:kern w:val="0"/>
            <w:szCs w:val="32"/>
          </w:rPr>
        </w:r>
      </w:del>
    </w:p>
    <w:p>
      <w:pPr>
        <w:pStyle w:val="Normal"/>
        <w:ind w:firstLineChars="0" w:firstLine="0" w:endChars="0" w:end="0"/>
        <w:jc w:val="center"/>
        <w:rPr>
          <w:del w:id="228" w:author="user" w:date="2019-10-22T15:16:00Z"/>
          <w:rFonts w:ascii="Times New Roman" w:hAnsi="Times New Roman" w:cs="Times New Roman"/>
          <w:szCs w:val="32"/>
        </w:rPr>
      </w:pPr>
      <w:del w:id="227" w:author="user" w:date="2019-10-22T15:16:00Z">
        <w:r>
          <w:rPr>
            <w:rFonts w:cs="Times New Roman" w:ascii="Times New Roman" w:hAnsi="Times New Roman"/>
            <w:szCs w:val="32"/>
          </w:rPr>
        </w:r>
      </w:del>
    </w:p>
    <w:p>
      <w:pPr>
        <w:pStyle w:val="1"/>
        <w:spacing w:lineRule="exact" w:line="590"/>
        <w:rPr>
          <w:del w:id="230" w:author="user" w:date="2019-10-22T15:16:00Z"/>
          <w:rFonts w:ascii="Times New Roman" w:hAnsi="Times New Roman" w:eastAsia="黑体" w:cs="Times New Roman"/>
          <w:szCs w:val="44"/>
        </w:rPr>
      </w:pPr>
      <w:del w:id="229" w:author="user" w:date="2019-10-22T15:16:00Z">
        <w:r>
          <w:rPr>
            <w:rFonts w:ascii="Times New Roman" w:hAnsi="Times New Roman" w:cs="Times New Roman" w:eastAsia="黑体"/>
            <w:szCs w:val="44"/>
          </w:rPr>
          <w:delText>关于《南通市城市绿化管理条例》</w:delText>
        </w:r>
      </w:del>
    </w:p>
    <w:p>
      <w:pPr>
        <w:pStyle w:val="1"/>
        <w:spacing w:lineRule="exact" w:line="590"/>
        <w:rPr>
          <w:del w:id="232" w:author="user" w:date="2019-10-22T15:16:00Z"/>
          <w:rFonts w:ascii="Times New Roman" w:hAnsi="Times New Roman" w:eastAsia="黑体" w:cs="Times New Roman"/>
          <w:szCs w:val="44"/>
        </w:rPr>
      </w:pPr>
      <w:del w:id="231" w:author="user" w:date="2019-10-22T15:16:00Z">
        <w:r>
          <w:rPr>
            <w:rFonts w:ascii="Times New Roman" w:hAnsi="Times New Roman" w:cs="Times New Roman" w:eastAsia="黑体"/>
            <w:szCs w:val="44"/>
          </w:rPr>
          <w:delText>审议意见的报告</w:delText>
        </w:r>
      </w:del>
    </w:p>
    <w:p>
      <w:pPr>
        <w:pStyle w:val="21"/>
        <w:rPr>
          <w:del w:id="240" w:author="user" w:date="2019-10-22T15:16:00Z"/>
          <w:rFonts w:ascii="Times New Roman" w:hAnsi="Times New Roman" w:cs="Times New Roman"/>
          <w:szCs w:val="32"/>
        </w:rPr>
      </w:pPr>
      <w:del w:id="233" w:author="user" w:date="2019-10-22T15:16:00Z">
        <w:r>
          <w:rPr>
            <w:rFonts w:eastAsia="仿宋_GB2312" w:cs="Times New Roman" w:ascii="Times New Roman" w:hAnsi="Times New Roman"/>
            <w:szCs w:val="32"/>
          </w:rPr>
          <w:delText>——</w:delText>
        </w:r>
      </w:del>
      <w:del w:id="234" w:author="user" w:date="2019-10-22T15:16:00Z">
        <w:r>
          <w:rPr>
            <w:rFonts w:cs="Times New Roman" w:ascii="Times New Roman" w:hAnsi="Times New Roman"/>
            <w:szCs w:val="32"/>
          </w:rPr>
          <w:delText>2019</w:delText>
        </w:r>
      </w:del>
      <w:del w:id="235" w:author="user" w:date="2019-10-22T15:16:00Z">
        <w:r>
          <w:rPr>
            <w:rFonts w:ascii="Times New Roman" w:hAnsi="Times New Roman" w:cs="Times New Roman"/>
            <w:szCs w:val="32"/>
          </w:rPr>
          <w:delText>年</w:delText>
        </w:r>
      </w:del>
      <w:del w:id="236" w:author="user" w:date="2019-10-22T15:16:00Z">
        <w:r>
          <w:rPr>
            <w:rFonts w:cs="Times New Roman" w:ascii="Times New Roman" w:hAnsi="Times New Roman"/>
            <w:szCs w:val="32"/>
          </w:rPr>
          <w:delText>9</w:delText>
        </w:r>
      </w:del>
      <w:del w:id="237" w:author="user" w:date="2019-10-22T15:16:00Z">
        <w:r>
          <w:rPr>
            <w:rFonts w:ascii="Times New Roman" w:hAnsi="Times New Roman" w:cs="Times New Roman"/>
            <w:szCs w:val="32"/>
          </w:rPr>
          <w:delText>月</w:delText>
        </w:r>
      </w:del>
      <w:del w:id="238" w:author="user" w:date="2019-10-22T15:16:00Z">
        <w:r>
          <w:rPr>
            <w:rFonts w:cs="Times New Roman" w:ascii="Times New Roman" w:hAnsi="Times New Roman"/>
            <w:szCs w:val="32"/>
          </w:rPr>
          <w:delText>24</w:delText>
        </w:r>
      </w:del>
      <w:del w:id="239" w:author="user" w:date="2019-10-22T15:16:00Z">
        <w:r>
          <w:rPr>
            <w:rFonts w:ascii="Times New Roman" w:hAnsi="Times New Roman" w:cs="Times New Roman"/>
            <w:szCs w:val="32"/>
          </w:rPr>
          <w:delText>日在省十三届人大常委会第十一次会议上</w:delText>
        </w:r>
      </w:del>
    </w:p>
    <w:p>
      <w:pPr>
        <w:pStyle w:val="21"/>
        <w:rPr>
          <w:del w:id="242" w:author="user" w:date="2019-10-22T15:16:00Z"/>
          <w:rFonts w:ascii="Times New Roman" w:hAnsi="Times New Roman" w:cs="Times New Roman"/>
          <w:szCs w:val="32"/>
        </w:rPr>
      </w:pPr>
      <w:del w:id="241" w:author="user" w:date="2019-10-22T15:16:00Z">
        <w:r>
          <w:rPr>
            <w:rFonts w:ascii="Times New Roman" w:hAnsi="Times New Roman" w:cs="Times New Roman"/>
            <w:szCs w:val="32"/>
          </w:rPr>
          <w:delText>省人大法制委员会</w:delText>
        </w:r>
      </w:del>
    </w:p>
    <w:p>
      <w:pPr>
        <w:pStyle w:val="Normal"/>
        <w:ind w:endChars="0" w:end="0"/>
        <w:rPr>
          <w:del w:id="244" w:author="user" w:date="2019-10-22T15:16:00Z"/>
          <w:rFonts w:ascii="Times New Roman" w:hAnsi="Times New Roman" w:cs="Times New Roman"/>
          <w:szCs w:val="32"/>
        </w:rPr>
      </w:pPr>
      <w:del w:id="243" w:author="user" w:date="2019-10-22T15:16:00Z">
        <w:r>
          <w:rPr>
            <w:rFonts w:cs="Times New Roman" w:ascii="Times New Roman" w:hAnsi="Times New Roman"/>
            <w:szCs w:val="32"/>
          </w:rPr>
        </w:r>
      </w:del>
    </w:p>
    <w:p>
      <w:pPr>
        <w:pStyle w:val="Normal"/>
        <w:ind w:firstLineChars="0" w:firstLine="0" w:endChars="0" w:end="0"/>
        <w:rPr>
          <w:del w:id="246" w:author="user" w:date="2019-10-22T15:16:00Z"/>
          <w:rFonts w:ascii="Times New Roman" w:hAnsi="Times New Roman" w:eastAsia="黑体" w:cs="Times New Roman"/>
          <w:szCs w:val="32"/>
        </w:rPr>
      </w:pPr>
      <w:del w:id="245" w:author="user" w:date="2019-10-22T15:16:00Z">
        <w:r>
          <w:rPr>
            <w:rFonts w:ascii="Times New Roman" w:hAnsi="Times New Roman" w:cs="Times New Roman" w:eastAsia="黑体"/>
            <w:szCs w:val="32"/>
          </w:rPr>
          <w:delText>主任、各位副主任、秘书长、各位委员：</w:delText>
        </w:r>
      </w:del>
    </w:p>
    <w:p>
      <w:pPr>
        <w:pStyle w:val="Normal"/>
        <w:ind w:endChars="0" w:end="0"/>
        <w:rPr>
          <w:del w:id="252" w:author="user" w:date="2019-10-22T15:16:00Z"/>
          <w:rFonts w:ascii="Times New Roman" w:hAnsi="Times New Roman" w:cs="Times New Roman"/>
          <w:szCs w:val="32"/>
        </w:rPr>
      </w:pPr>
      <w:del w:id="247" w:author="user" w:date="2019-10-22T15:16:00Z">
        <w:r>
          <w:rPr>
            <w:rFonts w:ascii="Times New Roman" w:hAnsi="Times New Roman" w:cs="Times New Roman"/>
            <w:szCs w:val="32"/>
          </w:rPr>
          <w:delText>《南通市城市绿化管理条例》已经南通市第十五届人大常委会第二十四次会议通过，现报省人大常委会批准。省人大常委会法工委在该条例通过前进行了初步审查，征求了省人大常委会环资城建委，省自然资源厅、住建厅、司法厅、林业局等单位以及立法咨询专家的意见，并与南通市人大常委会法工委进行了沟通，提出了修改意见和建议，南通市人大常委会已作相应修改。省人大法制委员会于</w:delText>
        </w:r>
      </w:del>
      <w:del w:id="248" w:author="user" w:date="2019-10-22T15:16:00Z">
        <w:r>
          <w:rPr>
            <w:rFonts w:cs="Times New Roman" w:ascii="Times New Roman" w:hAnsi="Times New Roman"/>
            <w:szCs w:val="32"/>
          </w:rPr>
          <w:delText>9</w:delText>
        </w:r>
      </w:del>
      <w:del w:id="249" w:author="user" w:date="2019-10-22T15:16:00Z">
        <w:r>
          <w:rPr>
            <w:rFonts w:ascii="Times New Roman" w:hAnsi="Times New Roman" w:cs="Times New Roman"/>
            <w:szCs w:val="32"/>
          </w:rPr>
          <w:delText>月</w:delText>
        </w:r>
      </w:del>
      <w:del w:id="250" w:author="user" w:date="2019-10-22T15:16:00Z">
        <w:r>
          <w:rPr>
            <w:rFonts w:cs="Times New Roman" w:ascii="Times New Roman" w:hAnsi="Times New Roman"/>
            <w:szCs w:val="32"/>
          </w:rPr>
          <w:delText>6</w:delText>
        </w:r>
      </w:del>
      <w:del w:id="251" w:author="user" w:date="2019-10-22T15:16:00Z">
        <w:r>
          <w:rPr>
            <w:rFonts w:ascii="Times New Roman" w:hAnsi="Times New Roman" w:cs="Times New Roman"/>
            <w:szCs w:val="32"/>
          </w:rPr>
          <w:delText>日召开全体会议对该条例进行了审议。现将审议意见报告如下：</w:delText>
        </w:r>
      </w:del>
    </w:p>
    <w:p>
      <w:pPr>
        <w:pStyle w:val="Normal"/>
        <w:ind w:endChars="0" w:end="0"/>
        <w:rPr>
          <w:del w:id="254" w:author="user" w:date="2019-10-22T15:16:00Z"/>
          <w:rFonts w:ascii="Times New Roman" w:hAnsi="Times New Roman" w:cs="Times New Roman"/>
          <w:szCs w:val="32"/>
        </w:rPr>
      </w:pPr>
      <w:del w:id="253" w:author="user" w:date="2019-10-22T15:16:00Z">
        <w:r>
          <w:rPr>
            <w:rFonts w:ascii="Times New Roman" w:hAnsi="Times New Roman" w:cs="Times New Roman"/>
            <w:szCs w:val="32"/>
          </w:rPr>
          <w:delText>为了促进城市绿化事业的发展，保护和改善生态环境，建设花园城市，南通市人大常委会根据本地的具体情况和实际需要制定地方性法规，十分必要。该条例在有关法律、法规规定的基础上，对城市绿化规划、永久保护绿地、绿化工程建设、绿化档案、绿化养护管理责任人等内容作出具体规定，明确了损害城市绿化的具体禁止行为，规定了相应的法律责任，具有较强的针对性和可操作性。</w:delText>
        </w:r>
      </w:del>
    </w:p>
    <w:p>
      <w:pPr>
        <w:pStyle w:val="Normal"/>
        <w:ind w:endChars="0" w:end="0"/>
        <w:rPr>
          <w:del w:id="256" w:author="user" w:date="2019-10-22T15:16:00Z"/>
          <w:rFonts w:ascii="Times New Roman" w:hAnsi="Times New Roman" w:cs="Times New Roman"/>
          <w:szCs w:val="32"/>
        </w:rPr>
      </w:pPr>
      <w:del w:id="255" w:author="user" w:date="2019-10-22T15:16:00Z">
        <w:r>
          <w:rPr>
            <w:rFonts w:ascii="Times New Roman" w:hAnsi="Times New Roman" w:cs="Times New Roman"/>
            <w:szCs w:val="32"/>
          </w:rPr>
          <w:delText>该条例同宪法、法律、行政法规和本省的地方性法规不相抵触，建议本次常委会会议审议批准。</w:delText>
        </w:r>
      </w:del>
    </w:p>
    <w:p>
      <w:pPr>
        <w:pStyle w:val="Normal"/>
        <w:tabs>
          <w:tab w:val="clear" w:pos="425"/>
          <w:tab w:val="left" w:pos="7200" w:leader="none"/>
          <w:tab w:val="left" w:pos="7740" w:leader="none"/>
        </w:tabs>
        <w:ind w:endChars="0" w:end="0"/>
        <w:rPr>
          <w:del w:id="258" w:author="user" w:date="2019-10-22T15:16:00Z"/>
          <w:rFonts w:ascii="Times New Roman" w:hAnsi="Times New Roman" w:cs="Times New Roman"/>
          <w:color w:val="000000"/>
          <w:szCs w:val="32"/>
        </w:rPr>
      </w:pPr>
      <w:del w:id="257" w:author="user" w:date="2019-10-22T15:16:00Z">
        <w:r>
          <w:rPr>
            <w:rFonts w:ascii="Times New Roman" w:hAnsi="Times New Roman" w:cs="Times New Roman"/>
            <w:szCs w:val="32"/>
          </w:rPr>
          <w:delText>以上报告，请审议。</w:delText>
        </w:r>
      </w:del>
    </w:p>
    <w:p>
      <w:pPr>
        <w:pStyle w:val="Normal"/>
        <w:tabs>
          <w:tab w:val="clear" w:pos="425"/>
          <w:tab w:val="left" w:pos="7200" w:leader="none"/>
          <w:tab w:val="left" w:pos="7740" w:leader="none"/>
        </w:tabs>
        <w:ind w:endChars="0" w:end="0"/>
        <w:rPr>
          <w:del w:id="260" w:author="user" w:date="2019-10-22T15:16:00Z"/>
          <w:rFonts w:ascii="Times New Roman" w:hAnsi="Times New Roman" w:cs="Times New Roman"/>
          <w:color w:val="000000"/>
          <w:szCs w:val="32"/>
        </w:rPr>
      </w:pPr>
      <w:del w:id="259" w:author="user" w:date="2019-10-22T15:1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62" w:author="user" w:date="2019-10-22T15:16:00Z"/>
          <w:rFonts w:ascii="Times New Roman" w:hAnsi="Times New Roman" w:cs="Times New Roman"/>
          <w:color w:val="000000"/>
          <w:szCs w:val="32"/>
        </w:rPr>
      </w:pPr>
      <w:del w:id="261" w:author="user" w:date="2019-10-22T15:1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64" w:author="user" w:date="2019-10-22T15:16:00Z"/>
          <w:rFonts w:ascii="Times New Roman" w:hAnsi="Times New Roman" w:cs="Times New Roman"/>
          <w:color w:val="000000"/>
          <w:szCs w:val="32"/>
        </w:rPr>
      </w:pPr>
      <w:del w:id="263" w:author="user" w:date="2019-10-22T15:1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66" w:author="user" w:date="2019-10-22T15:16:00Z"/>
          <w:rFonts w:ascii="Times New Roman" w:hAnsi="Times New Roman" w:cs="Times New Roman"/>
          <w:color w:val="000000"/>
          <w:szCs w:val="32"/>
        </w:rPr>
      </w:pPr>
      <w:del w:id="265" w:author="user" w:date="2019-10-22T15:1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68" w:author="user" w:date="2019-10-22T15:16:00Z"/>
          <w:rFonts w:ascii="Times New Roman" w:hAnsi="Times New Roman" w:cs="Times New Roman"/>
          <w:color w:val="000000"/>
          <w:szCs w:val="32"/>
        </w:rPr>
      </w:pPr>
      <w:del w:id="267" w:author="user" w:date="2019-10-22T15:1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70" w:author="user" w:date="2019-10-22T15:16:00Z"/>
          <w:rFonts w:ascii="Times New Roman" w:hAnsi="Times New Roman" w:cs="Times New Roman"/>
          <w:color w:val="000000"/>
          <w:szCs w:val="32"/>
        </w:rPr>
      </w:pPr>
      <w:del w:id="269" w:author="user" w:date="2019-10-22T15:1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72" w:author="user" w:date="2019-10-22T15:16:00Z"/>
          <w:rFonts w:ascii="Times New Roman" w:hAnsi="Times New Roman" w:cs="Times New Roman"/>
          <w:color w:val="000000"/>
          <w:szCs w:val="32"/>
        </w:rPr>
      </w:pPr>
      <w:del w:id="271" w:author="user" w:date="2019-10-22T15:1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74" w:author="user" w:date="2019-10-22T15:16:00Z"/>
          <w:rFonts w:ascii="Times New Roman" w:hAnsi="Times New Roman" w:cs="Times New Roman"/>
          <w:color w:val="000000"/>
          <w:szCs w:val="32"/>
        </w:rPr>
      </w:pPr>
      <w:del w:id="273" w:author="user" w:date="2019-10-22T15:1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76" w:author="user" w:date="2019-10-22T15:16:00Z"/>
          <w:rFonts w:ascii="Times New Roman" w:hAnsi="Times New Roman" w:cs="Times New Roman"/>
          <w:color w:val="000000"/>
          <w:szCs w:val="32"/>
        </w:rPr>
      </w:pPr>
      <w:del w:id="275" w:author="user" w:date="2019-10-22T15:1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78" w:author="user" w:date="2019-10-22T15:16:00Z"/>
          <w:rFonts w:ascii="Times New Roman" w:hAnsi="Times New Roman" w:cs="Times New Roman"/>
          <w:color w:val="000000"/>
          <w:szCs w:val="32"/>
        </w:rPr>
      </w:pPr>
      <w:del w:id="277" w:author="user" w:date="2019-10-22T15:1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80" w:author="user" w:date="2019-10-22T15:16:00Z"/>
          <w:rFonts w:ascii="Times New Roman" w:hAnsi="Times New Roman" w:cs="Times New Roman"/>
          <w:color w:val="000000"/>
          <w:szCs w:val="32"/>
        </w:rPr>
      </w:pPr>
      <w:del w:id="279" w:author="user" w:date="2019-10-22T15:1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82" w:author="user" w:date="2019-10-22T15:16:00Z"/>
          <w:rFonts w:ascii="Times New Roman" w:hAnsi="Times New Roman" w:cs="Times New Roman"/>
          <w:color w:val="000000"/>
          <w:szCs w:val="32"/>
        </w:rPr>
      </w:pPr>
      <w:del w:id="281" w:author="user" w:date="2019-10-22T15:1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84" w:author="user" w:date="2019-10-22T15:16:00Z"/>
          <w:rFonts w:ascii="Times New Roman" w:hAnsi="Times New Roman" w:cs="Times New Roman"/>
          <w:color w:val="000000"/>
          <w:szCs w:val="32"/>
        </w:rPr>
      </w:pPr>
      <w:del w:id="283" w:author="user" w:date="2019-10-22T15:1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86" w:author="user" w:date="2019-10-22T15:16:00Z"/>
          <w:rFonts w:ascii="Times New Roman" w:hAnsi="Times New Roman" w:cs="Times New Roman"/>
          <w:color w:val="000000"/>
          <w:szCs w:val="32"/>
        </w:rPr>
      </w:pPr>
      <w:del w:id="285" w:author="user" w:date="2019-10-22T15:1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88" w:author="user" w:date="2019-10-22T15:16:00Z"/>
          <w:rFonts w:ascii="Times New Roman" w:hAnsi="Times New Roman" w:cs="Times New Roman"/>
          <w:color w:val="000000"/>
          <w:szCs w:val="32"/>
        </w:rPr>
      </w:pPr>
      <w:del w:id="287" w:author="user" w:date="2019-10-22T15:16:00Z">
        <w:r>
          <w:rPr>
            <w:rFonts w:cs="Times New Roman" w:ascii="Times New Roman" w:hAnsi="Times New Roman"/>
            <w:color w:val="000000"/>
            <w:szCs w:val="32"/>
          </w:rPr>
        </w:r>
      </w:del>
    </w:p>
    <w:p>
      <w:pPr>
        <w:pStyle w:val="Normal"/>
        <w:tabs>
          <w:tab w:val="clear" w:pos="425"/>
          <w:tab w:val="left" w:pos="7200" w:leader="none"/>
          <w:tab w:val="left" w:pos="7740" w:leader="none"/>
        </w:tabs>
        <w:ind w:endChars="0" w:end="0"/>
        <w:rPr>
          <w:del w:id="290" w:author="user" w:date="2019-10-22T15:16:00Z"/>
          <w:rFonts w:ascii="Times New Roman" w:hAnsi="Times New Roman" w:cs="Times New Roman"/>
          <w:color w:val="000000"/>
          <w:szCs w:val="32"/>
        </w:rPr>
      </w:pPr>
      <w:del w:id="289" w:author="user" w:date="2019-10-22T15:16:00Z">
        <w:r>
          <w:rPr>
            <w:rFonts w:cs="Times New Roman" w:ascii="Times New Roman" w:hAnsi="Times New Roman"/>
            <w:color w:val="000000"/>
            <w:szCs w:val="32"/>
          </w:rPr>
        </w:r>
      </w:del>
    </w:p>
    <w:p>
      <w:pPr>
        <w:pStyle w:val="Normal"/>
        <w:spacing w:lineRule="exact" w:line="380" w:before="120" w:after="0"/>
        <w:ind w:firstLineChars="0" w:firstLine="0" w:endChars="0" w:end="0"/>
        <w:rPr>
          <w:rFonts w:ascii="Times New Roman" w:hAnsi="Times New Roman" w:cs="Times New Roman"/>
          <w:color w:val="000000"/>
          <w:szCs w:val="32"/>
        </w:rPr>
      </w:pPr>
      <w:r>
        <w:rPr>
          <w:rFonts w:cs="Times New Roman" w:ascii="Times New Roman" w:hAnsi="Times New Roman"/>
          <w:color w:val="000000"/>
          <w:szCs w:val="32"/>
        </w:rPr>
      </w:r>
    </w:p>
    <w:tbl>
      <w:tblPr>
        <w:tblW w:w="8845" w:type="dxa"/>
        <w:jc w:val="center"/>
        <w:tblInd w:w="0" w:type="dxa"/>
        <w:tblLayout w:type="fixed"/>
        <w:tblCellMar>
          <w:top w:w="0" w:type="dxa"/>
          <w:start w:w="0" w:type="dxa"/>
          <w:bottom w:w="0" w:type="dxa"/>
          <w:end w:w="0" w:type="dxa"/>
        </w:tblCellMar>
      </w:tblPr>
      <w:tblGrid>
        <w:gridCol w:w="8845"/>
      </w:tblGrid>
      <w:tr>
        <w:trPr>
          <w:trHeight w:val="578" w:hRule="atLeast"/>
        </w:trPr>
        <w:tc>
          <w:tcPr>
            <w:tcW w:w="8845" w:type="dxa"/>
            <w:tcBorders>
              <w:top w:val="single" w:sz="8" w:space="0" w:color="000000"/>
              <w:bottom w:val="single" w:sz="8" w:space="0" w:color="000000"/>
            </w:tcBorders>
            <w:vAlign w:val="center"/>
          </w:tcPr>
          <w:p>
            <w:pPr>
              <w:pStyle w:val="Normal"/>
              <w:tabs>
                <w:tab w:val="clear" w:pos="425"/>
                <w:tab w:val="left" w:pos="8935" w:leader="none"/>
              </w:tabs>
              <w:spacing w:lineRule="exact" w:line="600"/>
              <w:ind w:firstLineChars="0" w:firstLine="0" w:startChars="50" w:endChars="50"/>
              <w:jc w:val="start"/>
              <w:textAlignment w:val="center"/>
              <w:rPr>
                <w:rFonts w:ascii="Times New Roman" w:hAnsi="Times New Roman" w:cs="Times New Roman"/>
                <w:color w:val="000000"/>
                <w:szCs w:val="32"/>
              </w:rPr>
            </w:pPr>
            <w:del w:id="291" w:author="user" w:date="2019-10-22T15:16:00Z">
              <w:r>
                <w:rPr>
                  <w:rFonts w:ascii="Times New Roman" w:hAnsi="Times New Roman" w:cs="Times New Roman"/>
                  <w:color w:val="000000"/>
                  <w:szCs w:val="32"/>
                </w:rPr>
                <w:delText xml:space="preserve">江苏省人大常委会办公厅            </w:delText>
              </w:r>
            </w:del>
            <w:del w:id="292" w:author="user" w:date="2019-10-22T15:16:00Z">
              <w:r>
                <w:rPr>
                  <w:rFonts w:cs="Times New Roman" w:ascii="Times New Roman" w:hAnsi="Times New Roman"/>
                  <w:color w:val="000000"/>
                  <w:szCs w:val="32"/>
                </w:rPr>
                <w:delText>2019</w:delText>
              </w:r>
            </w:del>
            <w:del w:id="293" w:author="user" w:date="2019-10-22T15:16:00Z">
              <w:r>
                <w:rPr>
                  <w:rFonts w:ascii="Times New Roman" w:hAnsi="Times New Roman" w:cs="Times New Roman"/>
                  <w:color w:val="000000"/>
                  <w:szCs w:val="32"/>
                </w:rPr>
                <w:delText>年</w:delText>
              </w:r>
            </w:del>
            <w:del w:id="294" w:author="user" w:date="2019-10-22T15:16:00Z">
              <w:r>
                <w:rPr>
                  <w:rFonts w:cs="Times New Roman" w:ascii="Times New Roman" w:hAnsi="Times New Roman"/>
                  <w:color w:val="000000"/>
                  <w:szCs w:val="32"/>
                </w:rPr>
                <w:delText>10</w:delText>
              </w:r>
            </w:del>
            <w:del w:id="295" w:author="user" w:date="2019-10-22T15:16:00Z">
              <w:r>
                <w:rPr>
                  <w:rFonts w:ascii="Times New Roman" w:hAnsi="Times New Roman" w:cs="Times New Roman"/>
                  <w:color w:val="000000"/>
                  <w:szCs w:val="32"/>
                </w:rPr>
                <w:delText xml:space="preserve">月  </w:delText>
              </w:r>
            </w:del>
            <w:ins w:id="296" w:author="吴正楠" w:date="2019-10-17T16:18:00Z">
              <w:del w:id="297" w:author="user" w:date="2019-10-22T15:16:00Z">
                <w:r>
                  <w:rPr>
                    <w:rFonts w:cs="Times New Roman" w:ascii="Times New Roman" w:hAnsi="Times New Roman"/>
                    <w:color w:val="000000"/>
                    <w:szCs w:val="32"/>
                  </w:rPr>
                  <w:delText>17</w:delText>
                </w:r>
              </w:del>
            </w:ins>
            <w:del w:id="298" w:author="user" w:date="2019-10-22T15:16:00Z">
              <w:r>
                <w:rPr>
                  <w:rFonts w:ascii="Times New Roman" w:hAnsi="Times New Roman" w:cs="Times New Roman"/>
                  <w:color w:val="000000"/>
                  <w:szCs w:val="32"/>
                </w:rPr>
                <w:delText>日印发</w:delText>
              </w:r>
            </w:del>
          </w:p>
        </w:tc>
      </w:tr>
    </w:tbl>
    <w:p>
      <w:pPr>
        <w:pStyle w:val="Normal"/>
        <w:spacing w:lineRule="exact" w:line="20"/>
        <w:ind w:firstLineChars="0" w:firstLine="0" w:endChars="200"/>
        <w:rPr>
          <w:del w:id="300" w:author="user" w:date="2019-10-22T15:16:00Z"/>
          <w:rFonts w:ascii="Times New Roman" w:hAnsi="Times New Roman" w:cs="Times New Roman"/>
          <w:color w:val="000000"/>
        </w:rPr>
      </w:pPr>
      <w:del w:id="299" w:author="user" w:date="2019-10-22T15:16:00Z">
        <w:r>
          <w:rPr>
            <w:rFonts w:cs="Times New Roman" w:ascii="Times New Roman" w:hAnsi="Times New Roman"/>
            <w:color w:val="000000"/>
          </w:rPr>
        </w:r>
      </w:del>
    </w:p>
    <w:p>
      <w:pPr>
        <w:pStyle w:val="Normal"/>
        <w:spacing w:lineRule="exact" w:line="20"/>
        <w:ind w:endChars="0" w:end="0"/>
        <w:rPr>
          <w:del w:id="302" w:author="user" w:date="2019-10-22T15:16:00Z"/>
          <w:rFonts w:ascii="Times New Roman" w:hAnsi="Times New Roman" w:cs="Times New Roman"/>
          <w:color w:val="000000"/>
        </w:rPr>
      </w:pPr>
      <w:del w:id="301" w:author="user" w:date="2019-10-22T15:16:00Z">
        <w:r>
          <w:rPr>
            <w:rFonts w:cs="Times New Roman" w:ascii="Times New Roman" w:hAnsi="Times New Roman"/>
            <w:color w:val="000000"/>
          </w:rPr>
        </w:r>
      </w:del>
    </w:p>
    <w:p>
      <w:pPr>
        <w:pStyle w:val="Normal"/>
        <w:tabs>
          <w:tab w:val="clear" w:pos="425"/>
          <w:tab w:val="left" w:pos="7200" w:leader="none"/>
          <w:tab w:val="left" w:pos="7740" w:leader="none"/>
        </w:tabs>
        <w:spacing w:lineRule="exact" w:line="20"/>
        <w:ind w:endChars="0" w:end="0"/>
        <w:rPr>
          <w:del w:id="304" w:author="user" w:date="2019-10-22T15:16:00Z"/>
          <w:rFonts w:ascii="Times New Roman" w:hAnsi="Times New Roman" w:eastAsia="宋体" w:cs="Times New Roman"/>
          <w:b/>
          <w:color w:val="000000"/>
          <w:sz w:val="54"/>
          <w:szCs w:val="54"/>
        </w:rPr>
      </w:pPr>
      <w:del w:id="303" w:author="user" w:date="2019-10-22T15:16:00Z">
        <w:r>
          <w:rPr>
            <w:rFonts w:eastAsia="宋体" w:cs="Times New Roman" w:ascii="Times New Roman" w:hAnsi="Times New Roman"/>
            <w:b/>
            <w:color w:val="000000"/>
            <w:sz w:val="54"/>
            <w:szCs w:val="54"/>
          </w:rPr>
        </w:r>
      </w:del>
    </w:p>
    <w:p>
      <w:pPr>
        <w:pStyle w:val="Normal"/>
        <w:tabs>
          <w:tab w:val="clear" w:pos="425"/>
          <w:tab w:val="left" w:pos="7200" w:leader="none"/>
          <w:tab w:val="left" w:pos="7740" w:leader="none"/>
        </w:tabs>
        <w:spacing w:lineRule="exact" w:line="20"/>
        <w:ind w:endChars="0" w:end="0"/>
        <w:rPr>
          <w:del w:id="306" w:author="user" w:date="2019-10-22T15:16:00Z"/>
          <w:rFonts w:ascii="Times New Roman" w:hAnsi="Times New Roman" w:eastAsia="宋体" w:cs="Times New Roman"/>
          <w:b/>
          <w:color w:val="000000"/>
          <w:sz w:val="54"/>
          <w:szCs w:val="54"/>
        </w:rPr>
      </w:pPr>
      <w:del w:id="305" w:author="user" w:date="2019-10-22T15:16:00Z">
        <w:r>
          <w:rPr>
            <w:rFonts w:eastAsia="宋体" w:cs="Times New Roman" w:ascii="Times New Roman" w:hAnsi="Times New Roman"/>
            <w:b/>
            <w:color w:val="000000"/>
            <w:sz w:val="54"/>
            <w:szCs w:val="54"/>
          </w:rPr>
        </w:r>
      </w:del>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Liberation Sans">
    <w:altName w:val="Arial"/>
    <w:charset w:val="01" w:characterSet="utf-8"/>
    <w:family w:val="swiss"/>
    <w:pitch w:val="variable"/>
  </w:font>
  <w:font w:name="仿宋_GB2312">
    <w:charset w:val="86"/>
    <w:family w:val="modern"/>
    <w:pitch w:val="default"/>
  </w:font>
  <w:font w:name="方正黑体简体">
    <w:charset w:val="86"/>
    <w:family w:val="script"/>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31">
    <w:name w:val="标题3"/>
    <w:basedOn w:val="Normal"/>
    <w:next w:val="Normal"/>
    <w:qFormat/>
    <w:pPr/>
    <w:rPr>
      <w:rFonts w:ascii="方正黑体简体" w:hAnsi="方正黑体简体" w:eastAsia="方正黑体简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5">
    <w:name w:val="标题5"/>
    <w:basedOn w:val="Normal"/>
    <w:next w:val="Normal"/>
    <w:qFormat/>
    <w:pPr/>
    <w:rPr>
      <w:rFonts w:ascii="方正楷体简体" w:hAnsi="方正楷体简体" w:eastAsia="方正楷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6">
    <w:name w:val="抄送栏"/>
    <w:basedOn w:val="Normal"/>
    <w:qFormat/>
    <w:pPr>
      <w:snapToGrid w:val="true"/>
      <w:ind w:firstLineChars="200" w:startChars="0" w:start="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4">
    <w:name w:val="标题4"/>
    <w:basedOn w:val="31"/>
    <w:next w:val="Normal"/>
    <w:qFormat/>
    <w:pPr>
      <w:jc w:val="center"/>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2013-06-11T18:02:00Z</dcterms:created>
  <dc:creator>admin</dc:creator>
  <dc:description/>
  <dc:language>en-US</dc:language>
  <cp:lastModifiedBy>user</cp:lastModifiedBy>
  <cp:lastPrinted>2018-06-27T14:51:00Z</cp:lastPrinted>
  <dcterms:modified xsi:type="dcterms:W3CDTF">2019-10-22T15:16:52Z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