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5:03:00Z"/>
          <w:rFonts w:ascii="Times New Roman" w:hAnsi="Times New Roman" w:eastAsia="宋体" w:cs="Times New Roman"/>
          <w:b/>
          <w:color w:val="FF0000"/>
          <w:sz w:val="54"/>
          <w:szCs w:val="54"/>
        </w:rPr>
      </w:pPr>
      <w:del w:id="0" w:author="user" w:date="2019-10-22T15:03: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5:03:00Z"/>
          <w:rFonts w:ascii="Times New Roman" w:hAnsi="Times New Roman" w:eastAsia="宋体" w:cs="Times New Roman"/>
          <w:b/>
          <w:color w:val="FF0000"/>
          <w:sz w:val="54"/>
          <w:szCs w:val="54"/>
        </w:rPr>
      </w:pPr>
      <w:del w:id="2" w:author="user" w:date="2019-10-22T15:03: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5:03:00Z"/>
          <w:rFonts w:ascii="Times New Roman" w:hAnsi="Times New Roman" w:eastAsia="宋体" w:cs="Times New Roman"/>
          <w:b/>
          <w:color w:val="FF0000"/>
          <w:sz w:val="54"/>
          <w:szCs w:val="54"/>
        </w:rPr>
      </w:pPr>
      <w:del w:id="4" w:author="user" w:date="2019-10-22T15:03: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5:03:00Z"/>
          <w:rFonts w:ascii="Times New Roman" w:hAnsi="Times New Roman" w:eastAsia="宋体" w:cs="Times New Roman"/>
          <w:b/>
          <w:color w:val="FF0000"/>
          <w:sz w:val="54"/>
          <w:szCs w:val="32"/>
        </w:rPr>
      </w:pPr>
      <w:del w:id="6" w:author="user" w:date="2019-10-22T15:03: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5:03:00Z"/>
          <w:rFonts w:ascii="Times New Roman" w:hAnsi="Times New Roman" w:eastAsia="方正仿宋简体" w:cs="Times New Roman"/>
          <w:sz w:val="28"/>
          <w:szCs w:val="32"/>
        </w:rPr>
      </w:pPr>
      <w:del w:id="8" w:author="user" w:date="2019-10-22T15:03: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7" w:author="user" w:date="2019-10-22T15:03:00Z"/>
          <w:rFonts w:ascii="Times New Roman" w:hAnsi="Times New Roman" w:cs="Times New Roman"/>
          <w:szCs w:val="32"/>
        </w:rPr>
      </w:pPr>
      <w:del w:id="10" w:author="user" w:date="2019-10-22T15:03:00Z">
        <w:r>
          <w:rPr>
            <w:rFonts w:ascii="Times New Roman" w:hAnsi="Times New Roman" w:cs="Times New Roman"/>
            <w:szCs w:val="32"/>
          </w:rPr>
          <w:delText>苏常备〔</w:delText>
        </w:r>
      </w:del>
      <w:del w:id="11" w:author="user" w:date="2019-10-22T15:03:00Z">
        <w:r>
          <w:rPr>
            <w:rFonts w:cs="Times New Roman" w:ascii="Times New Roman" w:hAnsi="Times New Roman"/>
            <w:szCs w:val="32"/>
          </w:rPr>
          <w:delText>2019</w:delText>
        </w:r>
      </w:del>
      <w:del w:id="12" w:author="user" w:date="2019-10-22T15:03:00Z">
        <w:r>
          <w:rPr>
            <w:rFonts w:ascii="Times New Roman" w:hAnsi="Times New Roman" w:cs="Times New Roman"/>
            <w:szCs w:val="32"/>
          </w:rPr>
          <w:delText>〕</w:delText>
        </w:r>
      </w:del>
      <w:del w:id="13" w:author="user" w:date="2019-10-22T15:03:00Z">
        <w:r>
          <w:rPr>
            <w:rFonts w:ascii="Times New Roman" w:hAnsi="Times New Roman" w:cs="Times New Roman"/>
            <w:szCs w:val="32"/>
          </w:rPr>
          <w:delText xml:space="preserve">  </w:delText>
        </w:r>
      </w:del>
      <w:ins w:id="14" w:author="吴正楠" w:date="2019-10-17T16:16:00Z">
        <w:del w:id="15" w:author="user" w:date="2019-10-22T15:03:00Z">
          <w:r>
            <w:rPr>
              <w:rFonts w:cs="Times New Roman" w:ascii="Times New Roman" w:hAnsi="Times New Roman"/>
              <w:szCs w:val="32"/>
            </w:rPr>
            <w:delText>40</w:delText>
          </w:r>
        </w:del>
      </w:ins>
      <w:del w:id="16" w:author="user" w:date="2019-10-22T15:03: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9" w:author="user" w:date="2019-10-22T15:03:00Z"/>
                <w:rFonts w:ascii="Times New Roman" w:hAnsi="Times New Roman" w:eastAsia="方正小标宋简体" w:cs="Times New Roman"/>
                <w:w w:val="90"/>
              </w:rPr>
            </w:pPr>
            <w:del w:id="18" w:author="user" w:date="2019-10-22T15:03: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1" w:author="user" w:date="2019-10-22T15:03:00Z"/>
          <w:rFonts w:ascii="Times New Roman" w:hAnsi="Times New Roman" w:eastAsia="宋体" w:cs="Times New Roman"/>
          <w:color w:val="000000"/>
        </w:rPr>
      </w:pPr>
      <w:del w:id="20" w:author="user" w:date="2019-10-22T15:03:00Z">
        <w:r>
          <w:rPr>
            <w:rFonts w:ascii="Times New Roman" w:hAnsi="Times New Roman" w:cs="Times New Roman" w:eastAsia="宋体"/>
            <w:color w:val="000000"/>
          </w:rPr>
          <w:delText>备  案  报  告</w:delText>
        </w:r>
      </w:del>
    </w:p>
    <w:p>
      <w:pPr>
        <w:pStyle w:val="1"/>
        <w:spacing w:lineRule="exact" w:line="590"/>
        <w:jc w:val="both"/>
        <w:rPr>
          <w:del w:id="23" w:author="user" w:date="2019-10-22T15:03:00Z"/>
          <w:rFonts w:ascii="Times New Roman" w:hAnsi="Times New Roman" w:eastAsia="仿宋_GB2312" w:cs="Times New Roman"/>
          <w:color w:val="000000"/>
          <w:sz w:val="32"/>
        </w:rPr>
      </w:pPr>
      <w:del w:id="22" w:author="user" w:date="2019-10-22T15:03:00Z">
        <w:r>
          <w:rPr>
            <w:rFonts w:eastAsia="仿宋_GB2312" w:cs="Times New Roman" w:ascii="Times New Roman" w:hAnsi="Times New Roman"/>
            <w:color w:val="000000"/>
            <w:sz w:val="32"/>
          </w:rPr>
        </w:r>
      </w:del>
    </w:p>
    <w:p>
      <w:pPr>
        <w:pStyle w:val="Normal"/>
        <w:ind w:firstLineChars="0" w:firstLine="0" w:endChars="0" w:end="0"/>
        <w:rPr>
          <w:del w:id="25" w:author="user" w:date="2019-10-22T15:03:00Z"/>
          <w:rFonts w:ascii="Times New Roman" w:hAnsi="Times New Roman" w:cs="Times New Roman"/>
        </w:rPr>
      </w:pPr>
      <w:del w:id="24" w:author="user" w:date="2019-10-22T15:03: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6" w:author="user" w:date="2019-10-22T15:03:00Z"/>
          <w:rFonts w:ascii="Times New Roman" w:hAnsi="Times New Roman" w:cs="Times New Roman"/>
        </w:rPr>
      </w:pPr>
      <w:del w:id="26" w:author="user" w:date="2019-10-22T15:03:00Z">
        <w:r>
          <w:rPr>
            <w:rFonts w:ascii="Times New Roman" w:hAnsi="Times New Roman" w:cs="Times New Roman" w:eastAsia="仿宋_GB2312"/>
            <w:sz w:val="32"/>
          </w:rPr>
          <w:delText>《徐州市市区农贸市场管理条例》已由江苏省第十三届人民代表大会常务委员会第十</w:delText>
        </w:r>
      </w:del>
      <w:del w:id="27" w:author="user" w:date="2019-10-22T15:03:00Z">
        <w:r>
          <w:rPr>
            <w:rFonts w:ascii="Times New Roman" w:hAnsi="Times New Roman" w:cs="Times New Roman" w:eastAsia="仿宋_GB2312"/>
            <w:sz w:val="32"/>
          </w:rPr>
          <w:delText>一</w:delText>
        </w:r>
      </w:del>
      <w:del w:id="28" w:author="user" w:date="2019-10-22T15:03:00Z">
        <w:r>
          <w:rPr>
            <w:rFonts w:ascii="Times New Roman" w:hAnsi="Times New Roman" w:cs="Times New Roman" w:eastAsia="仿宋_GB2312"/>
            <w:sz w:val="32"/>
          </w:rPr>
          <w:delText>次会议于</w:delText>
        </w:r>
      </w:del>
      <w:del w:id="29" w:author="user" w:date="2019-10-22T15:03:00Z">
        <w:r>
          <w:rPr>
            <w:rFonts w:eastAsia="仿宋_GB2312" w:cs="Times New Roman" w:ascii="Times New Roman" w:hAnsi="Times New Roman"/>
            <w:sz w:val="32"/>
          </w:rPr>
          <w:delText>2019</w:delText>
        </w:r>
      </w:del>
      <w:del w:id="30" w:author="user" w:date="2019-10-22T15:03:00Z">
        <w:r>
          <w:rPr>
            <w:rFonts w:ascii="Times New Roman" w:hAnsi="Times New Roman" w:cs="Times New Roman" w:eastAsia="仿宋_GB2312"/>
            <w:sz w:val="32"/>
          </w:rPr>
          <w:delText>年</w:delText>
        </w:r>
      </w:del>
      <w:del w:id="31" w:author="user" w:date="2019-10-22T15:03:00Z">
        <w:r>
          <w:rPr>
            <w:rFonts w:eastAsia="仿宋_GB2312" w:cs="Times New Roman" w:ascii="Times New Roman" w:hAnsi="Times New Roman"/>
            <w:sz w:val="32"/>
          </w:rPr>
          <w:delText>9</w:delText>
        </w:r>
      </w:del>
      <w:del w:id="32" w:author="user" w:date="2019-10-22T15:03:00Z">
        <w:r>
          <w:rPr>
            <w:rFonts w:ascii="Times New Roman" w:hAnsi="Times New Roman" w:cs="Times New Roman" w:eastAsia="仿宋_GB2312"/>
            <w:sz w:val="32"/>
          </w:rPr>
          <w:delText>月</w:delText>
        </w:r>
      </w:del>
      <w:del w:id="33" w:author="user" w:date="2019-10-22T15:03:00Z">
        <w:r>
          <w:rPr>
            <w:rFonts w:eastAsia="仿宋_GB2312" w:cs="Times New Roman" w:ascii="Times New Roman" w:hAnsi="Times New Roman"/>
            <w:sz w:val="32"/>
          </w:rPr>
          <w:delText>2</w:delText>
        </w:r>
      </w:del>
      <w:del w:id="34" w:author="user" w:date="2019-10-22T15:03:00Z">
        <w:r>
          <w:rPr>
            <w:rFonts w:eastAsia="仿宋_GB2312" w:cs="Times New Roman" w:ascii="Times New Roman" w:hAnsi="Times New Roman"/>
            <w:sz w:val="32"/>
          </w:rPr>
          <w:delText>7</w:delText>
        </w:r>
      </w:del>
      <w:del w:id="35" w:author="user" w:date="2019-10-22T15:03:00Z">
        <w:r>
          <w:rPr>
            <w:rFonts w:ascii="Times New Roman" w:hAnsi="Times New Roman" w:cs="Times New Roman" w:eastAsia="仿宋_GB2312"/>
            <w:sz w:val="32"/>
          </w:rPr>
          <w:delText>日批准，现报请备案。</w:delText>
        </w:r>
      </w:del>
    </w:p>
    <w:p>
      <w:pPr>
        <w:pStyle w:val="Normal"/>
        <w:ind w:endChars="0" w:end="0"/>
        <w:rPr>
          <w:del w:id="38" w:author="user" w:date="2019-10-22T15:03:00Z"/>
          <w:rFonts w:ascii="Times New Roman" w:hAnsi="Times New Roman" w:cs="Times New Roman"/>
        </w:rPr>
      </w:pPr>
      <w:del w:id="37" w:author="user" w:date="2019-10-22T15:03:00Z">
        <w:r>
          <w:rPr>
            <w:rFonts w:cs="Times New Roman" w:ascii="Times New Roman" w:hAnsi="Times New Roman"/>
          </w:rPr>
        </w:r>
      </w:del>
    </w:p>
    <w:p>
      <w:pPr>
        <w:pStyle w:val="Normal"/>
        <w:ind w:endChars="0" w:end="0"/>
        <w:rPr>
          <w:del w:id="40" w:author="user" w:date="2019-10-22T15:03:00Z"/>
          <w:rFonts w:ascii="Times New Roman" w:hAnsi="Times New Roman" w:cs="Times New Roman"/>
        </w:rPr>
      </w:pPr>
      <w:del w:id="39" w:author="user" w:date="2019-10-22T15:03:00Z">
        <w:r>
          <w:rPr>
            <w:rFonts w:cs="Times New Roman" w:ascii="Times New Roman" w:hAnsi="Times New Roman"/>
          </w:rPr>
        </w:r>
      </w:del>
    </w:p>
    <w:p>
      <w:pPr>
        <w:pStyle w:val="Normal"/>
        <w:ind w:firstLineChars="0" w:firstLine="0" w:endChars="200"/>
        <w:jc w:val="end"/>
        <w:rPr>
          <w:del w:id="42" w:author="user" w:date="2019-10-22T15:03:00Z"/>
          <w:rFonts w:ascii="Times New Roman" w:hAnsi="Times New Roman" w:cs="Times New Roman"/>
        </w:rPr>
      </w:pPr>
      <w:del w:id="41" w:author="user" w:date="2019-10-22T15:03:00Z">
        <w:r>
          <w:rPr>
            <w:rFonts w:ascii="Times New Roman" w:hAnsi="Times New Roman" w:cs="Times New Roman"/>
          </w:rPr>
          <w:delText>江苏省人民代表大会常务委员会</w:delText>
        </w:r>
      </w:del>
    </w:p>
    <w:p>
      <w:pPr>
        <w:pStyle w:val="Normal"/>
        <w:ind w:firstLineChars="0" w:firstLine="0" w:endChars="200"/>
        <w:rPr>
          <w:del w:id="52" w:author="user" w:date="2019-10-22T15:03:00Z"/>
          <w:rFonts w:ascii="Times New Roman" w:hAnsi="Times New Roman" w:cs="Times New Roman"/>
        </w:rPr>
      </w:pPr>
      <w:del w:id="43" w:author="user" w:date="2019-10-22T15:03:00Z">
        <w:r>
          <w:rPr>
            <w:rFonts w:ascii="Times New Roman" w:hAnsi="Times New Roman" w:cs="Times New Roman"/>
          </w:rPr>
          <w:delText xml:space="preserve">　　　　　　　　　　　　　　  </w:delText>
        </w:r>
      </w:del>
      <w:del w:id="44" w:author="user" w:date="2019-10-22T15:03:00Z">
        <w:r>
          <w:rPr>
            <w:rFonts w:cs="Times New Roman" w:ascii="Times New Roman" w:hAnsi="Times New Roman"/>
          </w:rPr>
          <w:delText>2019</w:delText>
        </w:r>
      </w:del>
      <w:del w:id="45" w:author="user" w:date="2019-10-22T15:03:00Z">
        <w:r>
          <w:rPr>
            <w:rFonts w:ascii="Times New Roman" w:hAnsi="Times New Roman" w:cs="Times New Roman"/>
          </w:rPr>
          <w:delText>年</w:delText>
        </w:r>
      </w:del>
      <w:del w:id="46" w:author="user" w:date="2019-10-22T15:03:00Z">
        <w:r>
          <w:rPr>
            <w:rFonts w:cs="Times New Roman" w:ascii="Times New Roman" w:hAnsi="Times New Roman"/>
          </w:rPr>
          <w:delText>10</w:delText>
        </w:r>
      </w:del>
      <w:del w:id="47" w:author="user" w:date="2019-10-22T15:03:00Z">
        <w:r>
          <w:rPr>
            <w:rFonts w:ascii="Times New Roman" w:hAnsi="Times New Roman" w:cs="Times New Roman"/>
          </w:rPr>
          <w:delText>月</w:delText>
        </w:r>
      </w:del>
      <w:del w:id="48" w:author="user" w:date="2019-10-22T15:03:00Z">
        <w:r>
          <w:rPr>
            <w:rFonts w:ascii="Times New Roman" w:hAnsi="Times New Roman" w:cs="Times New Roman"/>
          </w:rPr>
          <w:delText xml:space="preserve"> </w:delText>
        </w:r>
      </w:del>
      <w:ins w:id="49" w:author="吴正楠" w:date="2019-10-17T16:16:00Z">
        <w:del w:id="50" w:author="user" w:date="2019-10-22T15:03:00Z">
          <w:r>
            <w:rPr>
              <w:rFonts w:cs="Times New Roman" w:ascii="Times New Roman" w:hAnsi="Times New Roman"/>
            </w:rPr>
            <w:delText>17</w:delText>
          </w:r>
        </w:del>
      </w:ins>
      <w:del w:id="51" w:author="user" w:date="2019-10-22T15:03: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54" w:author="user" w:date="2019-10-22T15:03:00Z"/>
          <w:rFonts w:ascii="Times New Roman" w:hAnsi="Times New Roman" w:cs="Times New Roman"/>
        </w:rPr>
      </w:pPr>
      <w:del w:id="53" w:author="user" w:date="2019-10-22T15:03:00Z">
        <w:r>
          <w:rPr>
            <w:rFonts w:cs="Times New Roman" w:ascii="Times New Roman" w:hAnsi="Times New Roman"/>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56" w:author="user" w:date="2019-10-22T15:03:00Z"/>
          <w:rFonts w:ascii="Times New Roman" w:hAnsi="Times New Roman" w:cs="Times New Roman"/>
        </w:rPr>
      </w:pPr>
      <w:del w:id="55" w:author="user" w:date="2019-10-22T15:03: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58" w:author="user" w:date="2019-10-22T15:03:00Z"/>
          <w:rFonts w:ascii="Times New Roman" w:hAnsi="Times New Roman" w:eastAsia="方正大标宋简体;微软雅黑" w:cs="Times New Roman"/>
          <w:w w:val="70"/>
          <w:sz w:val="96"/>
          <w:szCs w:val="96"/>
        </w:rPr>
      </w:pPr>
      <w:del w:id="57" w:author="user" w:date="2019-10-22T15:03: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60" w:author="user" w:date="2019-10-22T15:03:00Z"/>
          <w:rFonts w:ascii="Times New Roman" w:hAnsi="Times New Roman" w:eastAsia="方正大标宋简体;微软雅黑" w:cs="Times New Roman"/>
          <w:w w:val="70"/>
          <w:sz w:val="96"/>
          <w:szCs w:val="96"/>
        </w:rPr>
      </w:pPr>
      <w:del w:id="59" w:author="user" w:date="2019-10-22T15:03: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65" w:author="user" w:date="2019-10-22T15:03:00Z"/>
          <w:rFonts w:ascii="Times New Roman" w:hAnsi="Times New Roman" w:eastAsia="宋体" w:cs="Times New Roman"/>
          <w:bCs/>
          <w:sz w:val="44"/>
          <w:szCs w:val="44"/>
        </w:rPr>
      </w:pPr>
      <w:del w:id="61" w:author="user" w:date="2019-10-22T15:03:00Z">
        <w:r>
          <w:rPr>
            <w:rFonts w:ascii="Times New Roman" w:hAnsi="Times New Roman" w:cs="Times New Roman" w:eastAsia="宋体"/>
            <w:bCs/>
            <w:sz w:val="44"/>
            <w:szCs w:val="44"/>
          </w:rPr>
          <w:delText>徐州</w:delText>
        </w:r>
      </w:del>
      <w:del w:id="62" w:author="user" w:date="2019-10-22T15:03:00Z">
        <w:r>
          <w:rPr>
            <w:rFonts w:ascii="Times New Roman" w:hAnsi="Times New Roman" w:cs="Times New Roman" w:eastAsia="宋体"/>
            <w:bCs/>
            <w:sz w:val="44"/>
            <w:szCs w:val="44"/>
          </w:rPr>
          <w:delText>市第</w:delText>
        </w:r>
      </w:del>
      <w:del w:id="63" w:author="user" w:date="2019-10-22T15:03:00Z">
        <w:r>
          <w:rPr>
            <w:rFonts w:ascii="Times New Roman" w:hAnsi="Times New Roman" w:cs="Times New Roman" w:eastAsia="宋体"/>
            <w:bCs/>
            <w:sz w:val="44"/>
            <w:szCs w:val="44"/>
          </w:rPr>
          <w:delText>十六</w:delText>
        </w:r>
      </w:del>
      <w:del w:id="64" w:author="user" w:date="2019-10-22T15:03:00Z">
        <w:r>
          <w:rPr>
            <w:rFonts w:ascii="Times New Roman" w:hAnsi="Times New Roman" w:cs="Times New Roman" w:eastAsia="宋体"/>
            <w:bCs/>
            <w:sz w:val="44"/>
            <w:szCs w:val="44"/>
          </w:rPr>
          <w:delText>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70" w:author="user" w:date="2019-10-22T15:03:00Z"/>
          <w:rFonts w:ascii="Times New Roman" w:hAnsi="Times New Roman" w:eastAsia="宋体" w:cs="Times New Roman"/>
          <w:bCs/>
          <w:sz w:val="44"/>
          <w:szCs w:val="44"/>
        </w:rPr>
      </w:pPr>
      <w:del w:id="66" w:author="user" w:date="2019-10-22T15:03:00Z">
        <w:r>
          <w:rPr>
            <w:rFonts w:ascii="Times New Roman" w:hAnsi="Times New Roman" w:cs="Times New Roman" w:eastAsia="宋体"/>
            <w:bCs/>
            <w:sz w:val="44"/>
            <w:szCs w:val="44"/>
          </w:rPr>
          <w:delText xml:space="preserve">公   </w:delText>
        </w:r>
      </w:del>
      <w:ins w:id="67" w:author="微软用户" w:date="2013-06-11T14:11:00Z">
        <w:del w:id="68" w:author="user" w:date="2019-10-22T15:03:00Z">
          <w:r>
            <w:rPr>
              <w:rFonts w:ascii="Times New Roman" w:hAnsi="Times New Roman" w:cs="Times New Roman" w:hint="eastAsia" w:eastAsia="宋体"/>
              <w:bCs/>
              <w:sz w:val="44"/>
              <w:szCs w:val="44"/>
            </w:rPr>
            <w:delText xml:space="preserve"> </w:delText>
          </w:r>
        </w:del>
      </w:ins>
      <w:del w:id="69" w:author="user" w:date="2019-10-22T15:03:00Z">
        <w:r>
          <w:rPr>
            <w:rFonts w:ascii="Times New Roman" w:hAnsi="Times New Roman" w:cs="Times New Roman" w:eastAsia="宋体"/>
            <w:bCs/>
            <w:sz w:val="44"/>
            <w:szCs w:val="44"/>
          </w:rPr>
          <w:delText>告</w:delText>
        </w:r>
      </w:del>
    </w:p>
    <w:p>
      <w:pPr>
        <w:pStyle w:val="Normal"/>
        <w:widowControl w:val="false"/>
        <w:overflowPunct w:val="false"/>
        <w:bidi w:val="0"/>
        <w:snapToGrid w:val="false"/>
        <w:spacing w:lineRule="exact" w:line="590"/>
        <w:ind w:firstLineChars="0" w:firstLine="0" w:startChars="0" w:start="0" w:endChars="200"/>
        <w:jc w:val="both"/>
        <w:rPr>
          <w:del w:id="72" w:author="user" w:date="2019-10-22T15:03:00Z"/>
          <w:rFonts w:ascii="Times New Roman" w:hAnsi="Times New Roman" w:eastAsia="宋体" w:cs="Times New Roman"/>
          <w:bCs/>
          <w:sz w:val="44"/>
          <w:szCs w:val="32"/>
        </w:rPr>
      </w:pPr>
      <w:del w:id="71" w:author="user" w:date="2019-10-22T15:03: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76" w:author="user" w:date="2019-10-22T15:03:00Z"/>
          <w:rFonts w:ascii="Times New Roman" w:hAnsi="Times New Roman" w:eastAsia="楷体_GB2312" w:cs="Times New Roman"/>
        </w:rPr>
      </w:pPr>
      <w:del w:id="73" w:author="user" w:date="2019-10-22T15:03:00Z">
        <w:r>
          <w:rPr>
            <w:rFonts w:ascii="Times New Roman" w:hAnsi="Times New Roman" w:cs="Times New Roman" w:eastAsia="楷体_GB2312"/>
          </w:rPr>
          <w:delText>第</w:delText>
        </w:r>
      </w:del>
      <w:del w:id="74" w:author="user" w:date="2019-10-22T15:03:00Z">
        <w:r>
          <w:rPr>
            <w:rFonts w:eastAsia="楷体_GB2312" w:cs="Times New Roman" w:ascii="Times New Roman" w:hAnsi="Times New Roman"/>
          </w:rPr>
          <w:delText>32</w:delText>
        </w:r>
      </w:del>
      <w:del w:id="75" w:author="user" w:date="2019-10-22T15:03: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78" w:author="user" w:date="2019-10-22T15:03:00Z"/>
          <w:rFonts w:ascii="Times New Roman" w:hAnsi="Times New Roman" w:eastAsia="楷体_GB2312" w:cs="Times New Roman"/>
        </w:rPr>
      </w:pPr>
      <w:del w:id="77" w:author="user" w:date="2019-10-22T15:03: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5" w:author="user" w:date="2019-10-22T15:03:00Z"/>
          <w:rFonts w:ascii="Times New Roman" w:hAnsi="Times New Roman" w:cs="Times New Roman"/>
        </w:rPr>
      </w:pPr>
      <w:del w:id="79" w:author="user" w:date="2019-10-22T15:03:00Z">
        <w:r>
          <w:rPr>
            <w:rFonts w:ascii="Times New Roman" w:hAnsi="Times New Roman" w:cs="Times New Roman"/>
          </w:rPr>
          <w:delText>《</w:delText>
        </w:r>
      </w:del>
      <w:del w:id="80" w:author="user" w:date="2019-10-22T15:03:00Z">
        <w:r>
          <w:rPr>
            <w:rFonts w:ascii="Times New Roman" w:hAnsi="Times New Roman" w:cs="Times New Roman"/>
            <w:szCs w:val="32"/>
          </w:rPr>
          <w:delText>徐州市市区农贸市场管理条例</w:delText>
        </w:r>
      </w:del>
      <w:del w:id="81" w:author="user" w:date="2019-10-22T15:03:00Z">
        <w:r>
          <w:rPr>
            <w:rFonts w:ascii="Times New Roman" w:hAnsi="Times New Roman" w:cs="Times New Roman"/>
          </w:rPr>
          <w:delText>》已由</w:delText>
        </w:r>
      </w:del>
      <w:del w:id="82" w:author="user" w:date="2019-10-22T15:03:00Z">
        <w:r>
          <w:rPr>
            <w:rFonts w:ascii="Times New Roman" w:hAnsi="Times New Roman" w:cs="Times New Roman"/>
          </w:rPr>
          <w:delText>徐州</w:delText>
        </w:r>
      </w:del>
      <w:del w:id="83" w:author="user" w:date="2019-10-22T15:03:00Z">
        <w:r>
          <w:rPr>
            <w:rFonts w:ascii="Times New Roman" w:hAnsi="Times New Roman" w:cs="Times New Roman"/>
          </w:rPr>
          <w:delText>市第</w:delText>
        </w:r>
      </w:del>
      <w:del w:id="84" w:author="user" w:date="2019-10-22T15:03:00Z">
        <w:r>
          <w:rPr>
            <w:rFonts w:ascii="Times New Roman" w:hAnsi="Times New Roman" w:cs="Times New Roman"/>
          </w:rPr>
          <w:delText>十六</w:delText>
        </w:r>
      </w:del>
      <w:del w:id="85" w:author="user" w:date="2019-10-22T15:03:00Z">
        <w:r>
          <w:rPr>
            <w:rFonts w:ascii="Times New Roman" w:hAnsi="Times New Roman" w:cs="Times New Roman"/>
          </w:rPr>
          <w:delText>届人民代表大会常务委员会第</w:delText>
        </w:r>
      </w:del>
      <w:del w:id="86" w:author="user" w:date="2019-10-22T15:03:00Z">
        <w:r>
          <w:rPr>
            <w:rFonts w:ascii="Times New Roman" w:hAnsi="Times New Roman" w:cs="Times New Roman"/>
          </w:rPr>
          <w:delText>二</w:delText>
        </w:r>
      </w:del>
      <w:del w:id="87" w:author="user" w:date="2019-10-22T15:03:00Z">
        <w:r>
          <w:rPr>
            <w:rFonts w:ascii="Times New Roman" w:hAnsi="Times New Roman" w:cs="Times New Roman"/>
          </w:rPr>
          <w:delText>十</w:delText>
        </w:r>
      </w:del>
      <w:del w:id="88" w:author="user" w:date="2019-10-22T15:03:00Z">
        <w:r>
          <w:rPr>
            <w:rFonts w:ascii="Times New Roman" w:hAnsi="Times New Roman" w:cs="Times New Roman"/>
          </w:rPr>
          <w:delText>九</w:delText>
        </w:r>
      </w:del>
      <w:del w:id="89" w:author="user" w:date="2019-10-22T15:03:00Z">
        <w:r>
          <w:rPr>
            <w:rFonts w:ascii="Times New Roman" w:hAnsi="Times New Roman" w:cs="Times New Roman"/>
          </w:rPr>
          <w:delText>次会议于</w:delText>
        </w:r>
      </w:del>
      <w:del w:id="90" w:author="user" w:date="2019-10-22T15:03:00Z">
        <w:r>
          <w:rPr>
            <w:rFonts w:cs="Times New Roman" w:ascii="Times New Roman" w:hAnsi="Times New Roman"/>
          </w:rPr>
          <w:delText>2019</w:delText>
        </w:r>
      </w:del>
      <w:del w:id="91" w:author="user" w:date="2019-10-22T15:03:00Z">
        <w:r>
          <w:rPr>
            <w:rFonts w:ascii="Times New Roman" w:hAnsi="Times New Roman" w:cs="Times New Roman"/>
          </w:rPr>
          <w:delText>年</w:delText>
        </w:r>
      </w:del>
      <w:del w:id="92" w:author="user" w:date="2019-10-22T15:03:00Z">
        <w:r>
          <w:rPr>
            <w:rFonts w:cs="Times New Roman" w:ascii="Times New Roman" w:hAnsi="Times New Roman"/>
          </w:rPr>
          <w:delText>8</w:delText>
        </w:r>
      </w:del>
      <w:del w:id="93" w:author="user" w:date="2019-10-22T15:03:00Z">
        <w:r>
          <w:rPr>
            <w:rFonts w:ascii="Times New Roman" w:hAnsi="Times New Roman" w:cs="Times New Roman"/>
          </w:rPr>
          <w:delText>月</w:delText>
        </w:r>
      </w:del>
      <w:del w:id="94" w:author="user" w:date="2019-10-22T15:03:00Z">
        <w:r>
          <w:rPr>
            <w:rFonts w:cs="Times New Roman" w:ascii="Times New Roman" w:hAnsi="Times New Roman"/>
          </w:rPr>
          <w:delText>30</w:delText>
        </w:r>
      </w:del>
      <w:del w:id="95" w:author="user" w:date="2019-10-22T15:03:00Z">
        <w:r>
          <w:rPr>
            <w:rFonts w:ascii="Times New Roman" w:hAnsi="Times New Roman" w:cs="Times New Roman"/>
          </w:rPr>
          <w:delText>日</w:delText>
        </w:r>
      </w:del>
      <w:del w:id="96" w:author="user" w:date="2019-10-22T15:03:00Z">
        <w:r>
          <w:rPr>
            <w:rFonts w:ascii="Times New Roman" w:hAnsi="Times New Roman" w:cs="Times New Roman"/>
          </w:rPr>
          <w:delText>通过，</w:delText>
        </w:r>
      </w:del>
      <w:del w:id="97" w:author="user" w:date="2019-10-22T15:03:00Z">
        <w:r>
          <w:rPr>
            <w:rFonts w:ascii="Times New Roman" w:hAnsi="Times New Roman" w:cs="Times New Roman"/>
          </w:rPr>
          <w:delText>经江苏省第十三届人民代表大会常务委员会第十</w:delText>
        </w:r>
      </w:del>
      <w:del w:id="98" w:author="user" w:date="2019-10-22T15:03:00Z">
        <w:r>
          <w:rPr>
            <w:rFonts w:ascii="Times New Roman" w:hAnsi="Times New Roman" w:cs="Times New Roman"/>
          </w:rPr>
          <w:delText>一</w:delText>
        </w:r>
      </w:del>
      <w:del w:id="99" w:author="user" w:date="2019-10-22T15:03:00Z">
        <w:r>
          <w:rPr>
            <w:rFonts w:ascii="Times New Roman" w:hAnsi="Times New Roman" w:cs="Times New Roman"/>
          </w:rPr>
          <w:delText>次会议于</w:delText>
        </w:r>
      </w:del>
      <w:del w:id="100" w:author="user" w:date="2019-10-22T15:03:00Z">
        <w:r>
          <w:rPr>
            <w:rFonts w:cs="Times New Roman" w:ascii="Times New Roman" w:hAnsi="Times New Roman"/>
          </w:rPr>
          <w:delText>2019</w:delText>
        </w:r>
      </w:del>
      <w:del w:id="101" w:author="user" w:date="2019-10-22T15:03:00Z">
        <w:r>
          <w:rPr>
            <w:rFonts w:ascii="Times New Roman" w:hAnsi="Times New Roman" w:cs="Times New Roman"/>
          </w:rPr>
          <w:delText>年</w:delText>
        </w:r>
      </w:del>
      <w:del w:id="102" w:author="user" w:date="2019-10-22T15:03:00Z">
        <w:r>
          <w:rPr>
            <w:rFonts w:cs="Times New Roman" w:ascii="Times New Roman" w:hAnsi="Times New Roman"/>
          </w:rPr>
          <w:delText>9</w:delText>
        </w:r>
      </w:del>
      <w:del w:id="103" w:author="user" w:date="2019-10-22T15:03:00Z">
        <w:r>
          <w:rPr>
            <w:rFonts w:ascii="Times New Roman" w:hAnsi="Times New Roman" w:cs="Times New Roman"/>
          </w:rPr>
          <w:delText>月</w:delText>
        </w:r>
      </w:del>
      <w:del w:id="104" w:author="user" w:date="2019-10-22T15:03:00Z">
        <w:r>
          <w:rPr>
            <w:rFonts w:cs="Times New Roman" w:ascii="Times New Roman" w:hAnsi="Times New Roman"/>
          </w:rPr>
          <w:delText>2</w:delText>
        </w:r>
      </w:del>
      <w:del w:id="105" w:author="user" w:date="2019-10-22T15:03:00Z">
        <w:r>
          <w:rPr>
            <w:rFonts w:cs="Times New Roman" w:ascii="Times New Roman" w:hAnsi="Times New Roman"/>
          </w:rPr>
          <w:delText>7</w:delText>
        </w:r>
      </w:del>
      <w:del w:id="106" w:author="user" w:date="2019-10-22T15:03:00Z">
        <w:r>
          <w:rPr>
            <w:rFonts w:ascii="Times New Roman" w:hAnsi="Times New Roman" w:cs="Times New Roman"/>
          </w:rPr>
          <w:delText>日批准，现予公布，自</w:delText>
        </w:r>
      </w:del>
      <w:del w:id="107" w:author="user" w:date="2019-10-22T15:03:00Z">
        <w:r>
          <w:rPr>
            <w:rFonts w:cs="Times New Roman" w:ascii="Times New Roman" w:hAnsi="Times New Roman"/>
          </w:rPr>
          <w:delText>20</w:delText>
        </w:r>
      </w:del>
      <w:del w:id="108" w:author="user" w:date="2019-10-22T15:03:00Z">
        <w:r>
          <w:rPr>
            <w:rFonts w:cs="Times New Roman" w:ascii="Times New Roman" w:hAnsi="Times New Roman"/>
          </w:rPr>
          <w:delText>19</w:delText>
        </w:r>
      </w:del>
      <w:del w:id="109" w:author="user" w:date="2019-10-22T15:03:00Z">
        <w:r>
          <w:rPr>
            <w:rFonts w:ascii="Times New Roman" w:hAnsi="Times New Roman" w:cs="Times New Roman"/>
          </w:rPr>
          <w:delText>年</w:delText>
        </w:r>
      </w:del>
      <w:del w:id="110" w:author="user" w:date="2019-10-22T15:03:00Z">
        <w:r>
          <w:rPr>
            <w:rFonts w:cs="Times New Roman" w:ascii="Times New Roman" w:hAnsi="Times New Roman"/>
          </w:rPr>
          <w:delText>1</w:delText>
        </w:r>
      </w:del>
      <w:del w:id="111" w:author="user" w:date="2019-10-22T15:03:00Z">
        <w:r>
          <w:rPr>
            <w:rFonts w:cs="Times New Roman" w:ascii="Times New Roman" w:hAnsi="Times New Roman"/>
          </w:rPr>
          <w:delText>2</w:delText>
        </w:r>
      </w:del>
      <w:del w:id="112" w:author="user" w:date="2019-10-22T15:03:00Z">
        <w:r>
          <w:rPr>
            <w:rFonts w:ascii="Times New Roman" w:hAnsi="Times New Roman" w:cs="Times New Roman"/>
          </w:rPr>
          <w:delText>月</w:delText>
        </w:r>
      </w:del>
      <w:del w:id="113" w:author="user" w:date="2019-10-22T15:03:00Z">
        <w:r>
          <w:rPr>
            <w:rFonts w:cs="Times New Roman" w:ascii="Times New Roman" w:hAnsi="Times New Roman"/>
          </w:rPr>
          <w:delText>1</w:delText>
        </w:r>
      </w:del>
      <w:del w:id="114" w:author="user" w:date="2019-10-22T15:03: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5:03:00Z"/>
          <w:rFonts w:ascii="Times New Roman" w:hAnsi="Times New Roman" w:cs="Times New Roman"/>
        </w:rPr>
      </w:pPr>
      <w:del w:id="116" w:author="user" w:date="2019-10-22T15:03: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19" w:author="user" w:date="2019-10-22T15:03:00Z"/>
          <w:rFonts w:ascii="Times New Roman" w:hAnsi="Times New Roman" w:cs="Times New Roman"/>
        </w:rPr>
      </w:pPr>
      <w:del w:id="118" w:author="user" w:date="2019-10-22T15:03: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122" w:author="user" w:date="2019-10-22T15:03:00Z"/>
          <w:rFonts w:ascii="Times New Roman" w:hAnsi="Times New Roman" w:cs="Times New Roman"/>
        </w:rPr>
      </w:pPr>
      <w:del w:id="120" w:author="user" w:date="2019-10-22T15:03:00Z">
        <w:r>
          <w:rPr>
            <w:rFonts w:ascii="Times New Roman" w:hAnsi="Times New Roman" w:cs="Times New Roman"/>
          </w:rPr>
          <w:delText>徐州</w:delText>
        </w:r>
      </w:del>
      <w:del w:id="121" w:author="user" w:date="2019-10-22T15:03:00Z">
        <w:r>
          <w:rPr>
            <w:rFonts w:ascii="Times New Roman" w:hAnsi="Times New Roman" w:cs="Times New Roman"/>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37" w:author="user" w:date="2019-10-22T15:03:00Z"/>
          <w:rFonts w:ascii="Times New Roman" w:hAnsi="Times New Roman" w:cs="Times New Roman"/>
        </w:rPr>
      </w:pPr>
      <w:del w:id="123" w:author="user" w:date="2019-10-22T15:03:00Z">
        <w:r>
          <w:rPr>
            <w:rFonts w:cs="Times New Roman" w:ascii="Times New Roman" w:hAnsi="Times New Roman"/>
          </w:rPr>
          <w:delText>2019</w:delText>
        </w:r>
      </w:del>
      <w:del w:id="124" w:author="user" w:date="2019-10-22T15:03:00Z">
        <w:r>
          <w:rPr>
            <w:rFonts w:ascii="Times New Roman" w:hAnsi="Times New Roman" w:cs="Times New Roman"/>
          </w:rPr>
          <w:delText>年</w:delText>
        </w:r>
      </w:del>
      <w:del w:id="125" w:author="user" w:date="2019-10-22T15:03:00Z">
        <w:r>
          <w:rPr>
            <w:rFonts w:cs="Times New Roman" w:ascii="Times New Roman" w:hAnsi="Times New Roman"/>
          </w:rPr>
          <w:delText>9</w:delText>
        </w:r>
      </w:del>
      <w:ins w:id="126" w:author="微软用户" w:date="2013-06-11T14:11:00Z">
        <w:del w:id="127" w:author="user" w:date="2019-10-22T15:03:00Z">
          <w:r>
            <w:rPr>
              <w:rFonts w:cs="Times New Roman" w:ascii="Times New Roman" w:hAnsi="Times New Roman"/>
            </w:rPr>
            <w:delText>2019</w:delText>
          </w:r>
        </w:del>
      </w:ins>
      <w:ins w:id="128" w:author="微软用户" w:date="2013-06-11T14:11:00Z">
        <w:del w:id="129" w:author="user" w:date="2019-10-22T15:03:00Z">
          <w:r>
            <w:rPr>
              <w:rFonts w:ascii="Times New Roman" w:hAnsi="Times New Roman" w:cs="Times New Roman"/>
            </w:rPr>
            <w:delText>年</w:delText>
          </w:r>
        </w:del>
      </w:ins>
      <w:ins w:id="130" w:author="微软用户" w:date="2013-06-11T14:11:00Z">
        <w:del w:id="131" w:author="user" w:date="2019-10-22T15:03:00Z">
          <w:r>
            <w:rPr>
              <w:rFonts w:cs="Times New Roman" w:hint="eastAsia" w:ascii="Times New Roman" w:hAnsi="Times New Roman"/>
            </w:rPr>
            <w:delText>10</w:delText>
          </w:r>
        </w:del>
      </w:ins>
      <w:del w:id="132" w:author="user" w:date="2019-10-22T15:03:00Z">
        <w:r>
          <w:rPr>
            <w:rFonts w:ascii="Times New Roman" w:hAnsi="Times New Roman" w:cs="Times New Roman"/>
          </w:rPr>
          <w:delText>月</w:delText>
        </w:r>
      </w:del>
      <w:del w:id="133" w:author="user" w:date="2019-10-22T15:03:00Z">
        <w:r>
          <w:rPr>
            <w:rFonts w:cs="Times New Roman" w:ascii="Times New Roman" w:hAnsi="Times New Roman"/>
          </w:rPr>
          <w:delText>27</w:delText>
        </w:r>
      </w:del>
      <w:ins w:id="134" w:author="微软用户" w:date="2013-06-11T14:11:00Z">
        <w:del w:id="135" w:author="user" w:date="2019-10-22T15:03:00Z">
          <w:r>
            <w:rPr>
              <w:rFonts w:cs="Times New Roman" w:hint="eastAsia" w:ascii="Times New Roman" w:hAnsi="Times New Roman"/>
            </w:rPr>
            <w:delText>10</w:delText>
          </w:r>
        </w:del>
      </w:ins>
      <w:del w:id="136" w:author="user" w:date="2019-10-22T15:03: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39" w:author="user" w:date="2019-10-22T15:03:00Z"/>
          <w:rFonts w:ascii="Times New Roman" w:hAnsi="Times New Roman" w:cs="Times New Roman"/>
          <w:sz w:val="28"/>
          <w:szCs w:val="28"/>
        </w:rPr>
      </w:pPr>
      <w:del w:id="138" w:author="user" w:date="2019-10-22T15:03: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41" w:author="user" w:date="2019-10-22T15:03:00Z"/>
          <w:rFonts w:ascii="Times New Roman" w:hAnsi="Times New Roman" w:eastAsia="方正大标宋简体;微软雅黑" w:cs="Times New Roman"/>
          <w:w w:val="70"/>
          <w:sz w:val="96"/>
          <w:szCs w:val="96"/>
        </w:rPr>
      </w:pPr>
      <w:del w:id="140" w:author="user" w:date="2019-10-22T15:03: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43" w:author="user" w:date="2019-10-22T15:03:00Z"/>
          <w:rFonts w:ascii="Times New Roman" w:hAnsi="Times New Roman" w:eastAsia="方正大标宋简体;微软雅黑" w:cs="Times New Roman"/>
          <w:w w:val="70"/>
          <w:sz w:val="96"/>
          <w:szCs w:val="96"/>
        </w:rPr>
      </w:pPr>
      <w:del w:id="142" w:author="user" w:date="2019-10-22T15:03: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45" w:author="user" w:date="2019-10-22T15:03:00Z"/>
          <w:rFonts w:ascii="Times New Roman" w:hAnsi="Times New Roman" w:cs="Times New Roman"/>
          <w:sz w:val="28"/>
          <w:szCs w:val="28"/>
        </w:rPr>
      </w:pPr>
      <w:del w:id="144" w:author="user" w:date="2019-10-22T15:03: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47" w:author="user" w:date="2019-10-22T15:03:00Z"/>
        </w:rPr>
      </w:pPr>
      <w:del w:id="146" w:author="user" w:date="2019-10-22T15:03:00Z">
        <w:r>
          <w:rPr/>
        </w:r>
      </w:del>
    </w:p>
    <w:p>
      <w:pPr>
        <w:pStyle w:val="Normal"/>
        <w:widowControl w:val="false"/>
        <w:overflowPunct w:val="false"/>
        <w:bidi w:val="0"/>
        <w:snapToGrid w:val="false"/>
        <w:spacing w:lineRule="exact" w:line="590"/>
        <w:ind w:firstLineChars="0" w:firstLine="0" w:startChars="0" w:start="0" w:endChars="200"/>
        <w:jc w:val="both"/>
        <w:rPr>
          <w:del w:id="149" w:author="user" w:date="2019-10-22T15:03:00Z"/>
        </w:rPr>
      </w:pPr>
      <w:del w:id="148" w:author="user" w:date="2019-10-22T15:03:00Z">
        <w:r>
          <w:rPr/>
        </w:r>
      </w:del>
    </w:p>
    <w:p>
      <w:pPr>
        <w:pStyle w:val="Normal"/>
        <w:widowControl w:val="false"/>
        <w:overflowPunct w:val="false"/>
        <w:bidi w:val="0"/>
        <w:snapToGrid w:val="false"/>
        <w:spacing w:lineRule="exact" w:line="590"/>
        <w:ind w:firstLineChars="0" w:firstLine="0" w:startChars="0" w:start="0" w:endChars="200"/>
        <w:jc w:val="both"/>
        <w:rPr>
          <w:del w:id="151" w:author="user" w:date="2019-10-22T15:03:00Z"/>
        </w:rPr>
      </w:pPr>
      <w:del w:id="150" w:author="user" w:date="2019-10-22T15:03:00Z">
        <w:r>
          <w:rPr/>
        </w:r>
      </w:del>
    </w:p>
    <w:p>
      <w:pPr>
        <w:pStyle w:val="Normal"/>
        <w:widowControl w:val="false"/>
        <w:overflowPunct w:val="false"/>
        <w:bidi w:val="0"/>
        <w:snapToGrid w:val="false"/>
        <w:spacing w:lineRule="exact" w:line="590"/>
        <w:ind w:firstLineChars="0" w:firstLine="0" w:startChars="0" w:start="0" w:endChars="200"/>
        <w:jc w:val="both"/>
        <w:rPr>
          <w:del w:id="153" w:author="user" w:date="2019-10-22T15:03:00Z"/>
        </w:rPr>
      </w:pPr>
      <w:del w:id="152" w:author="user" w:date="2019-10-22T15:03:00Z">
        <w:r>
          <w:rPr/>
        </w:r>
      </w:del>
    </w:p>
    <w:p>
      <w:pPr>
        <w:pStyle w:val="Normal"/>
        <w:widowControl w:val="false"/>
        <w:overflowPunct w:val="false"/>
        <w:bidi w:val="0"/>
        <w:snapToGrid w:val="false"/>
        <w:spacing w:lineRule="exact" w:line="590"/>
        <w:ind w:firstLineChars="0" w:firstLine="0" w:startChars="0" w:start="0" w:endChars="200"/>
        <w:jc w:val="both"/>
        <w:rPr>
          <w:del w:id="155" w:author="user" w:date="2019-10-22T15:03:00Z"/>
        </w:rPr>
      </w:pPr>
      <w:del w:id="154" w:author="user" w:date="2019-10-22T15:03:00Z">
        <w:r>
          <w:rPr/>
        </w:r>
      </w:del>
    </w:p>
    <w:p>
      <w:pPr>
        <w:pStyle w:val="Normal"/>
        <w:widowControl w:val="false"/>
        <w:overflowPunct w:val="false"/>
        <w:bidi w:val="0"/>
        <w:snapToGrid w:val="false"/>
        <w:spacing w:lineRule="exact" w:line="590"/>
        <w:ind w:firstLineChars="0" w:firstLine="0" w:startChars="0" w:start="0" w:endChars="200"/>
        <w:jc w:val="both"/>
        <w:rPr>
          <w:del w:id="157" w:author="user" w:date="2019-10-22T15:03:00Z"/>
          <w:rFonts w:ascii="Times New Roman" w:hAnsi="Times New Roman" w:eastAsia="宋体" w:cs="Times New Roman"/>
          <w:spacing w:val="-5"/>
        </w:rPr>
      </w:pPr>
      <w:del w:id="156" w:author="user" w:date="2019-10-22T15:03: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59" w:author="user" w:date="2019-10-22T15:03:00Z"/>
          <w:rFonts w:ascii="Times New Roman" w:hAnsi="Times New Roman" w:eastAsia="宋体" w:cs="Times New Roman"/>
          <w:color w:val="000000"/>
          <w:spacing w:val="-5"/>
          <w:kern w:val="2"/>
          <w:sz w:val="44"/>
          <w:szCs w:val="20"/>
        </w:rPr>
      </w:pPr>
      <w:del w:id="158" w:author="user" w:date="2019-10-22T15:03:00Z">
        <w:r>
          <w:rPr/>
          <w:delText>关于批准《徐州市市区农贸市场管理条例》</w:delText>
        </w:r>
      </w:del>
    </w:p>
    <w:p>
      <w:pPr>
        <w:pStyle w:val="Normal"/>
        <w:widowControl w:val="false"/>
        <w:overflowPunct w:val="false"/>
        <w:bidi w:val="0"/>
        <w:snapToGrid w:val="false"/>
        <w:spacing w:lineRule="exact" w:line="590"/>
        <w:ind w:firstLineChars="0" w:firstLine="0" w:startChars="0" w:start="0" w:endChars="200"/>
        <w:jc w:val="both"/>
        <w:rPr>
          <w:del w:id="161" w:author="user" w:date="2019-10-22T15:03:00Z"/>
          <w:rFonts w:ascii="Times New Roman" w:hAnsi="Times New Roman" w:eastAsia="宋体" w:cs="Times New Roman"/>
          <w:color w:val="000000"/>
          <w:spacing w:val="-5"/>
          <w:kern w:val="2"/>
          <w:sz w:val="44"/>
          <w:szCs w:val="20"/>
        </w:rPr>
      </w:pPr>
      <w:del w:id="160" w:author="user" w:date="2019-10-22T15:03:00Z">
        <w:r>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163" w:author="user" w:date="2019-10-22T15:03:00Z"/>
          <w:rFonts w:ascii="Times New Roman" w:hAnsi="Times New Roman" w:eastAsia="宋体" w:cs="Times New Roman"/>
          <w:color w:val="000000"/>
          <w:spacing w:val="-5"/>
          <w:kern w:val="2"/>
          <w:sz w:val="44"/>
          <w:szCs w:val="20"/>
        </w:rPr>
      </w:pPr>
      <w:del w:id="162" w:author="user" w:date="2019-10-22T15:03:00Z">
        <w:r>
          <w:rPr>
            <w:rFonts w:eastAsia="宋体" w:cs="Times New Roman" w:ascii="Times New Roman" w:hAnsi="Times New Roman"/>
            <w:color w:val="000000"/>
            <w:spacing w:val="-5"/>
            <w:kern w:val="2"/>
            <w:sz w:val="44"/>
            <w:szCs w:val="20"/>
          </w:rPr>
        </w:r>
      </w:del>
    </w:p>
    <w:p>
      <w:pPr>
        <w:pStyle w:val="Normal"/>
        <w:widowControl w:val="false"/>
        <w:overflowPunct w:val="false"/>
        <w:bidi w:val="0"/>
        <w:snapToGrid w:val="false"/>
        <w:spacing w:lineRule="exact" w:line="590"/>
        <w:ind w:firstLineChars="0" w:firstLine="0" w:startChars="0" w:start="0" w:endChars="200"/>
        <w:jc w:val="both"/>
        <w:rPr>
          <w:del w:id="166" w:author="user" w:date="2019-10-22T15:03:00Z"/>
          <w:rFonts w:ascii="Times New Roman" w:hAnsi="Times New Roman" w:cs="Times New Roman"/>
          <w:szCs w:val="32"/>
        </w:rPr>
      </w:pPr>
      <w:del w:id="164" w:author="user" w:date="2019-10-22T15:03:00Z">
        <w:r>
          <w:rPr>
            <w:rFonts w:ascii="Times New Roman" w:hAnsi="Times New Roman" w:cs="Times New Roman"/>
            <w:szCs w:val="32"/>
          </w:rPr>
          <w:delText>徐州</w:delText>
        </w:r>
      </w:del>
      <w:del w:id="165" w:author="user" w:date="2019-10-22T15:03:00Z">
        <w:r>
          <w:rPr>
            <w:rFonts w:ascii="Times New Roman" w:hAnsi="Times New Roman" w:cs="Times New Roman"/>
            <w:szCs w:val="32"/>
          </w:rPr>
          <w:delText>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80" w:author="user" w:date="2019-10-22T15:03:00Z"/>
          <w:rFonts w:ascii="Times New Roman" w:hAnsi="Times New Roman" w:cs="Times New Roman"/>
          <w:szCs w:val="32"/>
        </w:rPr>
      </w:pPr>
      <w:del w:id="167" w:author="user" w:date="2019-10-22T15:03:00Z">
        <w:r>
          <w:rPr>
            <w:rFonts w:ascii="Times New Roman" w:hAnsi="Times New Roman" w:cs="Times New Roman"/>
          </w:rPr>
          <w:delText>《</w:delText>
        </w:r>
      </w:del>
      <w:del w:id="168" w:author="user" w:date="2019-10-22T15:03:00Z">
        <w:r>
          <w:rPr>
            <w:rFonts w:ascii="Times New Roman" w:hAnsi="Times New Roman" w:cs="Times New Roman"/>
            <w:szCs w:val="32"/>
          </w:rPr>
          <w:delText>徐州市市区农贸市场管理条例</w:delText>
        </w:r>
      </w:del>
      <w:del w:id="169" w:author="user" w:date="2019-10-22T15:03:00Z">
        <w:r>
          <w:rPr>
            <w:rFonts w:ascii="Times New Roman" w:hAnsi="Times New Roman" w:cs="Times New Roman"/>
          </w:rPr>
          <w:delText>》</w:delText>
        </w:r>
      </w:del>
      <w:del w:id="170" w:author="user" w:date="2019-10-22T15:03:00Z">
        <w:r>
          <w:rPr>
            <w:rFonts w:ascii="Times New Roman" w:hAnsi="Times New Roman" w:cs="Times New Roman"/>
            <w:szCs w:val="32"/>
          </w:rPr>
          <w:delText>已由江苏省第十三届人民代表大会常务委员会第十</w:delText>
        </w:r>
      </w:del>
      <w:del w:id="171" w:author="user" w:date="2019-10-22T15:03:00Z">
        <w:r>
          <w:rPr>
            <w:rFonts w:ascii="Times New Roman" w:hAnsi="Times New Roman" w:cs="Times New Roman"/>
            <w:szCs w:val="32"/>
          </w:rPr>
          <w:delText>一</w:delText>
        </w:r>
      </w:del>
      <w:del w:id="172" w:author="user" w:date="2019-10-22T15:03:00Z">
        <w:r>
          <w:rPr>
            <w:rFonts w:ascii="Times New Roman" w:hAnsi="Times New Roman" w:cs="Times New Roman"/>
            <w:szCs w:val="32"/>
          </w:rPr>
          <w:delText>次会议于</w:delText>
        </w:r>
      </w:del>
      <w:del w:id="173" w:author="user" w:date="2019-10-22T15:03:00Z">
        <w:r>
          <w:rPr>
            <w:rFonts w:cs="Times New Roman" w:ascii="Times New Roman" w:hAnsi="Times New Roman"/>
            <w:szCs w:val="32"/>
          </w:rPr>
          <w:delText>2019</w:delText>
        </w:r>
      </w:del>
      <w:del w:id="174" w:author="user" w:date="2019-10-22T15:03:00Z">
        <w:r>
          <w:rPr>
            <w:rFonts w:ascii="Times New Roman" w:hAnsi="Times New Roman" w:cs="Times New Roman"/>
            <w:szCs w:val="32"/>
          </w:rPr>
          <w:delText>年</w:delText>
        </w:r>
      </w:del>
      <w:del w:id="175" w:author="user" w:date="2019-10-22T15:03:00Z">
        <w:r>
          <w:rPr>
            <w:rFonts w:cs="Times New Roman" w:ascii="Times New Roman" w:hAnsi="Times New Roman"/>
            <w:szCs w:val="32"/>
          </w:rPr>
          <w:delText>9</w:delText>
        </w:r>
      </w:del>
      <w:del w:id="176" w:author="user" w:date="2019-10-22T15:03:00Z">
        <w:r>
          <w:rPr>
            <w:rFonts w:ascii="Times New Roman" w:hAnsi="Times New Roman" w:cs="Times New Roman"/>
            <w:szCs w:val="32"/>
          </w:rPr>
          <w:delText>月</w:delText>
        </w:r>
      </w:del>
      <w:del w:id="177" w:author="user" w:date="2019-10-22T15:03:00Z">
        <w:r>
          <w:rPr>
            <w:rFonts w:cs="Times New Roman" w:ascii="Times New Roman" w:hAnsi="Times New Roman"/>
            <w:szCs w:val="32"/>
          </w:rPr>
          <w:delText>2</w:delText>
        </w:r>
      </w:del>
      <w:del w:id="178" w:author="user" w:date="2019-10-22T15:03:00Z">
        <w:r>
          <w:rPr>
            <w:rFonts w:cs="Times New Roman" w:ascii="Times New Roman" w:hAnsi="Times New Roman"/>
            <w:szCs w:val="32"/>
          </w:rPr>
          <w:delText>7</w:delText>
        </w:r>
      </w:del>
      <w:del w:id="179" w:author="user" w:date="2019-10-22T15:03: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82" w:author="user" w:date="2019-10-22T15:03:00Z"/>
          <w:rFonts w:ascii="Times New Roman" w:hAnsi="Times New Roman" w:cs="Times New Roman"/>
          <w:szCs w:val="32"/>
        </w:rPr>
      </w:pPr>
      <w:del w:id="181"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4" w:author="user" w:date="2019-10-22T15:03:00Z"/>
          <w:rFonts w:ascii="Times New Roman" w:hAnsi="Times New Roman" w:cs="Times New Roman"/>
          <w:szCs w:val="32"/>
        </w:rPr>
      </w:pPr>
      <w:del w:id="183"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86" w:author="user" w:date="2019-10-22T15:03:00Z"/>
          <w:rFonts w:ascii="Times New Roman" w:hAnsi="Times New Roman" w:cs="Times New Roman"/>
          <w:szCs w:val="32"/>
        </w:rPr>
      </w:pPr>
      <w:del w:id="185" w:author="user" w:date="2019-10-22T15:03: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94" w:author="user" w:date="2019-10-22T15:03:00Z"/>
          <w:rFonts w:ascii="Times New Roman" w:hAnsi="Times New Roman" w:cs="Times New Roman"/>
          <w:szCs w:val="32"/>
        </w:rPr>
      </w:pPr>
      <w:del w:id="187" w:author="user" w:date="2019-10-22T15:03:00Z">
        <w:r>
          <w:rPr>
            <w:rFonts w:cs="Times New Roman" w:ascii="Times New Roman" w:hAnsi="Times New Roman"/>
            <w:szCs w:val="32"/>
          </w:rPr>
          <w:delText>2019</w:delText>
        </w:r>
      </w:del>
      <w:del w:id="188" w:author="user" w:date="2019-10-22T15:03:00Z">
        <w:r>
          <w:rPr>
            <w:rFonts w:ascii="Times New Roman" w:hAnsi="Times New Roman" w:cs="Times New Roman"/>
            <w:szCs w:val="32"/>
          </w:rPr>
          <w:delText>年</w:delText>
        </w:r>
      </w:del>
      <w:del w:id="189" w:author="user" w:date="2019-10-22T15:03:00Z">
        <w:r>
          <w:rPr>
            <w:rFonts w:cs="Times New Roman" w:ascii="Times New Roman" w:hAnsi="Times New Roman"/>
            <w:szCs w:val="32"/>
          </w:rPr>
          <w:delText>9</w:delText>
        </w:r>
      </w:del>
      <w:del w:id="190" w:author="user" w:date="2019-10-22T15:03:00Z">
        <w:r>
          <w:rPr>
            <w:rFonts w:ascii="Times New Roman" w:hAnsi="Times New Roman" w:cs="Times New Roman"/>
            <w:szCs w:val="32"/>
          </w:rPr>
          <w:delText>月</w:delText>
        </w:r>
      </w:del>
      <w:del w:id="191" w:author="user" w:date="2019-10-22T15:03:00Z">
        <w:r>
          <w:rPr>
            <w:rFonts w:cs="Times New Roman" w:ascii="Times New Roman" w:hAnsi="Times New Roman"/>
            <w:szCs w:val="32"/>
          </w:rPr>
          <w:delText>2</w:delText>
        </w:r>
      </w:del>
      <w:del w:id="192" w:author="user" w:date="2019-10-22T15:03:00Z">
        <w:r>
          <w:rPr>
            <w:rFonts w:cs="Times New Roman" w:ascii="Times New Roman" w:hAnsi="Times New Roman"/>
            <w:szCs w:val="32"/>
          </w:rPr>
          <w:delText>7</w:delText>
        </w:r>
      </w:del>
      <w:del w:id="193" w:author="user" w:date="2019-10-22T15:03: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96" w:author="user" w:date="2019-10-22T15:03:00Z"/>
          <w:rFonts w:ascii="Times New Roman" w:hAnsi="Times New Roman" w:cs="Times New Roman"/>
          <w:szCs w:val="32"/>
        </w:rPr>
      </w:pPr>
      <w:del w:id="195"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98" w:author="user" w:date="2019-10-22T15:03:00Z"/>
          <w:rFonts w:ascii="Times New Roman" w:hAnsi="Times New Roman" w:cs="Times New Roman"/>
          <w:szCs w:val="32"/>
        </w:rPr>
      </w:pPr>
      <w:del w:id="197"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00" w:author="user" w:date="2019-10-22T15:03:00Z"/>
          <w:rFonts w:ascii="Times New Roman" w:hAnsi="Times New Roman" w:cs="Times New Roman"/>
          <w:szCs w:val="32"/>
        </w:rPr>
      </w:pPr>
      <w:del w:id="199"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02" w:author="user" w:date="2019-10-22T15:03:00Z"/>
          <w:rFonts w:ascii="Times New Roman" w:hAnsi="Times New Roman" w:cs="Times New Roman"/>
          <w:szCs w:val="32"/>
        </w:rPr>
      </w:pPr>
      <w:del w:id="201"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04" w:author="user" w:date="2019-10-22T15:03:00Z"/>
          <w:rFonts w:ascii="Times New Roman" w:hAnsi="Times New Roman" w:cs="Times New Roman"/>
          <w:szCs w:val="32"/>
        </w:rPr>
      </w:pPr>
      <w:del w:id="203" w:author="user" w:date="2019-10-22T15:03: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206" w:author="user" w:date="2019-10-22T15:03:00Z"/>
        </w:rPr>
      </w:pPr>
      <w:del w:id="205" w:author="user" w:date="2019-10-22T15:03:00Z">
        <w:r>
          <w:rPr/>
        </w:r>
      </w:del>
    </w:p>
    <w:p>
      <w:pPr>
        <w:pStyle w:val="Normal"/>
        <w:widowControl w:val="false"/>
        <w:overflowPunct w:val="false"/>
        <w:bidi w:val="0"/>
        <w:snapToGrid w:val="false"/>
        <w:spacing w:lineRule="exact" w:line="590"/>
        <w:ind w:firstLineChars="0" w:firstLine="0" w:startChars="0" w:start="0" w:endChars="200"/>
        <w:jc w:val="both"/>
        <w:rPr>
          <w:del w:id="208" w:author="user" w:date="2019-10-22T15:03:00Z"/>
        </w:rPr>
      </w:pPr>
      <w:del w:id="207" w:author="user" w:date="2019-10-22T15:03:00Z">
        <w:r>
          <w:rPr/>
        </w:r>
      </w:del>
      <w:r>
        <w:br w:type="page"/>
      </w:r>
    </w:p>
    <w:p>
      <w:pPr>
        <w:pStyle w:val="Normal"/>
        <w:widowControl w:val="false"/>
        <w:overflowPunct w:val="false"/>
        <w:bidi w:val="0"/>
        <w:snapToGrid w:val="false"/>
        <w:spacing w:lineRule="exact" w:line="590"/>
        <w:ind w:firstLineChars="0" w:firstLine="0" w:startChars="0" w:start="0" w:endChars="200"/>
        <w:jc w:val="both"/>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Normal"/>
        <w:ind w:endChars="0" w:end="0"/>
        <w:jc w:val="center"/>
        <w:rPr>
          <w:rFonts w:ascii="Times New Roman" w:hAnsi="Times New Roman" w:eastAsia="方正小标宋简体" w:cs="Times New Roman"/>
          <w:bCs/>
          <w:sz w:val="44"/>
          <w:szCs w:val="44"/>
        </w:rPr>
      </w:pPr>
      <w:r>
        <w:rPr>
          <w:rFonts w:eastAsia="方正小标宋简体" w:cs="Times New Roman" w:ascii="Times New Roman" w:hAnsi="Times New Roman"/>
          <w:bCs/>
          <w:sz w:val="44"/>
          <w:szCs w:val="44"/>
        </w:rPr>
      </w:r>
    </w:p>
    <w:p>
      <w:pPr>
        <w:pStyle w:val="Normal"/>
        <w:ind w:firstLineChars="0" w:firstLine="0" w:endChars="0" w:end="0"/>
        <w:jc w:val="center"/>
        <w:rPr>
          <w:rFonts w:ascii="Times New Roman" w:hAnsi="Times New Roman" w:eastAsia="宋体" w:cs="Times New Roman"/>
          <w:bCs/>
          <w:sz w:val="44"/>
          <w:szCs w:val="44"/>
        </w:rPr>
      </w:pPr>
      <w:r>
        <w:rPr>
          <w:rFonts w:ascii="Times New Roman" w:hAnsi="Times New Roman" w:cs="Times New Roman" w:eastAsia="宋体"/>
          <w:bCs/>
          <w:sz w:val="44"/>
          <w:szCs w:val="44"/>
        </w:rPr>
        <w:t>徐州市市区农贸市场管理条例</w:t>
      </w:r>
    </w:p>
    <w:p>
      <w:pPr>
        <w:pStyle w:val="Normal"/>
        <w:ind w:endChars="0" w:end="0"/>
        <w:rPr>
          <w:rFonts w:ascii="Times New Roman" w:hAnsi="Times New Roman" w:eastAsia="楷体_GB2312" w:cs="Times New Roman"/>
          <w:bCs/>
          <w:sz w:val="44"/>
          <w:szCs w:val="32"/>
        </w:rPr>
      </w:pPr>
      <w:r>
        <w:rPr>
          <w:rFonts w:eastAsia="楷体_GB2312" w:cs="Times New Roman" w:ascii="Times New Roman" w:hAnsi="Times New Roman"/>
          <w:bCs/>
          <w:sz w:val="44"/>
          <w:szCs w:val="32"/>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8</w:t>
      </w:r>
      <w:r>
        <w:rPr>
          <w:rFonts w:ascii="Times New Roman" w:hAnsi="Times New Roman" w:cs="Times New Roman" w:eastAsia="楷体_GB2312"/>
          <w:szCs w:val="32"/>
        </w:rPr>
        <w:t>月</w:t>
      </w:r>
      <w:r>
        <w:rPr>
          <w:rFonts w:eastAsia="楷体_GB2312" w:cs="Times New Roman" w:ascii="Times New Roman" w:hAnsi="Times New Roman"/>
          <w:szCs w:val="32"/>
        </w:rPr>
        <w:t>30</w:t>
      </w:r>
      <w:r>
        <w:rPr>
          <w:rFonts w:ascii="Times New Roman" w:hAnsi="Times New Roman" w:cs="Times New Roman" w:eastAsia="楷体_GB2312"/>
          <w:szCs w:val="32"/>
        </w:rPr>
        <w:t xml:space="preserve">日徐州市第十六届人民代表大会常务委员会第二十九次会议通过  </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9</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日江苏省第十三届人民代表大会常务委员会第十一次会议批准）</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目  录</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第一章  总则</w:t>
      </w:r>
    </w:p>
    <w:p>
      <w:pPr>
        <w:pStyle w:val="Normal"/>
        <w:ind w:endChars="0" w:end="0"/>
        <w:rPr>
          <w:rFonts w:ascii="Times New Roman" w:hAnsi="Times New Roman" w:eastAsia="黑体" w:cs="Times New Roman"/>
          <w:szCs w:val="32"/>
        </w:rPr>
      </w:pPr>
      <w:r>
        <w:rPr>
          <w:rFonts w:ascii="Times New Roman" w:hAnsi="Times New Roman" w:cs="Times New Roman" w:eastAsia="楷体_GB2312"/>
          <w:color w:val="000000"/>
          <w:szCs w:val="32"/>
        </w:rPr>
        <w:t>第二章  农贸市场的规划建设</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 xml:space="preserve">第三章  农贸市场的设立与终止 </w:t>
      </w:r>
      <w:bookmarkStart w:id="0" w:name="_GoBack"/>
      <w:bookmarkEnd w:id="0"/>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第四章  农贸市场的经营与管理</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 xml:space="preserve">第五章  法律责任 </w:t>
      </w:r>
    </w:p>
    <w:p>
      <w:pPr>
        <w:pStyle w:val="Normal"/>
        <w:ind w:endChars="0" w:end="0"/>
        <w:rPr>
          <w:rFonts w:ascii="Times New Roman" w:hAnsi="Times New Roman" w:eastAsia="楷体_GB2312" w:cs="Times New Roman"/>
          <w:color w:val="000000"/>
          <w:szCs w:val="32"/>
        </w:rPr>
      </w:pPr>
      <w:r>
        <w:rPr>
          <w:rFonts w:ascii="Times New Roman" w:hAnsi="Times New Roman" w:cs="Times New Roman" w:eastAsia="楷体_GB2312"/>
          <w:color w:val="000000"/>
          <w:szCs w:val="32"/>
        </w:rPr>
        <w:t>第六章  附则</w:t>
      </w:r>
    </w:p>
    <w:p>
      <w:pPr>
        <w:pStyle w:val="Normal"/>
        <w:ind w:endChars="0" w:end="0"/>
        <w:jc w:val="center"/>
        <w:rPr>
          <w:rFonts w:ascii="Times New Roman" w:hAnsi="Times New Roman" w:eastAsia="黑体" w:cs="Times New Roman"/>
          <w:color w:val="000000"/>
          <w:szCs w:val="32"/>
        </w:rPr>
      </w:pPr>
      <w:r>
        <w:rPr>
          <w:rFonts w:eastAsia="黑体" w:cs="Times New Roman" w:ascii="Times New Roman" w:hAnsi="Times New Roman"/>
          <w:color w:val="000000"/>
          <w:szCs w:val="32"/>
        </w:rPr>
      </w:r>
    </w:p>
    <w:p>
      <w:pPr>
        <w:pStyle w:val="Normal"/>
        <w:numPr>
          <w:ilvl w:val="0"/>
          <w:numId w:val="2"/>
        </w:numPr>
        <w:ind w:firstLineChars="0" w:firstLine="0" w:startChars="0" w:start="0" w:endChars="0" w:end="0"/>
        <w:jc w:val="center"/>
        <w:rPr>
          <w:rFonts w:ascii="Times New Roman" w:hAnsi="Times New Roman" w:eastAsia="黑体" w:cs="Times New Roman"/>
          <w:szCs w:val="32"/>
        </w:rPr>
      </w:pPr>
      <w:r>
        <w:rPr>
          <w:rFonts w:eastAsia="黑体" w:cs="Times New Roman" w:ascii="Times New Roman" w:hAnsi="Times New Roman"/>
          <w:szCs w:val="32"/>
        </w:rPr>
        <w:t xml:space="preserve"> </w:t>
      </w:r>
      <w:r>
        <w:rPr>
          <w:rFonts w:ascii="Times New Roman" w:hAnsi="Times New Roman" w:cs="Times New Roman" w:eastAsia="黑体"/>
          <w:szCs w:val="32"/>
        </w:rPr>
        <w:t>总则</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为了加强农贸市场建设和管理，规范农贸市场经营秩序，保护消费者和经营者的合法权益，根据有关法律、法规，结合本市实际，制定本条例。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鼓楼区、云龙区、泉山区范围内的农贸市场规划、建设、经营和监督管理等相关活动，适用本条例。</w:t>
      </w:r>
    </w:p>
    <w:p>
      <w:pPr>
        <w:pStyle w:val="Normal"/>
        <w:ind w:endChars="0" w:end="0"/>
        <w:rPr>
          <w:rFonts w:ascii="Times New Roman" w:hAnsi="Times New Roman" w:cs="Times New Roman"/>
          <w:szCs w:val="32"/>
        </w:rPr>
      </w:pPr>
      <w:r>
        <w:rPr>
          <w:rFonts w:ascii="Times New Roman" w:hAnsi="Times New Roman" w:cs="Times New Roman"/>
          <w:szCs w:val="32"/>
        </w:rPr>
        <w:t>铜山区、贾汪区、徐州经济技术开发区范围内的农贸市场规划、建设、经营和监督管理等相关活动可以参照本条例执行。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本条例所称的农贸市场，是指依法设立，有固定场所与设施，主要用于农副产品现货交易的集市型场所。</w:t>
      </w:r>
    </w:p>
    <w:p>
      <w:pPr>
        <w:pStyle w:val="Normal"/>
        <w:ind w:endChars="0" w:end="0"/>
        <w:rPr>
          <w:rFonts w:ascii="Times New Roman" w:hAnsi="Times New Roman" w:cs="Times New Roman"/>
          <w:szCs w:val="32"/>
        </w:rPr>
      </w:pPr>
      <w:r>
        <w:rPr>
          <w:rFonts w:ascii="Times New Roman" w:hAnsi="Times New Roman" w:cs="Times New Roman"/>
          <w:szCs w:val="32"/>
        </w:rPr>
        <w:t>本条例所称的农贸市场经营管理者，是指依法设立，通过提供场地、相关设施、物业服务以及其他服务，从事农贸市场经营管理的企业。</w:t>
      </w:r>
    </w:p>
    <w:p>
      <w:pPr>
        <w:pStyle w:val="Normal"/>
        <w:ind w:endChars="0" w:end="0"/>
        <w:rPr>
          <w:rFonts w:ascii="Times New Roman" w:hAnsi="Times New Roman" w:cs="Times New Roman"/>
          <w:szCs w:val="32"/>
        </w:rPr>
      </w:pPr>
      <w:r>
        <w:rPr>
          <w:rFonts w:ascii="Times New Roman" w:hAnsi="Times New Roman" w:cs="Times New Roman"/>
          <w:szCs w:val="32"/>
        </w:rPr>
        <w:t>本条例所称的场内经营者，是指在农贸市场内独立从事农副产品交易的自然人、法人和非法人组织。</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市人民政府应当加强对农贸市场管理的组织领导，促进农贸市场的发展。</w:t>
      </w:r>
    </w:p>
    <w:p>
      <w:pPr>
        <w:pStyle w:val="Normal"/>
        <w:ind w:endChars="0" w:end="0"/>
        <w:rPr>
          <w:rFonts w:ascii="Times New Roman" w:hAnsi="Times New Roman" w:cs="Times New Roman"/>
          <w:szCs w:val="32"/>
        </w:rPr>
      </w:pPr>
      <w:r>
        <w:rPr>
          <w:rFonts w:ascii="Times New Roman" w:hAnsi="Times New Roman" w:cs="Times New Roman"/>
          <w:szCs w:val="32"/>
        </w:rPr>
        <w:t>各区人民政府按照属地原则，负责统筹协调辖区内农贸市场的建设以及监督管理工作。</w:t>
      </w:r>
    </w:p>
    <w:p>
      <w:pPr>
        <w:pStyle w:val="Normal"/>
        <w:ind w:endChars="0" w:end="0"/>
        <w:rPr>
          <w:rFonts w:ascii="Times New Roman" w:hAnsi="Times New Roman" w:cs="Times New Roman"/>
          <w:szCs w:val="32"/>
        </w:rPr>
      </w:pPr>
      <w:r>
        <w:rPr>
          <w:rFonts w:ascii="Times New Roman" w:hAnsi="Times New Roman" w:cs="Times New Roman"/>
          <w:szCs w:val="32"/>
        </w:rPr>
        <w:t>街道办事处负责指导、督促农贸市场经营管理者落实经营管理职责。</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第五条  </w:t>
      </w:r>
      <w:r>
        <w:rPr>
          <w:rFonts w:ascii="Times New Roman" w:hAnsi="Times New Roman" w:cs="Times New Roman"/>
          <w:szCs w:val="32"/>
        </w:rPr>
        <w:t>市、区人民政府应当建立农贸市场管理协调机制，组织商务、市场监督管理、城市管理、自然资源和规划、住房和城乡建设、财政、应急管理等部门，研究、协调、解决农贸市场建设、管理中的重大问题。</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市商务部门负责农贸市场管理的综合协调工作；编制农贸市场专项规划；制定农贸市场建设标准；指导农贸市场新建、改建、扩建工作。</w:t>
      </w:r>
    </w:p>
    <w:p>
      <w:pPr>
        <w:pStyle w:val="Normal"/>
        <w:ind w:endChars="0" w:end="0"/>
        <w:rPr>
          <w:rFonts w:ascii="Times New Roman" w:hAnsi="Times New Roman" w:cs="Times New Roman"/>
          <w:szCs w:val="32"/>
        </w:rPr>
      </w:pPr>
      <w:r>
        <w:rPr>
          <w:rFonts w:ascii="Times New Roman" w:hAnsi="Times New Roman" w:cs="Times New Roman"/>
          <w:szCs w:val="32"/>
        </w:rPr>
        <w:t>市场监督管理部门依法对农贸市场经营管理者和场内经营者进行登记注册；受理消费投诉和举报；监督管理农贸市场内的食品质量安全；监督检查农贸市场计量器具管理、计量行为；监督管理农贸市场的商品和服务价格等。</w:t>
      </w:r>
    </w:p>
    <w:p>
      <w:pPr>
        <w:pStyle w:val="Normal"/>
        <w:ind w:endChars="0" w:end="0"/>
        <w:rPr>
          <w:rFonts w:ascii="Times New Roman" w:hAnsi="Times New Roman" w:cs="Times New Roman"/>
          <w:szCs w:val="32"/>
        </w:rPr>
      </w:pPr>
      <w:r>
        <w:rPr>
          <w:rFonts w:ascii="Times New Roman" w:hAnsi="Times New Roman" w:cs="Times New Roman"/>
          <w:szCs w:val="32"/>
        </w:rPr>
        <w:t>城市管理部门负责农贸市场市容和环境卫生的指导和监督管理。</w:t>
      </w:r>
    </w:p>
    <w:p>
      <w:pPr>
        <w:pStyle w:val="Normal"/>
        <w:ind w:endChars="0" w:end="0"/>
        <w:rPr>
          <w:rFonts w:ascii="Times New Roman" w:hAnsi="Times New Roman" w:cs="Times New Roman"/>
          <w:szCs w:val="32"/>
        </w:rPr>
      </w:pPr>
      <w:r>
        <w:rPr>
          <w:rFonts w:ascii="Times New Roman" w:hAnsi="Times New Roman" w:cs="Times New Roman"/>
          <w:szCs w:val="32"/>
        </w:rPr>
        <w:t>农业农村部门负责对农贸市场内的动物防疫条件实施监督检查；协助市场监督管理部门监督管理农贸市场内经营野生水生动物或者其产品的行为。</w:t>
      </w:r>
    </w:p>
    <w:p>
      <w:pPr>
        <w:pStyle w:val="Normal"/>
        <w:ind w:endChars="0" w:end="0"/>
        <w:rPr>
          <w:rFonts w:ascii="Times New Roman" w:hAnsi="Times New Roman" w:cs="Times New Roman"/>
          <w:szCs w:val="32"/>
        </w:rPr>
      </w:pPr>
      <w:r>
        <w:rPr>
          <w:rFonts w:ascii="Times New Roman" w:hAnsi="Times New Roman" w:cs="Times New Roman"/>
          <w:szCs w:val="32"/>
        </w:rPr>
        <w:t>卫生健康部门负责农贸市场病媒生物防控、爱国卫生活动的指导。</w:t>
      </w:r>
    </w:p>
    <w:p>
      <w:pPr>
        <w:pStyle w:val="Normal"/>
        <w:ind w:endChars="0" w:end="0"/>
        <w:rPr>
          <w:rFonts w:ascii="Times New Roman" w:hAnsi="Times New Roman" w:cs="Times New Roman"/>
          <w:szCs w:val="32"/>
        </w:rPr>
      </w:pPr>
      <w:r>
        <w:rPr>
          <w:rFonts w:ascii="Times New Roman" w:hAnsi="Times New Roman" w:cs="Times New Roman"/>
          <w:szCs w:val="32"/>
        </w:rPr>
        <w:t>生态环境部门负责农贸市场环境保护的评估和监督管理，指导农贸市场做好废水、废物、废气的技术处理。</w:t>
      </w:r>
    </w:p>
    <w:p>
      <w:pPr>
        <w:pStyle w:val="Normal"/>
        <w:ind w:endChars="0" w:end="0"/>
        <w:rPr>
          <w:rFonts w:ascii="Times New Roman" w:hAnsi="Times New Roman" w:cs="Times New Roman"/>
          <w:szCs w:val="32"/>
        </w:rPr>
      </w:pPr>
      <w:r>
        <w:rPr>
          <w:rFonts w:ascii="Times New Roman" w:hAnsi="Times New Roman" w:cs="Times New Roman"/>
          <w:szCs w:val="32"/>
        </w:rPr>
        <w:t>自然资源和规划部门负责农贸市场规划的监督管理。</w:t>
      </w:r>
    </w:p>
    <w:p>
      <w:pPr>
        <w:pStyle w:val="Normal"/>
        <w:ind w:endChars="0" w:end="0"/>
        <w:rPr>
          <w:rFonts w:ascii="Times New Roman" w:hAnsi="Times New Roman" w:cs="Times New Roman"/>
          <w:szCs w:val="32"/>
        </w:rPr>
      </w:pPr>
      <w:r>
        <w:rPr>
          <w:rFonts w:ascii="Times New Roman" w:hAnsi="Times New Roman" w:cs="Times New Roman"/>
          <w:szCs w:val="32"/>
        </w:rPr>
        <w:t>住房和城乡建设部门负责农贸市场建筑工程质量的监督管理。</w:t>
      </w:r>
    </w:p>
    <w:p>
      <w:pPr>
        <w:pStyle w:val="Normal"/>
        <w:ind w:endChars="0" w:end="0"/>
        <w:rPr>
          <w:rFonts w:ascii="Times New Roman" w:hAnsi="Times New Roman" w:cs="Times New Roman"/>
          <w:szCs w:val="32"/>
        </w:rPr>
      </w:pPr>
      <w:r>
        <w:rPr>
          <w:rFonts w:ascii="Times New Roman" w:hAnsi="Times New Roman" w:cs="Times New Roman"/>
          <w:szCs w:val="32"/>
        </w:rPr>
        <w:t>公安部门负责农贸市场治安和周边交通秩序的监督管理。</w:t>
      </w:r>
    </w:p>
    <w:p>
      <w:pPr>
        <w:pStyle w:val="Normal"/>
        <w:ind w:endChars="0" w:end="0"/>
        <w:rPr>
          <w:rFonts w:ascii="Times New Roman" w:hAnsi="Times New Roman" w:cs="Times New Roman"/>
          <w:szCs w:val="32"/>
        </w:rPr>
      </w:pPr>
      <w:r>
        <w:rPr>
          <w:rFonts w:ascii="Times New Roman" w:hAnsi="Times New Roman" w:cs="Times New Roman"/>
          <w:szCs w:val="32"/>
        </w:rPr>
        <w:t>其他相关部门在各自职责范围内负责农贸市场的监督管理。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农贸市场具有公益性质。市人民政府应当制定优惠政策，安排以奖代补资金，各区人民政府应当设立专项资金，扶持、促进农贸市场的建设和发展。</w:t>
      </w:r>
    </w:p>
    <w:p>
      <w:pPr>
        <w:pStyle w:val="Normal"/>
        <w:ind w:endChars="0" w:end="0"/>
        <w:rPr>
          <w:rFonts w:ascii="Times New Roman" w:hAnsi="Times New Roman" w:cs="Times New Roman"/>
          <w:kern w:val="0"/>
          <w:szCs w:val="21"/>
          <w:shd w:fill="808080" w:val="clear"/>
        </w:rPr>
      </w:pPr>
      <w:r>
        <w:rPr>
          <w:rFonts w:ascii="Times New Roman" w:hAnsi="Times New Roman" w:cs="Times New Roman" w:eastAsia="黑体"/>
          <w:szCs w:val="32"/>
        </w:rPr>
        <w:t>第八条</w:t>
      </w:r>
      <w:r>
        <w:rPr>
          <w:rFonts w:ascii="Times New Roman" w:hAnsi="Times New Roman" w:cs="Times New Roman"/>
          <w:szCs w:val="32"/>
        </w:rPr>
        <w:t xml:space="preserve">  农贸市场经营管理者、场内经营者等可以成立或者自主加入农贸市场行业组织，开展行业自律，促进行业规范有序发展。</w:t>
      </w:r>
    </w:p>
    <w:p>
      <w:pPr>
        <w:pStyle w:val="Normal"/>
        <w:ind w:endChars="0" w:end="0"/>
        <w:jc w:val="center"/>
        <w:rPr>
          <w:rFonts w:ascii="Times New Roman" w:hAnsi="Times New Roman" w:eastAsia="黑体" w:cs="Times New Roman"/>
          <w:kern w:val="0"/>
          <w:szCs w:val="32"/>
          <w:shd w:fill="808080" w:val="clear"/>
        </w:rPr>
      </w:pPr>
      <w:r>
        <w:rPr>
          <w:rFonts w:eastAsia="黑体" w:cs="Times New Roman" w:ascii="Times New Roman" w:hAnsi="Times New Roman"/>
          <w:kern w:val="0"/>
          <w:szCs w:val="32"/>
          <w:shd w:fill="808080" w:val="clear"/>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第二章  农贸市场的规划建设</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各区人民政府应当根据农贸市场专项规划，编制并组织实施辖区内农贸市场的建设方案。</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新建、改建、扩建农贸市场，应当符合国土空间规划、农贸市场专项规划和农贸市场建设标准。</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现有农贸市场不符合建设标准的，应当按照建设标准进行改造。</w:t>
      </w:r>
    </w:p>
    <w:p>
      <w:pPr>
        <w:pStyle w:val="Normal"/>
        <w:ind w:endChars="0" w:end="0"/>
        <w:rPr>
          <w:rFonts w:ascii="Times New Roman" w:hAnsi="Times New Roman" w:cs="Times New Roman"/>
          <w:bCs/>
          <w:spacing w:val="-6"/>
          <w:szCs w:val="32"/>
        </w:rPr>
      </w:pPr>
      <w:r>
        <w:rPr>
          <w:rFonts w:ascii="Times New Roman" w:hAnsi="Times New Roman" w:cs="Times New Roman" w:eastAsia="黑体"/>
          <w:szCs w:val="32"/>
        </w:rPr>
        <w:t>第十一条</w:t>
      </w:r>
      <w:r>
        <w:rPr>
          <w:rFonts w:ascii="Times New Roman" w:hAnsi="Times New Roman" w:cs="Times New Roman"/>
          <w:szCs w:val="32"/>
        </w:rPr>
        <w:t xml:space="preserve">  </w:t>
      </w:r>
      <w:r>
        <w:rPr>
          <w:rFonts w:ascii="Times New Roman" w:hAnsi="Times New Roman" w:cs="Times New Roman"/>
          <w:bCs/>
          <w:spacing w:val="-6"/>
          <w:szCs w:val="32"/>
        </w:rPr>
        <w:t>配套建设的农贸市场项目，应当与主体项目同步设计、同步建设、同步验收、同步交付使用。</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下列事项应当在土地出让招</w:t>
      </w:r>
      <w:r>
        <w:rPr>
          <w:rFonts w:ascii="Times New Roman" w:hAnsi="Times New Roman" w:cs="Times New Roman"/>
          <w:bCs/>
          <w:spacing w:val="-6"/>
          <w:szCs w:val="32"/>
        </w:rPr>
        <w:t>标</w:t>
      </w:r>
      <w:r>
        <w:rPr>
          <w:rFonts w:ascii="Times New Roman" w:hAnsi="Times New Roman" w:cs="Times New Roman"/>
          <w:szCs w:val="32"/>
        </w:rPr>
        <w:t>、拍卖、挂牌文件中载明，并作为土地出让条件在合同中予以明确：</w:t>
      </w:r>
    </w:p>
    <w:p>
      <w:pPr>
        <w:pStyle w:val="Normal"/>
        <w:ind w:endChars="0" w:end="0"/>
        <w:rPr>
          <w:rFonts w:ascii="Times New Roman" w:hAnsi="Times New Roman" w:cs="Times New Roman"/>
          <w:szCs w:val="32"/>
        </w:rPr>
      </w:pPr>
      <w:r>
        <w:rPr>
          <w:rFonts w:ascii="Times New Roman" w:hAnsi="Times New Roman" w:cs="Times New Roman"/>
          <w:szCs w:val="32"/>
        </w:rPr>
        <w:t>（一）新建或者配套建设的农贸市场的土地用途、面积、权属等内容；</w:t>
      </w:r>
    </w:p>
    <w:p>
      <w:pPr>
        <w:pStyle w:val="Normal"/>
        <w:ind w:endChars="0" w:end="0"/>
        <w:rPr>
          <w:rFonts w:ascii="Times New Roman" w:hAnsi="Times New Roman" w:cs="Times New Roman"/>
          <w:szCs w:val="32"/>
        </w:rPr>
      </w:pPr>
      <w:r>
        <w:rPr>
          <w:rFonts w:ascii="Times New Roman" w:hAnsi="Times New Roman" w:cs="Times New Roman"/>
          <w:szCs w:val="32"/>
        </w:rPr>
        <w:t>（二）农贸市场的土地使用权以及房屋所有权不得擅自分割转让；</w:t>
      </w:r>
    </w:p>
    <w:p>
      <w:pPr>
        <w:pStyle w:val="Normal"/>
        <w:ind w:endChars="0" w:end="0"/>
        <w:rPr>
          <w:rFonts w:ascii="Times New Roman" w:hAnsi="Times New Roman" w:cs="Times New Roman"/>
          <w:szCs w:val="32"/>
        </w:rPr>
      </w:pPr>
      <w:r>
        <w:rPr>
          <w:rFonts w:ascii="Times New Roman" w:hAnsi="Times New Roman" w:cs="Times New Roman"/>
          <w:szCs w:val="32"/>
        </w:rPr>
        <w:t>（三）不得擅自改变农贸市场的土地用途。</w:t>
      </w:r>
    </w:p>
    <w:p>
      <w:pPr>
        <w:pStyle w:val="Normal"/>
        <w:ind w:endChars="0" w:end="0"/>
        <w:rPr>
          <w:rFonts w:ascii="Times New Roman" w:hAnsi="Times New Roman" w:cs="Times New Roman"/>
          <w:szCs w:val="32"/>
        </w:rPr>
      </w:pPr>
      <w:r>
        <w:rPr>
          <w:rFonts w:ascii="Times New Roman" w:hAnsi="Times New Roman" w:cs="Times New Roman"/>
          <w:szCs w:val="32"/>
        </w:rPr>
        <w:t xml:space="preserve">擅自将农贸市场土地使用权以及房屋所有权分割转让或者改变农贸市场土地用途的，相关部门不得办理权属登记。  </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农贸市场需要改变用途的，市商务部门应当会同市市场监督管理、市自然资源和规划、市住房和城乡建设、市城市管理等部门和所在地区人民政府举行听证会，听取利害关系人的意见后，报市人民政府审批。</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第三章  农贸市场的设立与终止</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第十四条</w:t>
      </w:r>
      <w:r>
        <w:rPr>
          <w:rFonts w:ascii="Times New Roman" w:hAnsi="Times New Roman" w:cs="Times New Roman"/>
          <w:szCs w:val="32"/>
        </w:rPr>
        <w:t>　设立农贸市场应当符合下列条件：</w:t>
      </w:r>
    </w:p>
    <w:p>
      <w:pPr>
        <w:pStyle w:val="Normal"/>
        <w:ind w:endChars="0" w:end="0"/>
        <w:rPr>
          <w:rFonts w:ascii="Times New Roman" w:hAnsi="Times New Roman" w:cs="Times New Roman"/>
          <w:szCs w:val="32"/>
        </w:rPr>
      </w:pPr>
      <w:r>
        <w:rPr>
          <w:rFonts w:ascii="Times New Roman" w:hAnsi="Times New Roman" w:cs="Times New Roman"/>
          <w:szCs w:val="32"/>
        </w:rPr>
        <w:t>（一）有符合农贸市场专项规划和建设标准的场所、设施；</w:t>
      </w:r>
    </w:p>
    <w:p>
      <w:pPr>
        <w:pStyle w:val="Normal"/>
        <w:ind w:endChars="0" w:end="0"/>
        <w:rPr>
          <w:rFonts w:ascii="Times New Roman" w:hAnsi="Times New Roman" w:cs="Times New Roman"/>
          <w:szCs w:val="32"/>
        </w:rPr>
      </w:pPr>
      <w:r>
        <w:rPr>
          <w:rFonts w:ascii="Times New Roman" w:hAnsi="Times New Roman" w:cs="Times New Roman"/>
          <w:szCs w:val="32"/>
        </w:rPr>
        <w:t xml:space="preserve">（二）有相应的管理机构和专职管理人员；  </w:t>
      </w:r>
    </w:p>
    <w:p>
      <w:pPr>
        <w:pStyle w:val="Normal"/>
        <w:ind w:endChars="0" w:end="0"/>
        <w:rPr>
          <w:rFonts w:ascii="Times New Roman" w:hAnsi="Times New Roman" w:cs="Times New Roman"/>
          <w:szCs w:val="32"/>
        </w:rPr>
      </w:pPr>
      <w:r>
        <w:rPr>
          <w:rFonts w:ascii="Times New Roman" w:hAnsi="Times New Roman" w:cs="Times New Roman"/>
          <w:szCs w:val="32"/>
        </w:rPr>
        <w:t>（三）法律、法规规定的其他条件。</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第十五条</w:t>
      </w:r>
      <w:r>
        <w:rPr>
          <w:rFonts w:ascii="Times New Roman" w:hAnsi="Times New Roman" w:cs="Times New Roman"/>
          <w:szCs w:val="32"/>
        </w:rPr>
        <w:t>　设立农贸市场，农贸市场经营管理者应当依法申请办理企业登记。</w:t>
      </w:r>
    </w:p>
    <w:p>
      <w:pPr>
        <w:pStyle w:val="Normal"/>
        <w:ind w:endChars="0" w:end="0"/>
        <w:rPr>
          <w:rFonts w:ascii="Times New Roman" w:hAnsi="Times New Roman" w:cs="Times New Roman"/>
          <w:szCs w:val="32"/>
        </w:rPr>
      </w:pPr>
      <w:r>
        <w:rPr>
          <w:rFonts w:ascii="Times New Roman" w:hAnsi="Times New Roman" w:cs="Times New Roman"/>
          <w:szCs w:val="32"/>
        </w:rPr>
        <w:t>办理企业登记后，农贸市场经营管理者方可出租市场摊位、店铺。</w:t>
      </w:r>
    </w:p>
    <w:p>
      <w:pPr>
        <w:pStyle w:val="Normal"/>
        <w:ind w:endChars="0" w:end="0"/>
        <w:rPr>
          <w:rFonts w:ascii="Times New Roman" w:hAnsi="Times New Roman" w:cs="Times New Roman"/>
          <w:szCs w:val="32"/>
        </w:rPr>
      </w:pPr>
      <w:r>
        <w:rPr>
          <w:rFonts w:ascii="Times New Roman" w:hAnsi="Times New Roman" w:cs="Times New Roman" w:eastAsia="黑体"/>
          <w:szCs w:val="32"/>
        </w:rPr>
        <w:t>第十六条</w:t>
      </w:r>
      <w:r>
        <w:rPr>
          <w:rFonts w:ascii="Times New Roman" w:hAnsi="Times New Roman" w:cs="Times New Roman"/>
          <w:szCs w:val="32"/>
        </w:rPr>
        <w:t xml:space="preserve">  政府提供场所的农贸市场，应当按照公开、公平、公正的原则，通过公开招标方式选择农贸市场经营管理者。</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第十七条</w:t>
      </w:r>
      <w:r>
        <w:rPr>
          <w:rFonts w:ascii="Times New Roman" w:hAnsi="Times New Roman" w:cs="Times New Roman"/>
          <w:szCs w:val="32"/>
        </w:rPr>
        <w:t>　农贸市场经营管理者不得擅自歇业或者终止经营。确需歇业或者终止经营的，农贸市场经营管理者应当提前三个月书面告知所在地区人民政府和场内经营者，报市商务部门备案。</w:t>
      </w:r>
    </w:p>
    <w:p>
      <w:pPr>
        <w:pStyle w:val="Normal"/>
        <w:ind w:endChars="0" w:end="0"/>
        <w:rPr>
          <w:rFonts w:ascii="Times New Roman" w:hAnsi="Times New Roman" w:cs="Times New Roman"/>
          <w:szCs w:val="32"/>
        </w:rPr>
      </w:pPr>
      <w:r>
        <w:rPr>
          <w:rFonts w:ascii="Times New Roman" w:hAnsi="Times New Roman" w:cs="Times New Roman"/>
          <w:szCs w:val="32"/>
        </w:rPr>
        <w:t>政府提供场所的农贸市场终止经营的，由政府收回场所，另行确定新的农贸市场经营管理者。</w:t>
      </w:r>
    </w:p>
    <w:p>
      <w:pPr>
        <w:pStyle w:val="Normal"/>
        <w:ind w:endChars="0" w:end="0"/>
        <w:rPr>
          <w:rFonts w:ascii="Times New Roman" w:hAnsi="Times New Roman" w:cs="Times New Roman"/>
          <w:szCs w:val="32"/>
        </w:rPr>
      </w:pPr>
      <w:r>
        <w:rPr>
          <w:rFonts w:ascii="Times New Roman" w:hAnsi="Times New Roman" w:cs="Times New Roman"/>
          <w:szCs w:val="32"/>
        </w:rPr>
        <w:t>其他农贸市场终止经营，且没有新的农贸市场经营管理者的，市商务部门应当会同市市场监督管理、市自然资源和规划等部门和所在地区人民政府进行论证。该区域确需设立农贸市场的，政府可以采取协议收购、置换产权或者租赁等方式取得农贸市场场所的所有权或者使用权，重新选择农贸市场经营管理者。</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第四章  农贸市场的经营与管理</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第十八条</w:t>
      </w:r>
      <w:r>
        <w:rPr>
          <w:rFonts w:ascii="Times New Roman" w:hAnsi="Times New Roman" w:cs="Times New Roman"/>
          <w:szCs w:val="32"/>
        </w:rPr>
        <w:t xml:space="preserve">  农贸市场经营管理者应当与场内经营者订立入场经营合同，约定经营内容、场内秩序、收费标准、农副产品质量安全责任、环境卫生责任、违约责任以及纠纷解决方式等。</w:t>
      </w:r>
    </w:p>
    <w:p>
      <w:pPr>
        <w:pStyle w:val="Normal"/>
        <w:ind w:endChars="0" w:end="0"/>
        <w:rPr>
          <w:rFonts w:ascii="Times New Roman" w:hAnsi="Times New Roman" w:cs="Times New Roman"/>
          <w:szCs w:val="32"/>
        </w:rPr>
      </w:pPr>
      <w:r>
        <w:rPr>
          <w:rFonts w:ascii="Times New Roman" w:hAnsi="Times New Roman" w:cs="Times New Roman" w:eastAsia="黑体"/>
          <w:szCs w:val="32"/>
        </w:rPr>
        <w:t>第十九条</w:t>
      </w:r>
      <w:r>
        <w:rPr>
          <w:rFonts w:ascii="Times New Roman" w:hAnsi="Times New Roman" w:cs="Times New Roman"/>
          <w:szCs w:val="32"/>
        </w:rPr>
        <w:t>　农贸市场经营管理者应当履行下列职责：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（一）建立健全农贸市场内农副产品质量安全监督管理、公共安全管理、环境卫生管理、经营秩序管理等日常管理制度并组织落实；</w:t>
      </w:r>
    </w:p>
    <w:p>
      <w:pPr>
        <w:pStyle w:val="Normal"/>
        <w:ind w:endChars="0" w:end="0"/>
        <w:rPr>
          <w:rFonts w:ascii="Times New Roman" w:hAnsi="Times New Roman" w:cs="Times New Roman"/>
          <w:szCs w:val="32"/>
        </w:rPr>
      </w:pPr>
      <w:r>
        <w:rPr>
          <w:rFonts w:ascii="Times New Roman" w:hAnsi="Times New Roman" w:cs="Times New Roman"/>
          <w:szCs w:val="32"/>
        </w:rPr>
        <w:t>（二）核验和复印保存场内经营者的证照等资料，对入场销售自产食用农产品的农民进行登记；</w:t>
      </w:r>
    </w:p>
    <w:p>
      <w:pPr>
        <w:pStyle w:val="Normal"/>
        <w:ind w:endChars="0" w:end="0"/>
        <w:rPr>
          <w:rFonts w:ascii="Times New Roman" w:hAnsi="Times New Roman" w:cs="Times New Roman"/>
          <w:szCs w:val="32"/>
        </w:rPr>
      </w:pPr>
      <w:r>
        <w:rPr>
          <w:rFonts w:ascii="Times New Roman" w:hAnsi="Times New Roman" w:cs="Times New Roman"/>
          <w:szCs w:val="32"/>
        </w:rPr>
        <w:t>（三）加强对农贸市场内使用的计量器具的管理，并按照国家规定登记造册；在市场明显位置设置合格计量器具，无偿提供消费者复核计量数据；</w:t>
      </w:r>
    </w:p>
    <w:p>
      <w:pPr>
        <w:pStyle w:val="Normal"/>
        <w:ind w:endChars="0" w:end="0"/>
        <w:rPr>
          <w:rFonts w:ascii="Times New Roman" w:hAnsi="Times New Roman" w:cs="Times New Roman"/>
          <w:szCs w:val="32"/>
        </w:rPr>
      </w:pPr>
      <w:r>
        <w:rPr>
          <w:rFonts w:ascii="Times New Roman" w:hAnsi="Times New Roman" w:cs="Times New Roman"/>
          <w:szCs w:val="32"/>
        </w:rPr>
        <w:t>（四）查验食用农产品产地证明或者购货凭证、合格证明文件，并留存相关证明文件不少于六个月；</w:t>
      </w:r>
    </w:p>
    <w:p>
      <w:pPr>
        <w:pStyle w:val="Normal"/>
        <w:ind w:endChars="0" w:end="0"/>
        <w:rPr>
          <w:rFonts w:ascii="Times New Roman" w:hAnsi="Times New Roman" w:cs="Times New Roman"/>
          <w:szCs w:val="32"/>
        </w:rPr>
      </w:pPr>
      <w:r>
        <w:rPr>
          <w:rFonts w:ascii="Times New Roman" w:hAnsi="Times New Roman" w:cs="Times New Roman"/>
          <w:szCs w:val="32"/>
        </w:rPr>
        <w:t xml:space="preserve">（五）对无产地证明或者购货凭证、合格证明文件的食用农产品，应当进行抽样检验或者快速检测，检验或者检测合格后方可入场销售； </w:t>
      </w:r>
    </w:p>
    <w:p>
      <w:pPr>
        <w:pStyle w:val="Normal"/>
        <w:ind w:endChars="0" w:end="0"/>
        <w:rPr>
          <w:rFonts w:ascii="Times New Roman" w:hAnsi="Times New Roman" w:cs="Times New Roman"/>
          <w:szCs w:val="32"/>
        </w:rPr>
      </w:pPr>
      <w:r>
        <w:rPr>
          <w:rFonts w:ascii="Times New Roman" w:hAnsi="Times New Roman" w:cs="Times New Roman"/>
          <w:szCs w:val="32"/>
        </w:rPr>
        <w:t>（六）经营动物、动物产品的农贸市场应当符合相关动物防疫条件，依法建立并落实清洗消毒和无害化处理制度，遵守区域隔离等相关规定；</w:t>
      </w:r>
    </w:p>
    <w:p>
      <w:pPr>
        <w:pStyle w:val="Normal"/>
        <w:ind w:endChars="0" w:end="0"/>
        <w:rPr>
          <w:rFonts w:ascii="Times New Roman" w:hAnsi="Times New Roman" w:cs="Times New Roman"/>
          <w:szCs w:val="32"/>
        </w:rPr>
      </w:pPr>
      <w:r>
        <w:rPr>
          <w:rFonts w:ascii="Times New Roman" w:hAnsi="Times New Roman" w:cs="Times New Roman"/>
          <w:szCs w:val="32"/>
        </w:rPr>
        <w:t>（七）批发市场经营管理者应当印制统一格式的销售凭证，载明食用农产品名称、产地、数量、销售日期以及销售者名称、地址、联系方式等项目；</w:t>
      </w:r>
    </w:p>
    <w:p>
      <w:pPr>
        <w:pStyle w:val="Normal"/>
        <w:ind w:endChars="0" w:end="0"/>
        <w:rPr>
          <w:rFonts w:ascii="Times New Roman" w:hAnsi="Times New Roman" w:cs="Times New Roman"/>
          <w:szCs w:val="32"/>
        </w:rPr>
      </w:pPr>
      <w:r>
        <w:rPr>
          <w:rFonts w:ascii="Times New Roman" w:hAnsi="Times New Roman" w:cs="Times New Roman"/>
          <w:szCs w:val="32"/>
        </w:rPr>
        <w:t>（八）设置符合标准的垃圾分类收集容器，督促场内经营者分类投放垃圾，按照要求对垃圾进行分类和处理；</w:t>
      </w:r>
    </w:p>
    <w:p>
      <w:pPr>
        <w:pStyle w:val="Normal"/>
        <w:ind w:endChars="0" w:end="0"/>
        <w:rPr>
          <w:rFonts w:ascii="Times New Roman" w:hAnsi="Times New Roman" w:cs="Times New Roman"/>
          <w:szCs w:val="32"/>
        </w:rPr>
      </w:pPr>
      <w:r>
        <w:rPr>
          <w:rFonts w:ascii="Times New Roman" w:hAnsi="Times New Roman" w:cs="Times New Roman"/>
          <w:szCs w:val="32"/>
        </w:rPr>
        <w:t>（九）落实市容环卫责任区制度，按照国家以及省城市市容标准、城市环境卫生质量标准履行市容环境卫生职责；</w:t>
      </w:r>
    </w:p>
    <w:p>
      <w:pPr>
        <w:pStyle w:val="Normal"/>
        <w:ind w:endChars="0" w:end="0"/>
        <w:rPr>
          <w:rFonts w:ascii="Times New Roman" w:hAnsi="Times New Roman" w:cs="Times New Roman"/>
          <w:szCs w:val="32"/>
        </w:rPr>
      </w:pPr>
      <w:r>
        <w:rPr>
          <w:rFonts w:ascii="Times New Roman" w:hAnsi="Times New Roman" w:cs="Times New Roman"/>
          <w:szCs w:val="32"/>
        </w:rPr>
        <w:t>（十）设置病媒生物预防控制设施，落实专人负责病媒生物预防控制工作，确保农贸市场内病媒生物密度控制在国家规定的范围内；</w:t>
      </w:r>
    </w:p>
    <w:p>
      <w:pPr>
        <w:pStyle w:val="Normal"/>
        <w:ind w:endChars="0" w:end="0"/>
        <w:rPr>
          <w:rFonts w:ascii="Times New Roman" w:hAnsi="Times New Roman" w:cs="Times New Roman"/>
          <w:szCs w:val="32"/>
        </w:rPr>
      </w:pPr>
      <w:r>
        <w:rPr>
          <w:rFonts w:ascii="Times New Roman" w:hAnsi="Times New Roman" w:cs="Times New Roman"/>
          <w:szCs w:val="32"/>
        </w:rPr>
        <w:t>（十一）分类设置经营区域、摊位和店铺，实行分区销售；</w:t>
      </w:r>
    </w:p>
    <w:p>
      <w:pPr>
        <w:pStyle w:val="Normal"/>
        <w:ind w:endChars="0" w:end="0"/>
        <w:rPr>
          <w:rFonts w:ascii="Times New Roman" w:hAnsi="Times New Roman" w:cs="Times New Roman"/>
          <w:szCs w:val="32"/>
        </w:rPr>
      </w:pPr>
      <w:r>
        <w:rPr>
          <w:rFonts w:ascii="Times New Roman" w:hAnsi="Times New Roman" w:cs="Times New Roman"/>
          <w:szCs w:val="32"/>
        </w:rPr>
        <w:t>（十二）发现农贸市场内的违法行为及时制止并立即报告相关部门或者机构进行查处；</w:t>
      </w:r>
    </w:p>
    <w:p>
      <w:pPr>
        <w:pStyle w:val="Normal"/>
        <w:ind w:endChars="0" w:end="0"/>
        <w:rPr>
          <w:rFonts w:ascii="Times New Roman" w:hAnsi="Times New Roman" w:cs="Times New Roman"/>
          <w:szCs w:val="32"/>
        </w:rPr>
      </w:pPr>
      <w:r>
        <w:rPr>
          <w:rFonts w:ascii="Times New Roman" w:hAnsi="Times New Roman" w:cs="Times New Roman"/>
          <w:szCs w:val="32"/>
        </w:rPr>
        <w:t>（十三）法律、法规规定的其他职责。</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第二十条</w:t>
      </w:r>
      <w:r>
        <w:rPr>
          <w:rFonts w:ascii="Times New Roman" w:hAnsi="Times New Roman" w:cs="Times New Roman"/>
          <w:szCs w:val="32"/>
        </w:rPr>
        <w:t>　场内经营者应当遵守下列规定：</w:t>
      </w:r>
    </w:p>
    <w:p>
      <w:pPr>
        <w:pStyle w:val="Normal"/>
        <w:ind w:endChars="0" w:end="0"/>
        <w:rPr>
          <w:rFonts w:ascii="Times New Roman" w:hAnsi="Times New Roman" w:cs="Times New Roman"/>
          <w:szCs w:val="32"/>
        </w:rPr>
      </w:pPr>
      <w:r>
        <w:rPr>
          <w:rFonts w:ascii="Times New Roman" w:hAnsi="Times New Roman" w:cs="Times New Roman"/>
          <w:szCs w:val="32"/>
        </w:rPr>
        <w:t>（一）依法办理相关证照，亮照、亮证经营；</w:t>
      </w:r>
    </w:p>
    <w:p>
      <w:pPr>
        <w:pStyle w:val="Normal"/>
        <w:ind w:endChars="0" w:end="0"/>
        <w:rPr>
          <w:rFonts w:ascii="Times New Roman" w:hAnsi="Times New Roman" w:cs="Times New Roman"/>
          <w:szCs w:val="32"/>
        </w:rPr>
      </w:pPr>
      <w:r>
        <w:rPr>
          <w:rFonts w:ascii="Times New Roman" w:hAnsi="Times New Roman" w:cs="Times New Roman"/>
          <w:szCs w:val="32"/>
        </w:rPr>
        <w:t xml:space="preserve">（二）遵守农副产品准入制度，履行农副产品安全责任； </w:t>
      </w:r>
    </w:p>
    <w:p>
      <w:pPr>
        <w:pStyle w:val="Normal"/>
        <w:ind w:endChars="0" w:end="0"/>
        <w:rPr>
          <w:rFonts w:ascii="Times New Roman" w:hAnsi="Times New Roman" w:cs="Times New Roman"/>
          <w:szCs w:val="32"/>
        </w:rPr>
      </w:pPr>
      <w:r>
        <w:rPr>
          <w:rFonts w:ascii="Times New Roman" w:hAnsi="Times New Roman" w:cs="Times New Roman"/>
          <w:szCs w:val="32"/>
        </w:rPr>
        <w:t>（三）使用与经营事项相适应、经检定合格的计量器具；</w:t>
      </w:r>
    </w:p>
    <w:p>
      <w:pPr>
        <w:pStyle w:val="Normal"/>
        <w:ind w:endChars="0" w:end="0"/>
        <w:rPr>
          <w:rFonts w:ascii="Times New Roman" w:hAnsi="Times New Roman" w:cs="Times New Roman"/>
          <w:szCs w:val="32"/>
        </w:rPr>
      </w:pPr>
      <w:r>
        <w:rPr>
          <w:rFonts w:ascii="Times New Roman" w:hAnsi="Times New Roman" w:cs="Times New Roman"/>
          <w:szCs w:val="32"/>
        </w:rPr>
        <w:t>（四）按照规定建立农副产品进货查验记录制度，并保存进货的原始发票、凭证、产品质量合格证明；</w:t>
      </w:r>
    </w:p>
    <w:p>
      <w:pPr>
        <w:pStyle w:val="Normal"/>
        <w:ind w:endChars="0" w:end="0"/>
        <w:rPr>
          <w:rFonts w:ascii="Times New Roman" w:hAnsi="Times New Roman" w:cs="Times New Roman"/>
          <w:szCs w:val="32"/>
        </w:rPr>
      </w:pPr>
      <w:r>
        <w:rPr>
          <w:rFonts w:ascii="Times New Roman" w:hAnsi="Times New Roman" w:cs="Times New Roman"/>
          <w:szCs w:val="32"/>
        </w:rPr>
        <w:t>（五）不得销售法律、法规禁止销售的农副产品；</w:t>
      </w:r>
    </w:p>
    <w:p>
      <w:pPr>
        <w:pStyle w:val="Normal"/>
        <w:ind w:endChars="0" w:end="0"/>
        <w:rPr>
          <w:rFonts w:ascii="Times New Roman" w:hAnsi="Times New Roman" w:cs="Times New Roman"/>
          <w:szCs w:val="32"/>
        </w:rPr>
      </w:pPr>
      <w:r>
        <w:rPr>
          <w:rFonts w:ascii="Times New Roman" w:hAnsi="Times New Roman" w:cs="Times New Roman"/>
          <w:szCs w:val="32"/>
        </w:rPr>
        <w:t>（六）从事动物、动物产品经营或者提供加工服务的，应当符合动物疫病防控以及环境保护的相关要求；</w:t>
      </w:r>
    </w:p>
    <w:p>
      <w:pPr>
        <w:pStyle w:val="Normal"/>
        <w:ind w:endChars="0" w:end="0"/>
        <w:rPr>
          <w:rFonts w:ascii="Times New Roman" w:hAnsi="Times New Roman" w:cs="Times New Roman"/>
          <w:szCs w:val="32"/>
        </w:rPr>
      </w:pPr>
      <w:r>
        <w:rPr>
          <w:rFonts w:ascii="Times New Roman" w:hAnsi="Times New Roman" w:cs="Times New Roman"/>
          <w:szCs w:val="32"/>
        </w:rPr>
        <w:t>（七）按照保证质量安全的要求销售和贮存食用农产品，并配备与之相适应的销售和贮存设施、设备；</w:t>
      </w:r>
    </w:p>
    <w:p>
      <w:pPr>
        <w:pStyle w:val="Normal"/>
        <w:ind w:endChars="0" w:end="0"/>
        <w:rPr>
          <w:rFonts w:ascii="Times New Roman" w:hAnsi="Times New Roman" w:cs="Times New Roman"/>
          <w:szCs w:val="32"/>
        </w:rPr>
      </w:pPr>
      <w:r>
        <w:rPr>
          <w:rFonts w:ascii="Times New Roman" w:hAnsi="Times New Roman" w:cs="Times New Roman"/>
          <w:szCs w:val="32"/>
        </w:rPr>
        <w:t>（八）及时清理店铺范围内的垃圾、杂物、积水等，保持店铺卫生整洁、物品摆放整齐，不得乱泼污水、乱倒垃圾；</w:t>
      </w:r>
    </w:p>
    <w:p>
      <w:pPr>
        <w:pStyle w:val="Normal"/>
        <w:ind w:endChars="0" w:end="0"/>
        <w:rPr>
          <w:rFonts w:ascii="Times New Roman" w:hAnsi="Times New Roman" w:cs="Times New Roman"/>
          <w:szCs w:val="32"/>
        </w:rPr>
      </w:pPr>
      <w:r>
        <w:rPr>
          <w:rFonts w:ascii="Times New Roman" w:hAnsi="Times New Roman" w:cs="Times New Roman"/>
          <w:szCs w:val="32"/>
        </w:rPr>
        <w:t>（九）依法明码标价经营；</w:t>
      </w:r>
    </w:p>
    <w:p>
      <w:pPr>
        <w:pStyle w:val="Normal"/>
        <w:ind w:endChars="0" w:end="0"/>
        <w:rPr>
          <w:rFonts w:ascii="Times New Roman" w:hAnsi="Times New Roman" w:cs="Times New Roman"/>
          <w:szCs w:val="32"/>
        </w:rPr>
      </w:pPr>
      <w:r>
        <w:rPr>
          <w:rFonts w:ascii="Times New Roman" w:hAnsi="Times New Roman" w:cs="Times New Roman"/>
          <w:szCs w:val="32"/>
        </w:rPr>
        <w:t>（十）消费者要求提供购物凭证的，应当予以提供；</w:t>
      </w:r>
    </w:p>
    <w:p>
      <w:pPr>
        <w:pStyle w:val="Normal"/>
        <w:ind w:endChars="0" w:end="0"/>
        <w:rPr>
          <w:rFonts w:ascii="Times New Roman" w:hAnsi="Times New Roman" w:cs="Times New Roman"/>
          <w:szCs w:val="32"/>
        </w:rPr>
      </w:pPr>
      <w:r>
        <w:rPr>
          <w:rFonts w:ascii="Times New Roman" w:hAnsi="Times New Roman" w:cs="Times New Roman"/>
          <w:szCs w:val="32"/>
        </w:rPr>
        <w:t>（十一）遵守农贸市场管理制度。</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第二十一条</w:t>
      </w:r>
      <w:r>
        <w:rPr>
          <w:rFonts w:ascii="Times New Roman" w:hAnsi="Times New Roman" w:cs="Times New Roman"/>
          <w:szCs w:val="32"/>
        </w:rPr>
        <w:t>　以零售为主的农贸市场的经营管理者应当在市场内划出不少于市场营业面积百分之五的专用区域，用于农民出售自产的农副产品。</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第二十二条  </w:t>
      </w:r>
      <w:r>
        <w:rPr>
          <w:rFonts w:ascii="Times New Roman" w:hAnsi="Times New Roman" w:cs="Times New Roman"/>
          <w:szCs w:val="32"/>
        </w:rPr>
        <w:t>农贸市场活禽经营应当逐步实行集中屠宰、冷链配送、生鲜上市。</w:t>
      </w:r>
    </w:p>
    <w:p>
      <w:pPr>
        <w:pStyle w:val="Normal"/>
        <w:ind w:endChars="0" w:end="0"/>
        <w:rPr>
          <w:rFonts w:ascii="Times New Roman" w:hAnsi="Times New Roman" w:cs="Times New Roman"/>
          <w:szCs w:val="32"/>
        </w:rPr>
      </w:pPr>
      <w:r>
        <w:rPr>
          <w:rFonts w:ascii="Times New Roman" w:hAnsi="Times New Roman" w:cs="Times New Roman"/>
          <w:szCs w:val="32"/>
        </w:rPr>
        <w:t>有活禽入场经营的农贸市场应当按照规定设立相对独立的活禽经营区域，实行封闭式屠宰加工，建立消毒、无害化处理等制度，配备相应设施、设备。活禽销售区、宰杀区、消费者之间应当物理隔离。</w:t>
      </w:r>
    </w:p>
    <w:p>
      <w:pPr>
        <w:pStyle w:val="Normal"/>
        <w:ind w:endChars="0" w:end="0"/>
        <w:rPr>
          <w:rFonts w:ascii="Times New Roman" w:hAnsi="Times New Roman" w:cs="Times New Roman"/>
          <w:szCs w:val="32"/>
        </w:rPr>
      </w:pPr>
      <w:r>
        <w:rPr>
          <w:rFonts w:ascii="Times New Roman" w:hAnsi="Times New Roman" w:cs="Times New Roman"/>
          <w:szCs w:val="32"/>
        </w:rPr>
        <w:t>不具备活禽经营及屠宰条件的农贸市场，禁止活禽入场经营。</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第二十三条</w:t>
      </w:r>
      <w:r>
        <w:rPr>
          <w:rFonts w:ascii="Times New Roman" w:hAnsi="Times New Roman" w:cs="Times New Roman"/>
          <w:szCs w:val="32"/>
        </w:rPr>
        <w:t xml:space="preserve">  市场监督管理、卫生健康、农业农村、城市管理等相关部门应当履行下列职责：</w:t>
      </w:r>
    </w:p>
    <w:p>
      <w:pPr>
        <w:pStyle w:val="Normal"/>
        <w:ind w:endChars="0" w:end="0"/>
        <w:rPr>
          <w:rFonts w:ascii="Times New Roman" w:hAnsi="Times New Roman" w:cs="Times New Roman"/>
          <w:szCs w:val="32"/>
        </w:rPr>
      </w:pPr>
      <w:r>
        <w:rPr>
          <w:rFonts w:ascii="Times New Roman" w:hAnsi="Times New Roman" w:cs="Times New Roman"/>
          <w:szCs w:val="32"/>
        </w:rPr>
        <w:t>（一）公开市场监管的法律、法规、规章和有关的规范性文件以及本部门及其派出机构的名称、地址、电话等相关信息，并为公众查阅提供方便；</w:t>
      </w:r>
    </w:p>
    <w:p>
      <w:pPr>
        <w:pStyle w:val="Normal"/>
        <w:ind w:endChars="0" w:end="0"/>
        <w:rPr>
          <w:rFonts w:ascii="Times New Roman" w:hAnsi="Times New Roman" w:cs="Times New Roman"/>
          <w:szCs w:val="32"/>
        </w:rPr>
      </w:pPr>
      <w:r>
        <w:rPr>
          <w:rFonts w:ascii="Times New Roman" w:hAnsi="Times New Roman" w:cs="Times New Roman"/>
          <w:szCs w:val="32"/>
        </w:rPr>
        <w:t>（二）建立“双随机、一公开”、投诉调查等制度，按照各自职责对农贸市场进行监管，定期将监管情况在农贸市场内予以公示。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第二十四条  </w:t>
      </w:r>
      <w:r>
        <w:rPr>
          <w:rFonts w:ascii="Times New Roman" w:hAnsi="Times New Roman" w:cs="Times New Roman"/>
          <w:szCs w:val="32"/>
        </w:rPr>
        <w:t>市场监督管理、城市管理、动物卫生监督等部门或者机构应当对农贸市场经营管理者、场内经营者进行信用管理，将有关食品安全、环境卫生等违法信息记入信用档案；对有不良信用记录的，应当增加监督检查的频次。</w:t>
      </w:r>
    </w:p>
    <w:p>
      <w:pPr>
        <w:pStyle w:val="Normal"/>
        <w:ind w:endChars="0" w:end="0"/>
        <w:rPr>
          <w:rFonts w:ascii="Times New Roman" w:hAnsi="Times New Roman" w:cs="Times New Roman"/>
          <w:szCs w:val="32"/>
        </w:rPr>
      </w:pPr>
      <w:r>
        <w:rPr>
          <w:rFonts w:ascii="Times New Roman" w:hAnsi="Times New Roman" w:cs="Times New Roman" w:eastAsia="黑体"/>
          <w:szCs w:val="32"/>
        </w:rPr>
        <w:t>第二十五条</w:t>
      </w:r>
      <w:r>
        <w:rPr>
          <w:rFonts w:ascii="Times New Roman" w:hAnsi="Times New Roman" w:cs="Times New Roman"/>
          <w:szCs w:val="32"/>
        </w:rPr>
        <w:t xml:space="preserve">  农贸市场经营管理者、场内经营者有权拒绝摊派和违法收费。</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第五章 </w:t>
      </w:r>
      <w:del w:id="209" w:author="微软用户" w:date="2013-06-11T14:12:00Z">
        <w:r>
          <w:rPr>
            <w:rFonts w:ascii="Times New Roman" w:hAnsi="Times New Roman" w:cs="Times New Roman" w:eastAsia="黑体"/>
            <w:szCs w:val="32"/>
          </w:rPr>
          <w:delText xml:space="preserve"> </w:delText>
        </w:r>
      </w:del>
      <w:ins w:id="210" w:author="微软用户" w:date="2013-06-11T14:12:00Z">
        <w:r>
          <w:rPr>
            <w:rFonts w:ascii="Times New Roman" w:hAnsi="Times New Roman" w:cs="Times New Roman" w:hint="eastAsia" w:eastAsia="黑体"/>
            <w:szCs w:val="32"/>
          </w:rPr>
          <w:t xml:space="preserve">  </w:t>
        </w:r>
      </w:ins>
      <w:r>
        <w:rPr>
          <w:rFonts w:ascii="Times New Roman" w:hAnsi="Times New Roman" w:cs="Times New Roman" w:eastAsia="黑体"/>
          <w:szCs w:val="32"/>
        </w:rPr>
        <w:t>法律责任</w:t>
      </w:r>
    </w:p>
    <w:p>
      <w:pPr>
        <w:pStyle w:val="Normal"/>
        <w:ind w:endChars="0" w:end="0"/>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第二十六条</w:t>
      </w:r>
      <w:r>
        <w:rPr>
          <w:rFonts w:ascii="Times New Roman" w:hAnsi="Times New Roman" w:cs="Times New Roman"/>
          <w:szCs w:val="32"/>
        </w:rPr>
        <w:t xml:space="preserve">  违反本条例规定的行为，法律、法规已有法律责任规定的，从其规定。</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第二十七条  </w:t>
      </w:r>
      <w:r>
        <w:rPr>
          <w:rFonts w:ascii="Times New Roman" w:hAnsi="Times New Roman" w:cs="Times New Roman"/>
          <w:szCs w:val="32"/>
        </w:rPr>
        <w:t>违反本条例第十九条规定，农贸市场经营管理者有下列行为之一的，由市场监督管理部门按照以下规定处罚</w:t>
      </w:r>
      <w:r>
        <w:rPr>
          <w:rFonts w:cs="Times New Roman" w:ascii="Times New Roman" w:hAnsi="Times New Roman"/>
          <w:szCs w:val="32"/>
        </w:rPr>
        <w:t>:</w:t>
      </w:r>
    </w:p>
    <w:p>
      <w:pPr>
        <w:pStyle w:val="Normal"/>
        <w:ind w:endChars="0" w:end="0"/>
        <w:rPr>
          <w:rFonts w:ascii="Times New Roman" w:hAnsi="Times New Roman" w:cs="Times New Roman"/>
          <w:szCs w:val="32"/>
        </w:rPr>
      </w:pPr>
      <w:r>
        <w:rPr>
          <w:rFonts w:ascii="Times New Roman" w:hAnsi="Times New Roman" w:cs="Times New Roman"/>
          <w:szCs w:val="32"/>
        </w:rPr>
        <w:t>（一）违反第二项规定，未核验和复印保存场内经营者的证照等资料的，责令限期改正，可以根据情节单处或者并处警告、五千元以上五万元以下罚款；情节严重的，责令停业整顿；</w:t>
      </w:r>
    </w:p>
    <w:p>
      <w:pPr>
        <w:pStyle w:val="Normal"/>
        <w:ind w:endChars="0" w:end="0"/>
        <w:rPr>
          <w:rFonts w:ascii="Times New Roman" w:hAnsi="Times New Roman" w:cs="Times New Roman"/>
          <w:szCs w:val="32"/>
        </w:rPr>
      </w:pPr>
      <w:r>
        <w:rPr>
          <w:rFonts w:ascii="Times New Roman" w:hAnsi="Times New Roman" w:cs="Times New Roman"/>
          <w:szCs w:val="32"/>
        </w:rPr>
        <w:t>（二）违反第三项规定，未在市场明显位置设置合格计量器具，无偿提供消费者复核计量数据的，责令限期改正；逾期不改正的，处五百元以上一千元以下罚款；</w:t>
      </w:r>
    </w:p>
    <w:p>
      <w:pPr>
        <w:pStyle w:val="Normal"/>
        <w:ind w:endChars="0" w:end="0"/>
        <w:rPr>
          <w:rFonts w:ascii="Times New Roman" w:hAnsi="Times New Roman" w:eastAsia="黑体" w:cs="Times New Roman"/>
          <w:szCs w:val="32"/>
        </w:rPr>
      </w:pPr>
      <w:r>
        <w:rPr>
          <w:rFonts w:ascii="Times New Roman" w:hAnsi="Times New Roman" w:cs="Times New Roman"/>
          <w:szCs w:val="32"/>
        </w:rPr>
        <w:t>（三）违反第四项、第五项、第十一项规定，未按照规定查验并留存食用农产品产地证明或者购货凭证、合格证明文件；未经抽样检验或者快速检测合格，允许无产地证明或者购货凭证、合格证明文件的食用农产品入场销售，或者未按照规定实行分区销售的，责令限期改正；逾期不改正的，处五千元以上三万元以下罚款；</w:t>
      </w:r>
    </w:p>
    <w:p>
      <w:pPr>
        <w:pStyle w:val="Normal"/>
        <w:ind w:endChars="0" w:end="0"/>
        <w:rPr>
          <w:rFonts w:ascii="Times New Roman" w:hAnsi="Times New Roman" w:cs="Times New Roman"/>
          <w:szCs w:val="32"/>
        </w:rPr>
      </w:pPr>
      <w:r>
        <w:rPr>
          <w:rFonts w:ascii="Times New Roman" w:hAnsi="Times New Roman" w:cs="Times New Roman"/>
          <w:szCs w:val="32"/>
        </w:rPr>
        <w:t>（四）违反第七项规定，未印制统一格式的销售凭证的，责令改正，给予警告；拒不改正的，处一万元以上三万元以下罚款。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第二十八条 </w:t>
      </w:r>
      <w:r>
        <w:rPr>
          <w:rFonts w:ascii="Times New Roman" w:hAnsi="Times New Roman" w:cs="Times New Roman"/>
          <w:szCs w:val="32"/>
        </w:rPr>
        <w:t xml:space="preserve"> 违反本条例第十九条第六项、第二十二条规定，农贸市场经营管理者经营动物、动物产品不符合规定的动物防疫条件的，由动物卫生监督机构责令限期改正；逾期不改正的，处五千元以上二万元以下罚款。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第二十九条  </w:t>
      </w:r>
      <w:r>
        <w:rPr>
          <w:rFonts w:ascii="Times New Roman" w:hAnsi="Times New Roman" w:cs="Times New Roman"/>
          <w:szCs w:val="32"/>
        </w:rPr>
        <w:t>违反本条例第十九条规定，农贸市场经营管理者有下列行为之一的，由城市管理部门按照以下规定处罚：</w:t>
      </w:r>
    </w:p>
    <w:p>
      <w:pPr>
        <w:pStyle w:val="Normal"/>
        <w:ind w:endChars="0" w:end="0"/>
        <w:rPr>
          <w:rFonts w:ascii="Times New Roman" w:hAnsi="Times New Roman" w:cs="Times New Roman"/>
          <w:szCs w:val="32"/>
        </w:rPr>
      </w:pPr>
      <w:r>
        <w:rPr>
          <w:rFonts w:ascii="Times New Roman" w:hAnsi="Times New Roman" w:cs="Times New Roman"/>
          <w:szCs w:val="32"/>
        </w:rPr>
        <w:t>（一）违反第八项规定，未设置符合标准的垃圾分类收集容器的，责令限期改正；逾期不改正的，处二百元以上二千元以下罚款；</w:t>
      </w:r>
    </w:p>
    <w:p>
      <w:pPr>
        <w:pStyle w:val="Normal"/>
        <w:ind w:endChars="0" w:end="0"/>
        <w:rPr>
          <w:rFonts w:ascii="Times New Roman" w:hAnsi="Times New Roman" w:cs="Times New Roman"/>
          <w:szCs w:val="32"/>
        </w:rPr>
      </w:pPr>
      <w:r>
        <w:rPr>
          <w:rFonts w:ascii="Times New Roman" w:hAnsi="Times New Roman" w:cs="Times New Roman"/>
          <w:szCs w:val="32"/>
        </w:rPr>
        <w:t>（二）违反第九项规定，不履行市容和环卫责任的，责令限期改正；逾期不改正的，处二百元以上一千元以下罚款。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第三十条</w:t>
      </w:r>
      <w:r>
        <w:rPr>
          <w:rFonts w:ascii="Times New Roman" w:hAnsi="Times New Roman" w:cs="Times New Roman"/>
          <w:szCs w:val="32"/>
        </w:rPr>
        <w:t xml:space="preserve">  违反本条例第十九条第十项规定，农贸市场经营管理者未设置病媒生物预防控制设施，或者未落实专人负责病媒生物预防控制工作的，由卫生健康部门责令限期改正；逾期不改正的，处三千元以上一万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第三十一条</w:t>
      </w:r>
      <w:r>
        <w:rPr>
          <w:rFonts w:ascii="Times New Roman" w:hAnsi="Times New Roman" w:cs="Times New Roman"/>
          <w:szCs w:val="32"/>
        </w:rPr>
        <w:t>　相关部门或者机构及其工作人员有下列行为之一的，对直接负责的主管人员和其他直接责任人员依法给予处分：</w:t>
      </w:r>
    </w:p>
    <w:p>
      <w:pPr>
        <w:pStyle w:val="Normal"/>
        <w:ind w:endChars="0" w:end="0"/>
        <w:rPr>
          <w:rFonts w:ascii="Times New Roman" w:hAnsi="Times New Roman" w:cs="Times New Roman"/>
          <w:szCs w:val="32"/>
        </w:rPr>
      </w:pPr>
      <w:r>
        <w:rPr>
          <w:rFonts w:ascii="Times New Roman" w:hAnsi="Times New Roman" w:cs="Times New Roman"/>
          <w:szCs w:val="32"/>
        </w:rPr>
        <w:t>（一）违法颁发相关证照或者办理相关批准手续的；</w:t>
      </w:r>
    </w:p>
    <w:p>
      <w:pPr>
        <w:pStyle w:val="Normal"/>
        <w:ind w:endChars="0" w:end="0"/>
        <w:rPr>
          <w:rFonts w:ascii="Times New Roman" w:hAnsi="Times New Roman" w:cs="Times New Roman"/>
          <w:szCs w:val="32"/>
        </w:rPr>
      </w:pPr>
      <w:r>
        <w:rPr>
          <w:rFonts w:ascii="Times New Roman" w:hAnsi="Times New Roman" w:cs="Times New Roman"/>
          <w:szCs w:val="32"/>
        </w:rPr>
        <w:t>（二）发现违法行为不予查处的；</w:t>
      </w:r>
    </w:p>
    <w:p>
      <w:pPr>
        <w:pStyle w:val="Normal"/>
        <w:ind w:endChars="0" w:end="0"/>
        <w:rPr>
          <w:rFonts w:ascii="Times New Roman" w:hAnsi="Times New Roman" w:cs="Times New Roman"/>
          <w:szCs w:val="32"/>
        </w:rPr>
      </w:pPr>
      <w:r>
        <w:rPr>
          <w:rFonts w:ascii="Times New Roman" w:hAnsi="Times New Roman" w:cs="Times New Roman"/>
          <w:szCs w:val="32"/>
        </w:rPr>
        <w:t>（三）在农贸市场外违法设置摊点收取费用，或者以罚代管的；</w:t>
      </w:r>
    </w:p>
    <w:p>
      <w:pPr>
        <w:pStyle w:val="Normal"/>
        <w:ind w:endChars="0" w:end="0"/>
        <w:rPr>
          <w:rFonts w:ascii="Times New Roman" w:hAnsi="Times New Roman" w:cs="Times New Roman"/>
          <w:szCs w:val="32"/>
        </w:rPr>
      </w:pPr>
      <w:r>
        <w:rPr>
          <w:rFonts w:ascii="Times New Roman" w:hAnsi="Times New Roman" w:cs="Times New Roman"/>
          <w:szCs w:val="32"/>
        </w:rPr>
        <w:t>（四）擅自改变农贸市场用途的；</w:t>
      </w:r>
    </w:p>
    <w:p>
      <w:pPr>
        <w:pStyle w:val="Normal"/>
        <w:ind w:endChars="0" w:end="0"/>
        <w:rPr>
          <w:rFonts w:ascii="Times New Roman" w:hAnsi="Times New Roman" w:cs="Times New Roman"/>
          <w:szCs w:val="32"/>
        </w:rPr>
      </w:pPr>
      <w:r>
        <w:rPr>
          <w:rFonts w:ascii="Times New Roman" w:hAnsi="Times New Roman" w:cs="Times New Roman"/>
          <w:szCs w:val="32"/>
        </w:rPr>
        <w:t>（五）利用职务之便，索取、收受他人财物或者谋取其他利益的；</w:t>
      </w:r>
    </w:p>
    <w:p>
      <w:pPr>
        <w:pStyle w:val="Normal"/>
        <w:ind w:endChars="0" w:end="0"/>
        <w:rPr>
          <w:rFonts w:ascii="Times New Roman" w:hAnsi="Times New Roman" w:cs="Times New Roman"/>
          <w:szCs w:val="32"/>
        </w:rPr>
      </w:pPr>
      <w:r>
        <w:rPr>
          <w:rFonts w:ascii="Times New Roman" w:hAnsi="Times New Roman" w:cs="Times New Roman"/>
          <w:szCs w:val="32"/>
        </w:rPr>
        <w:t>（六）有其他滥用职权、玩忽职守、徇私舞弊行为的。</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firstLineChars="0" w:firstLine="0" w:endChars="0" w:end="0"/>
        <w:jc w:val="center"/>
        <w:rPr>
          <w:rFonts w:ascii="Times New Roman" w:hAnsi="Times New Roman" w:eastAsia="黑体" w:cs="Times New Roman"/>
          <w:szCs w:val="32"/>
        </w:rPr>
      </w:pPr>
      <w:r>
        <w:rPr>
          <w:rFonts w:ascii="Times New Roman" w:hAnsi="Times New Roman" w:cs="Times New Roman" w:eastAsia="黑体"/>
          <w:szCs w:val="32"/>
        </w:rPr>
        <w:t>第六章  附则</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第三十二条</w:t>
      </w:r>
      <w:r>
        <w:rPr>
          <w:rFonts w:ascii="Times New Roman" w:hAnsi="Times New Roman" w:cs="Times New Roman"/>
          <w:szCs w:val="32"/>
        </w:rPr>
        <w:t>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12</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rPr>
          <w:rFonts w:cs="Times New Roman" w:ascii="Times New Roman" w:hAnsi="Times New Roman"/>
          <w:szCs w:val="32"/>
        </w:rPr>
        <w:t>2010</w:t>
      </w:r>
      <w:r>
        <w:rPr>
          <w:rFonts w:ascii="Times New Roman" w:hAnsi="Times New Roman" w:cs="Times New Roman"/>
          <w:szCs w:val="32"/>
        </w:rPr>
        <w:t>年</w:t>
      </w:r>
      <w:r>
        <w:rPr>
          <w:rFonts w:cs="Times New Roman" w:ascii="Times New Roman" w:hAnsi="Times New Roman"/>
          <w:szCs w:val="32"/>
        </w:rPr>
        <w:t>6</w:t>
      </w:r>
      <w:r>
        <w:rPr>
          <w:rFonts w:ascii="Times New Roman" w:hAnsi="Times New Roman" w:cs="Times New Roman"/>
          <w:szCs w:val="32"/>
        </w:rPr>
        <w:t>月</w:t>
      </w:r>
      <w:r>
        <w:rPr>
          <w:rFonts w:cs="Times New Roman" w:ascii="Times New Roman" w:hAnsi="Times New Roman"/>
          <w:szCs w:val="32"/>
        </w:rPr>
        <w:t>25</w:t>
      </w:r>
      <w:r>
        <w:rPr>
          <w:rFonts w:ascii="Times New Roman" w:hAnsi="Times New Roman" w:cs="Times New Roman"/>
          <w:szCs w:val="32"/>
        </w:rPr>
        <w:t>日徐州市第十四届人民代表大会常务委员会第十八次会议通过的《徐州市市区农贸市场管理条例》同时废止。</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del w:id="212" w:author="微软用户" w:date="2013-06-11T14:13:00Z"/>
          <w:rFonts w:ascii="Times New Roman" w:hAnsi="Times New Roman" w:cs="Times New Roman"/>
        </w:rPr>
      </w:pPr>
      <w:del w:id="211" w:author="微软用户" w:date="2013-06-11T14:13:00Z">
        <w:r>
          <w:rPr>
            <w:rFonts w:cs="Times New Roman" w:ascii="Times New Roman" w:hAnsi="Times New Roman"/>
          </w:rPr>
        </w:r>
      </w:del>
    </w:p>
    <w:p>
      <w:pPr>
        <w:pStyle w:val="Normal"/>
        <w:ind w:endChars="0" w:end="0"/>
        <w:rPr>
          <w:del w:id="214" w:author="微软用户" w:date="2013-06-11T14:13:00Z"/>
          <w:rFonts w:ascii="Times New Roman" w:hAnsi="Times New Roman" w:cs="Times New Roman"/>
        </w:rPr>
      </w:pPr>
      <w:del w:id="213" w:author="微软用户" w:date="2013-06-11T14:13:00Z">
        <w:r>
          <w:rPr>
            <w:rFonts w:cs="Times New Roman" w:ascii="Times New Roman" w:hAnsi="Times New Roman"/>
          </w:rPr>
        </w:r>
      </w:del>
    </w:p>
    <w:p>
      <w:pPr>
        <w:pStyle w:val="Normal"/>
        <w:ind w:endChars="0" w:end="0"/>
        <w:rPr>
          <w:del w:id="216" w:author="微软用户" w:date="2013-06-11T14:13:00Z"/>
          <w:rFonts w:ascii="Times New Roman" w:hAnsi="Times New Roman" w:cs="Times New Roman"/>
        </w:rPr>
      </w:pPr>
      <w:del w:id="215" w:author="微软用户" w:date="2013-06-11T14:13:00Z">
        <w:r>
          <w:rPr>
            <w:rFonts w:cs="Times New Roman" w:ascii="Times New Roman" w:hAnsi="Times New Roman"/>
          </w:rPr>
        </w:r>
      </w:del>
    </w:p>
    <w:p>
      <w:pPr>
        <w:pStyle w:val="Normal"/>
        <w:ind w:endChars="0" w:end="0"/>
        <w:rPr>
          <w:del w:id="218" w:author="微软用户" w:date="2013-06-11T14:13:00Z"/>
          <w:rFonts w:ascii="Times New Roman" w:hAnsi="Times New Roman" w:cs="Times New Roman"/>
        </w:rPr>
      </w:pPr>
      <w:del w:id="217" w:author="微软用户" w:date="2013-06-11T14:13:00Z">
        <w:r>
          <w:rPr>
            <w:rFonts w:cs="Times New Roman" w:ascii="Times New Roman" w:hAnsi="Times New Roman"/>
          </w:rPr>
        </w:r>
      </w:del>
    </w:p>
    <w:p>
      <w:pPr>
        <w:pStyle w:val="Normal"/>
        <w:ind w:endChars="0" w:end="0"/>
        <w:rPr>
          <w:del w:id="220" w:author="微软用户" w:date="2013-06-11T14:13:00Z"/>
          <w:rFonts w:ascii="Times New Roman" w:hAnsi="Times New Roman" w:cs="Times New Roman"/>
        </w:rPr>
      </w:pPr>
      <w:del w:id="219" w:author="微软用户" w:date="2013-06-11T14:13:00Z">
        <w:r>
          <w:rPr>
            <w:rFonts w:cs="Times New Roman" w:ascii="Times New Roman" w:hAnsi="Times New Roman"/>
          </w:rPr>
        </w:r>
      </w:del>
    </w:p>
    <w:p>
      <w:pPr>
        <w:pStyle w:val="Normal"/>
        <w:ind w:endChars="0" w:end="0"/>
        <w:rPr>
          <w:del w:id="222" w:author="微软用户" w:date="2013-06-11T14:13:00Z"/>
          <w:rFonts w:ascii="Times New Roman" w:hAnsi="Times New Roman" w:cs="Times New Roman"/>
        </w:rPr>
      </w:pPr>
      <w:del w:id="221" w:author="微软用户" w:date="2013-06-11T14:13:00Z">
        <w:r>
          <w:rPr>
            <w:rFonts w:cs="Times New Roman" w:ascii="Times New Roman" w:hAnsi="Times New Roman"/>
          </w:rPr>
        </w:r>
      </w:del>
      <w:r>
        <w:br w:type="page"/>
      </w:r>
    </w:p>
    <w:p>
      <w:pPr>
        <w:pStyle w:val="Normal"/>
        <w:ind w:endChars="0" w:end="0"/>
        <w:rPr>
          <w:del w:id="224" w:author="user" w:date="2019-10-22T15:03:00Z"/>
          <w:rFonts w:ascii="Times New Roman" w:hAnsi="Times New Roman" w:cs="Times New Roman"/>
        </w:rPr>
      </w:pPr>
      <w:del w:id="223" w:author="user" w:date="2019-10-22T15:03:00Z">
        <w:r>
          <w:rPr>
            <w:rFonts w:cs="Times New Roman" w:ascii="Times New Roman" w:hAnsi="Times New Roman"/>
          </w:rPr>
        </w:r>
      </w:del>
    </w:p>
    <w:p>
      <w:pPr>
        <w:pStyle w:val="Normal"/>
        <w:ind w:endChars="0" w:end="0"/>
        <w:rPr>
          <w:del w:id="226" w:author="user" w:date="2019-10-22T15:03:00Z"/>
          <w:rFonts w:ascii="Times New Roman" w:hAnsi="Times New Roman" w:cs="Times New Roman"/>
        </w:rPr>
      </w:pPr>
      <w:del w:id="225" w:author="user" w:date="2019-10-22T15:03:00Z">
        <w:r>
          <w:rPr>
            <w:rFonts w:cs="Times New Roman" w:ascii="Times New Roman" w:hAnsi="Times New Roman"/>
          </w:rPr>
        </w:r>
      </w:del>
    </w:p>
    <w:p>
      <w:pPr>
        <w:pStyle w:val="1"/>
        <w:spacing w:lineRule="exact" w:line="590"/>
        <w:rPr>
          <w:del w:id="228" w:author="user" w:date="2019-10-22T15:03:00Z"/>
          <w:rFonts w:ascii="Times New Roman" w:hAnsi="Times New Roman" w:eastAsia="宋体" w:cs="Times New Roman"/>
          <w:spacing w:val="-4"/>
          <w:szCs w:val="32"/>
        </w:rPr>
      </w:pPr>
      <w:del w:id="227" w:author="user" w:date="2019-10-22T15:03:00Z">
        <w:r>
          <w:rPr>
            <w:rFonts w:eastAsia="宋体" w:cs="Times New Roman" w:ascii="Times New Roman" w:hAnsi="Times New Roman"/>
            <w:spacing w:val="-4"/>
            <w:szCs w:val="32"/>
          </w:rPr>
        </w:r>
      </w:del>
    </w:p>
    <w:p>
      <w:pPr>
        <w:pStyle w:val="Normal"/>
        <w:tabs>
          <w:tab w:val="clear" w:pos="425"/>
          <w:tab w:val="left" w:pos="9193" w:leader="none"/>
          <w:tab w:val="left" w:pos="9827" w:leader="none"/>
        </w:tabs>
        <w:ind w:endChars="0" w:end="0"/>
        <w:rPr>
          <w:del w:id="230" w:author="user" w:date="2019-10-22T15:03:00Z"/>
          <w:rFonts w:ascii="Times New Roman" w:hAnsi="Times New Roman" w:eastAsia="宋体" w:cs="Times New Roman"/>
          <w:spacing w:val="-4"/>
          <w:szCs w:val="32"/>
        </w:rPr>
      </w:pPr>
      <w:del w:id="229" w:author="user" w:date="2019-10-22T15:03:00Z">
        <w:r>
          <w:rPr>
            <w:rFonts w:eastAsia="宋体" w:cs="Times New Roman" w:ascii="Times New Roman" w:hAnsi="Times New Roman"/>
            <w:spacing w:val="-4"/>
            <w:szCs w:val="32"/>
          </w:rPr>
        </w:r>
      </w:del>
    </w:p>
    <w:p>
      <w:pPr>
        <w:pStyle w:val="1"/>
        <w:spacing w:lineRule="exact" w:line="590"/>
        <w:rPr>
          <w:del w:id="232" w:author="user" w:date="2019-10-22T15:03:00Z"/>
          <w:rFonts w:ascii="Times New Roman" w:hAnsi="Times New Roman" w:eastAsia="黑体" w:cs="Times New Roman"/>
          <w:spacing w:val="-4"/>
          <w:szCs w:val="32"/>
        </w:rPr>
      </w:pPr>
      <w:del w:id="231" w:author="user" w:date="2019-10-22T15:03:00Z">
        <w:r>
          <w:rPr>
            <w:rFonts w:ascii="Times New Roman" w:hAnsi="Times New Roman" w:cs="Times New Roman" w:eastAsia="黑体"/>
            <w:spacing w:val="-4"/>
            <w:szCs w:val="32"/>
          </w:rPr>
          <w:delText>关于《徐州市市区农贸市场管理条例》的说明</w:delText>
        </w:r>
      </w:del>
    </w:p>
    <w:p>
      <w:pPr>
        <w:pStyle w:val="Normal"/>
        <w:ind w:firstLineChars="0" w:firstLine="0" w:endChars="0" w:end="0"/>
        <w:jc w:val="center"/>
        <w:rPr>
          <w:del w:id="240" w:author="user" w:date="2019-10-22T15:03:00Z"/>
          <w:rFonts w:ascii="Times New Roman" w:hAnsi="Times New Roman" w:eastAsia="楷体_GB2312" w:cs="Times New Roman"/>
          <w:spacing w:val="-4"/>
          <w:kern w:val="0"/>
          <w:szCs w:val="32"/>
        </w:rPr>
      </w:pPr>
      <w:del w:id="233" w:author="user" w:date="2019-10-22T15:03:00Z">
        <w:r>
          <w:rPr>
            <w:rFonts w:eastAsia="楷体_GB2312" w:cs="Times New Roman" w:ascii="Times New Roman" w:hAnsi="Times New Roman"/>
            <w:spacing w:val="-4"/>
            <w:kern w:val="0"/>
            <w:szCs w:val="32"/>
          </w:rPr>
          <w:delText>——</w:delText>
        </w:r>
      </w:del>
      <w:del w:id="234" w:author="user" w:date="2019-10-22T15:03:00Z">
        <w:r>
          <w:rPr>
            <w:rFonts w:eastAsia="楷体_GB2312" w:cs="Times New Roman" w:ascii="Times New Roman" w:hAnsi="Times New Roman"/>
            <w:spacing w:val="-4"/>
            <w:kern w:val="0"/>
            <w:szCs w:val="32"/>
          </w:rPr>
          <w:delText>2019</w:delText>
        </w:r>
      </w:del>
      <w:del w:id="235" w:author="user" w:date="2019-10-22T15:03:00Z">
        <w:r>
          <w:rPr>
            <w:rFonts w:ascii="Times New Roman" w:hAnsi="Times New Roman" w:cs="Times New Roman" w:eastAsia="楷体_GB2312"/>
            <w:spacing w:val="-4"/>
            <w:kern w:val="0"/>
            <w:szCs w:val="32"/>
          </w:rPr>
          <w:delText>年</w:delText>
        </w:r>
      </w:del>
      <w:del w:id="236" w:author="user" w:date="2019-10-22T15:03:00Z">
        <w:r>
          <w:rPr>
            <w:rFonts w:eastAsia="楷体_GB2312" w:cs="Times New Roman" w:ascii="Times New Roman" w:hAnsi="Times New Roman"/>
            <w:spacing w:val="-4"/>
            <w:kern w:val="0"/>
            <w:szCs w:val="32"/>
          </w:rPr>
          <w:delText>9</w:delText>
        </w:r>
      </w:del>
      <w:del w:id="237" w:author="user" w:date="2019-10-22T15:03:00Z">
        <w:r>
          <w:rPr>
            <w:rFonts w:ascii="Times New Roman" w:hAnsi="Times New Roman" w:cs="Times New Roman" w:eastAsia="楷体_GB2312"/>
            <w:spacing w:val="-4"/>
            <w:kern w:val="0"/>
            <w:szCs w:val="32"/>
          </w:rPr>
          <w:delText>月</w:delText>
        </w:r>
      </w:del>
      <w:del w:id="238" w:author="user" w:date="2019-10-22T15:03:00Z">
        <w:r>
          <w:rPr>
            <w:rFonts w:eastAsia="楷体_GB2312" w:cs="Times New Roman" w:ascii="Times New Roman" w:hAnsi="Times New Roman"/>
            <w:spacing w:val="-4"/>
            <w:kern w:val="0"/>
            <w:szCs w:val="32"/>
          </w:rPr>
          <w:delText>24</w:delText>
        </w:r>
      </w:del>
      <w:del w:id="239" w:author="user" w:date="2019-10-22T15:03:00Z">
        <w:r>
          <w:rPr>
            <w:rFonts w:ascii="Times New Roman" w:hAnsi="Times New Roman" w:cs="Times New Roman" w:eastAsia="楷体_GB2312"/>
            <w:spacing w:val="-4"/>
            <w:kern w:val="0"/>
            <w:szCs w:val="32"/>
          </w:rPr>
          <w:delText>日在省十三届人大常委会第十一次会议上</w:delText>
        </w:r>
      </w:del>
    </w:p>
    <w:p>
      <w:pPr>
        <w:pStyle w:val="Normal"/>
        <w:ind w:firstLineChars="0" w:firstLine="0" w:endChars="0" w:end="0"/>
        <w:jc w:val="center"/>
        <w:rPr>
          <w:del w:id="242" w:author="user" w:date="2019-10-22T15:03:00Z"/>
          <w:rFonts w:ascii="Times New Roman" w:hAnsi="Times New Roman" w:eastAsia="楷体_GB2312" w:cs="Times New Roman"/>
          <w:spacing w:val="-4"/>
          <w:kern w:val="0"/>
          <w:szCs w:val="32"/>
        </w:rPr>
      </w:pPr>
      <w:del w:id="241" w:author="user" w:date="2019-10-22T15:03:00Z">
        <w:r>
          <w:rPr>
            <w:rFonts w:ascii="Times New Roman" w:hAnsi="Times New Roman" w:cs="Times New Roman" w:eastAsia="楷体_GB2312"/>
            <w:spacing w:val="-4"/>
            <w:kern w:val="0"/>
            <w:szCs w:val="32"/>
          </w:rPr>
          <w:delText>徐州市人大常委会</w:delText>
        </w:r>
      </w:del>
    </w:p>
    <w:p>
      <w:pPr>
        <w:pStyle w:val="Normal"/>
        <w:ind w:endChars="0" w:end="0"/>
        <w:rPr>
          <w:del w:id="244" w:author="user" w:date="2019-10-22T15:03:00Z"/>
          <w:rFonts w:ascii="Times New Roman" w:hAnsi="Times New Roman" w:eastAsia="楷体_GB2312" w:cs="Times New Roman"/>
          <w:spacing w:val="-4"/>
          <w:kern w:val="0"/>
          <w:szCs w:val="32"/>
        </w:rPr>
      </w:pPr>
      <w:del w:id="243" w:author="user" w:date="2019-10-22T15:03:00Z">
        <w:r>
          <w:rPr>
            <w:rFonts w:eastAsia="楷体_GB2312" w:cs="Times New Roman" w:ascii="Times New Roman" w:hAnsi="Times New Roman"/>
            <w:spacing w:val="-4"/>
            <w:kern w:val="0"/>
            <w:szCs w:val="32"/>
          </w:rPr>
        </w:r>
      </w:del>
    </w:p>
    <w:p>
      <w:pPr>
        <w:pStyle w:val="Normal"/>
        <w:ind w:firstLineChars="0" w:firstLine="0" w:endChars="0" w:end="0"/>
        <w:rPr>
          <w:del w:id="246" w:author="user" w:date="2019-10-22T15:03:00Z"/>
          <w:rFonts w:ascii="Times New Roman" w:hAnsi="Times New Roman" w:eastAsia="黑体" w:cs="Times New Roman"/>
          <w:spacing w:val="-4"/>
          <w:kern w:val="0"/>
          <w:szCs w:val="32"/>
        </w:rPr>
      </w:pPr>
      <w:del w:id="245" w:author="user" w:date="2019-10-22T15:03:00Z">
        <w:r>
          <w:rPr>
            <w:rFonts w:ascii="Times New Roman" w:hAnsi="Times New Roman" w:cs="Times New Roman" w:eastAsia="黑体"/>
            <w:spacing w:val="-4"/>
            <w:kern w:val="0"/>
            <w:szCs w:val="32"/>
          </w:rPr>
          <w:delText>主任、各位副主任、秘书长、各位委员：</w:delText>
        </w:r>
      </w:del>
    </w:p>
    <w:p>
      <w:pPr>
        <w:pStyle w:val="Normal"/>
        <w:ind w:endChars="0" w:end="0"/>
        <w:rPr>
          <w:del w:id="254" w:author="user" w:date="2019-10-22T15:03:00Z"/>
          <w:rFonts w:ascii="Times New Roman" w:hAnsi="Times New Roman" w:cs="Times New Roman"/>
          <w:spacing w:val="-4"/>
          <w:kern w:val="0"/>
          <w:szCs w:val="32"/>
        </w:rPr>
      </w:pPr>
      <w:del w:id="247" w:author="user" w:date="2019-10-22T15:03:00Z">
        <w:r>
          <w:rPr>
            <w:rFonts w:ascii="Times New Roman" w:hAnsi="Times New Roman" w:cs="Times New Roman"/>
            <w:spacing w:val="-4"/>
            <w:kern w:val="0"/>
            <w:szCs w:val="32"/>
          </w:rPr>
          <w:delText>《徐州市市区农贸市场管理条例》（以下简称《条例》）已由徐州市十六届人大常委会第二十九次会议于</w:delText>
        </w:r>
      </w:del>
      <w:del w:id="248" w:author="user" w:date="2019-10-22T15:03:00Z">
        <w:r>
          <w:rPr>
            <w:rFonts w:cs="Times New Roman" w:ascii="Times New Roman" w:hAnsi="Times New Roman"/>
            <w:spacing w:val="-4"/>
            <w:kern w:val="0"/>
            <w:szCs w:val="32"/>
          </w:rPr>
          <w:delText>2019</w:delText>
        </w:r>
      </w:del>
      <w:del w:id="249" w:author="user" w:date="2019-10-22T15:03:00Z">
        <w:r>
          <w:rPr>
            <w:rFonts w:ascii="Times New Roman" w:hAnsi="Times New Roman" w:cs="Times New Roman"/>
            <w:spacing w:val="-4"/>
            <w:kern w:val="0"/>
            <w:szCs w:val="32"/>
          </w:rPr>
          <w:delText>年</w:delText>
        </w:r>
      </w:del>
      <w:del w:id="250" w:author="user" w:date="2019-10-22T15:03:00Z">
        <w:r>
          <w:rPr>
            <w:rFonts w:cs="Times New Roman" w:ascii="Times New Roman" w:hAnsi="Times New Roman"/>
            <w:spacing w:val="-4"/>
            <w:kern w:val="0"/>
            <w:szCs w:val="32"/>
          </w:rPr>
          <w:delText>8</w:delText>
        </w:r>
      </w:del>
      <w:del w:id="251" w:author="user" w:date="2019-10-22T15:03:00Z">
        <w:r>
          <w:rPr>
            <w:rFonts w:ascii="Times New Roman" w:hAnsi="Times New Roman" w:cs="Times New Roman"/>
            <w:spacing w:val="-4"/>
            <w:kern w:val="0"/>
            <w:szCs w:val="32"/>
          </w:rPr>
          <w:delText>月</w:delText>
        </w:r>
      </w:del>
      <w:del w:id="252" w:author="user" w:date="2019-10-22T15:03:00Z">
        <w:r>
          <w:rPr>
            <w:rFonts w:cs="Times New Roman" w:ascii="Times New Roman" w:hAnsi="Times New Roman"/>
            <w:spacing w:val="-4"/>
            <w:kern w:val="0"/>
            <w:szCs w:val="32"/>
          </w:rPr>
          <w:delText>30</w:delText>
        </w:r>
      </w:del>
      <w:del w:id="253" w:author="user" w:date="2019-10-22T15:03:00Z">
        <w:r>
          <w:rPr>
            <w:rFonts w:ascii="Times New Roman" w:hAnsi="Times New Roman" w:cs="Times New Roman"/>
            <w:spacing w:val="-4"/>
            <w:kern w:val="0"/>
            <w:szCs w:val="32"/>
          </w:rPr>
          <w:delText>日审议通过，现提请本次省人大常委会审议批准。现就《条例》主要内容作如下说明：</w:delText>
        </w:r>
      </w:del>
    </w:p>
    <w:p>
      <w:pPr>
        <w:pStyle w:val="Normal"/>
        <w:ind w:endChars="0" w:end="0"/>
        <w:rPr>
          <w:del w:id="256" w:author="user" w:date="2019-10-22T15:03:00Z"/>
          <w:rFonts w:ascii="Times New Roman" w:hAnsi="Times New Roman" w:cs="Times New Roman"/>
          <w:spacing w:val="-4"/>
          <w:kern w:val="0"/>
          <w:szCs w:val="32"/>
        </w:rPr>
      </w:pPr>
      <w:del w:id="255" w:author="user" w:date="2019-10-22T15:03:00Z">
        <w:r>
          <w:rPr>
            <w:rFonts w:ascii="Times New Roman" w:hAnsi="Times New Roman" w:cs="Times New Roman"/>
            <w:spacing w:val="-4"/>
            <w:kern w:val="0"/>
            <w:szCs w:val="32"/>
          </w:rPr>
          <w:delText>《条例》共分六章，三十二条，分为总则、农贸市场的规划建设、设立与终止、经营与管理、法律责任和附则。</w:delText>
        </w:r>
      </w:del>
    </w:p>
    <w:p>
      <w:pPr>
        <w:pStyle w:val="Normal"/>
        <w:ind w:endChars="0" w:end="0"/>
        <w:rPr>
          <w:del w:id="258" w:author="user" w:date="2019-10-22T15:03:00Z"/>
          <w:rFonts w:ascii="Times New Roman" w:hAnsi="Times New Roman" w:eastAsia="黑体" w:cs="Times New Roman"/>
          <w:spacing w:val="-4"/>
          <w:kern w:val="0"/>
          <w:szCs w:val="32"/>
        </w:rPr>
      </w:pPr>
      <w:del w:id="257" w:author="user" w:date="2019-10-22T15:03:00Z">
        <w:r>
          <w:rPr>
            <w:rFonts w:ascii="Times New Roman" w:hAnsi="Times New Roman" w:cs="Times New Roman" w:eastAsia="黑体"/>
            <w:spacing w:val="-4"/>
            <w:kern w:val="0"/>
            <w:szCs w:val="32"/>
          </w:rPr>
          <w:delText>一、关于适用范围</w:delText>
        </w:r>
      </w:del>
    </w:p>
    <w:p>
      <w:pPr>
        <w:pStyle w:val="Normal"/>
        <w:ind w:endChars="0" w:end="0"/>
        <w:rPr>
          <w:del w:id="260" w:author="user" w:date="2019-10-22T15:03:00Z"/>
          <w:rFonts w:ascii="Times New Roman" w:hAnsi="Times New Roman" w:cs="Times New Roman"/>
          <w:spacing w:val="-4"/>
          <w:kern w:val="0"/>
          <w:szCs w:val="32"/>
        </w:rPr>
      </w:pPr>
      <w:del w:id="259" w:author="user" w:date="2019-10-22T15:03:00Z">
        <w:r>
          <w:rPr>
            <w:rFonts w:ascii="Times New Roman" w:hAnsi="Times New Roman" w:cs="Times New Roman"/>
            <w:spacing w:val="-4"/>
            <w:kern w:val="0"/>
            <w:szCs w:val="32"/>
          </w:rPr>
          <w:delText>我市市区范围内的农贸市场建设管理水平不平衡，在农贸市场的管理与考核上存在较大差异，不适宜同样适用条例。因此，《条例》根据法律法规，结合我市市情和实情，对适用范围予以了区别规范。（《条例》第二条）</w:delText>
        </w:r>
      </w:del>
    </w:p>
    <w:p>
      <w:pPr>
        <w:pStyle w:val="Normal"/>
        <w:ind w:endChars="0" w:end="0"/>
        <w:rPr>
          <w:del w:id="262" w:author="user" w:date="2019-10-22T15:03:00Z"/>
          <w:rFonts w:ascii="Times New Roman" w:hAnsi="Times New Roman" w:eastAsia="黑体" w:cs="Times New Roman"/>
          <w:spacing w:val="-4"/>
          <w:kern w:val="0"/>
          <w:szCs w:val="32"/>
        </w:rPr>
      </w:pPr>
      <w:del w:id="261" w:author="user" w:date="2019-10-22T15:03:00Z">
        <w:r>
          <w:rPr>
            <w:rFonts w:ascii="Times New Roman" w:hAnsi="Times New Roman" w:cs="Times New Roman" w:eastAsia="黑体"/>
            <w:spacing w:val="-4"/>
            <w:kern w:val="0"/>
            <w:szCs w:val="32"/>
          </w:rPr>
          <w:delText>二、关于农贸市场管理的综合协调部门</w:delText>
        </w:r>
      </w:del>
    </w:p>
    <w:p>
      <w:pPr>
        <w:pStyle w:val="Normal"/>
        <w:ind w:endChars="0" w:end="0"/>
        <w:rPr>
          <w:del w:id="264" w:author="user" w:date="2019-10-22T15:03:00Z"/>
          <w:rFonts w:ascii="Times New Roman" w:hAnsi="Times New Roman" w:cs="Times New Roman"/>
          <w:spacing w:val="-4"/>
          <w:kern w:val="0"/>
          <w:szCs w:val="32"/>
        </w:rPr>
      </w:pPr>
      <w:del w:id="263" w:author="user" w:date="2019-10-22T15:03:00Z">
        <w:r>
          <w:rPr>
            <w:rFonts w:ascii="Times New Roman" w:hAnsi="Times New Roman" w:cs="Times New Roman"/>
            <w:spacing w:val="-4"/>
            <w:kern w:val="0"/>
            <w:szCs w:val="32"/>
          </w:rPr>
          <w:delText>一直以来，对农贸市场的管理存在综合协调部门不明确，导致综合协调力度不够的问题，影响了农贸市场管理的整体效果。《条例》同意市人民政府的意见，明确由市商务局作为市区农贸市场管理的综合协调部门。（《条例》第六条第一款）</w:delText>
        </w:r>
      </w:del>
    </w:p>
    <w:p>
      <w:pPr>
        <w:pStyle w:val="Normal"/>
        <w:ind w:endChars="0" w:end="0"/>
        <w:rPr>
          <w:del w:id="266" w:author="user" w:date="2019-10-22T15:03:00Z"/>
          <w:rFonts w:ascii="Times New Roman" w:hAnsi="Times New Roman" w:eastAsia="黑体" w:cs="Times New Roman"/>
          <w:spacing w:val="-4"/>
          <w:kern w:val="0"/>
          <w:szCs w:val="32"/>
        </w:rPr>
      </w:pPr>
      <w:del w:id="265" w:author="user" w:date="2019-10-22T15:03:00Z">
        <w:r>
          <w:rPr>
            <w:rFonts w:ascii="Times New Roman" w:hAnsi="Times New Roman" w:cs="Times New Roman" w:eastAsia="黑体"/>
            <w:spacing w:val="-4"/>
            <w:kern w:val="0"/>
            <w:szCs w:val="32"/>
          </w:rPr>
          <w:delText>三、关于农贸市场的退出机制</w:delText>
        </w:r>
      </w:del>
    </w:p>
    <w:p>
      <w:pPr>
        <w:pStyle w:val="Normal"/>
        <w:ind w:endChars="0" w:end="0"/>
        <w:rPr>
          <w:del w:id="268" w:author="user" w:date="2019-10-22T15:03:00Z"/>
          <w:rFonts w:ascii="Times New Roman" w:hAnsi="Times New Roman" w:cs="Times New Roman"/>
          <w:spacing w:val="-4"/>
          <w:kern w:val="0"/>
          <w:szCs w:val="32"/>
        </w:rPr>
      </w:pPr>
      <w:del w:id="267" w:author="user" w:date="2019-10-22T15:03:00Z">
        <w:r>
          <w:rPr>
            <w:rFonts w:ascii="Times New Roman" w:hAnsi="Times New Roman" w:cs="Times New Roman"/>
            <w:spacing w:val="-4"/>
            <w:kern w:val="0"/>
            <w:szCs w:val="32"/>
          </w:rPr>
          <w:delText>农贸市场具有公益性质，经营管理者不得擅自改变农贸市场的土地用途。但由于社会发展、规划布局变化、人口变迁等因素，农贸市场不可避免的出现确需改变用途的情形，《条例》规定了经营农贸市场的退出机制，即需要经市商务部门组织相关部门和所在地区政府举行听证会，听取利害关系人的意见后报市政府审批。（《条例》第十三条）</w:delText>
        </w:r>
      </w:del>
    </w:p>
    <w:p>
      <w:pPr>
        <w:pStyle w:val="Normal"/>
        <w:ind w:endChars="0" w:end="0"/>
        <w:rPr>
          <w:del w:id="270" w:author="user" w:date="2019-10-22T15:03:00Z"/>
          <w:rFonts w:ascii="Times New Roman" w:hAnsi="Times New Roman" w:eastAsia="黑体" w:cs="Times New Roman"/>
          <w:spacing w:val="-4"/>
          <w:kern w:val="0"/>
          <w:szCs w:val="32"/>
        </w:rPr>
      </w:pPr>
      <w:del w:id="269" w:author="user" w:date="2019-10-22T15:03:00Z">
        <w:r>
          <w:rPr>
            <w:rFonts w:ascii="Times New Roman" w:hAnsi="Times New Roman" w:cs="Times New Roman" w:eastAsia="黑体"/>
            <w:spacing w:val="-4"/>
            <w:kern w:val="0"/>
            <w:szCs w:val="32"/>
          </w:rPr>
          <w:delText>四、关于农贸市场内的活禽经营</w:delText>
        </w:r>
      </w:del>
    </w:p>
    <w:p>
      <w:pPr>
        <w:pStyle w:val="Normal"/>
        <w:ind w:endChars="0" w:end="0"/>
        <w:rPr>
          <w:del w:id="272" w:author="user" w:date="2019-10-22T15:03:00Z"/>
          <w:rFonts w:ascii="Times New Roman" w:hAnsi="Times New Roman" w:cs="Times New Roman"/>
          <w:spacing w:val="-4"/>
          <w:kern w:val="0"/>
          <w:szCs w:val="32"/>
        </w:rPr>
      </w:pPr>
      <w:del w:id="271" w:author="user" w:date="2019-10-22T15:03:00Z">
        <w:r>
          <w:rPr>
            <w:rFonts w:ascii="Times New Roman" w:hAnsi="Times New Roman" w:cs="Times New Roman"/>
            <w:spacing w:val="-4"/>
            <w:kern w:val="0"/>
            <w:szCs w:val="32"/>
          </w:rPr>
          <w:delText>活禽经营是农贸市场管理的突出问题，禽类粪便、宰杀后的皮毛、血污等废弃物对环境卫生影响较大且存在安全隐患。外地农贸市场对禽类产品的管理，基本上实行冻禽上市。考虑到我市消费者出于消费习惯和对禽类产品的安全担忧，对农贸市场活禽经营的禁止不能一蹴而就，应逐步实行。因此《条例》作了以下规定：一是农贸市场活禽经营应当逐步实行集中屠宰、冷链配送、生鲜上市。二是有活禽入场经营的农贸市场应当按规定设立相对独立的活禽经营区域，符合动物防疫条件。三是不具备活禽经营及屠宰条件的农贸市场，禁止活禽入场销售。（《条例》第二十二条）</w:delText>
        </w:r>
      </w:del>
    </w:p>
    <w:p>
      <w:pPr>
        <w:pStyle w:val="Normal"/>
        <w:ind w:endChars="0" w:end="0"/>
        <w:rPr>
          <w:del w:id="274" w:author="user" w:date="2019-10-22T15:03:00Z"/>
          <w:rFonts w:ascii="Times New Roman" w:hAnsi="Times New Roman" w:eastAsia="黑体" w:cs="Times New Roman"/>
          <w:spacing w:val="-4"/>
          <w:kern w:val="0"/>
          <w:szCs w:val="32"/>
        </w:rPr>
      </w:pPr>
      <w:del w:id="273" w:author="user" w:date="2019-10-22T15:03:00Z">
        <w:r>
          <w:rPr>
            <w:rFonts w:ascii="Times New Roman" w:hAnsi="Times New Roman" w:cs="Times New Roman" w:eastAsia="黑体"/>
            <w:spacing w:val="-4"/>
            <w:kern w:val="0"/>
            <w:szCs w:val="32"/>
          </w:rPr>
          <w:delText>五、关于明确经营管理者、场内经营者的食品安全责任</w:delText>
        </w:r>
      </w:del>
    </w:p>
    <w:p>
      <w:pPr>
        <w:pStyle w:val="Normal"/>
        <w:ind w:endChars="0" w:end="0"/>
        <w:rPr>
          <w:del w:id="276" w:author="user" w:date="2019-10-22T15:03:00Z"/>
          <w:rFonts w:ascii="Times New Roman" w:hAnsi="Times New Roman" w:cs="Times New Roman"/>
          <w:spacing w:val="-4"/>
          <w:kern w:val="0"/>
          <w:szCs w:val="32"/>
        </w:rPr>
      </w:pPr>
      <w:del w:id="275" w:author="user" w:date="2019-10-22T15:03:00Z">
        <w:r>
          <w:rPr>
            <w:rFonts w:ascii="Times New Roman" w:hAnsi="Times New Roman" w:cs="Times New Roman"/>
            <w:spacing w:val="-4"/>
            <w:kern w:val="0"/>
            <w:szCs w:val="32"/>
          </w:rPr>
          <w:delText>管理好农贸市场的食品安全，让老百姓吃得放心，不仅需要政府部门的监管，还要落实农贸市场经营管理者和场内经营者的食品安全责任。针对百姓重点关注的农贸市场食用农产品质量安全问题，从多个方面规定了经营管理者和场内经营者的食品安全职责：一是查验并留存食用农产品产地证明等文件；二是对无产地证明等文件的食用农产品进行抽样检验或者快速检测；三是经营动物、动物产品的农贸市场应当符合相关动物防疫条件；四是场内经营者从事动物、动物产品经营或者提供加工服务，应当符合动物疫病防控以及环境保护的相关要求；五是按照保证质量安全的要求销售和贮存食用农产品，并配备与之相适应的销售和贮存设备。（《条例》第十九条第四项、第五项、第六项、第二十条第六项、第七项）</w:delText>
        </w:r>
      </w:del>
    </w:p>
    <w:p>
      <w:pPr>
        <w:pStyle w:val="Normal"/>
        <w:ind w:endChars="0" w:end="0"/>
        <w:rPr>
          <w:del w:id="278" w:author="user" w:date="2019-10-22T15:03:00Z"/>
          <w:rFonts w:ascii="Times New Roman" w:hAnsi="Times New Roman" w:eastAsia="黑体" w:cs="Times New Roman"/>
          <w:spacing w:val="-4"/>
          <w:kern w:val="0"/>
          <w:szCs w:val="32"/>
        </w:rPr>
      </w:pPr>
      <w:del w:id="277" w:author="user" w:date="2019-10-22T15:03:00Z">
        <w:r>
          <w:rPr>
            <w:rFonts w:ascii="Times New Roman" w:hAnsi="Times New Roman" w:cs="Times New Roman" w:eastAsia="黑体"/>
            <w:spacing w:val="-4"/>
            <w:kern w:val="0"/>
            <w:szCs w:val="32"/>
          </w:rPr>
          <w:delText>六、关于信用管理制度</w:delText>
        </w:r>
      </w:del>
    </w:p>
    <w:p>
      <w:pPr>
        <w:pStyle w:val="Normal"/>
        <w:ind w:endChars="0" w:end="0"/>
        <w:rPr>
          <w:del w:id="280" w:author="user" w:date="2019-10-22T15:03:00Z"/>
          <w:rFonts w:ascii="Times New Roman" w:hAnsi="Times New Roman" w:cs="Times New Roman"/>
          <w:spacing w:val="-4"/>
          <w:kern w:val="0"/>
          <w:szCs w:val="32"/>
        </w:rPr>
      </w:pPr>
      <w:del w:id="279" w:author="user" w:date="2019-10-22T15:03:00Z">
        <w:r>
          <w:rPr>
            <w:rFonts w:ascii="Times New Roman" w:hAnsi="Times New Roman" w:cs="Times New Roman"/>
            <w:spacing w:val="-4"/>
            <w:kern w:val="0"/>
            <w:szCs w:val="32"/>
          </w:rPr>
          <w:delText>随着信用信息管理的不断完善，将来信用惩罚将是最严厉的惩罚，用信用管理的手段对经营管理者、场内经营者进行日常管理，有利于督促其守法经营，形成诚信、安全、有序的经营环境。《条例》对相关部门或者机构应当对农贸市场经营管理者、场内经营者信用管理作出规定。（《条例》第二十四条）</w:delText>
        </w:r>
      </w:del>
    </w:p>
    <w:p>
      <w:pPr>
        <w:pStyle w:val="Normal"/>
        <w:ind w:endChars="0" w:end="0"/>
        <w:rPr>
          <w:del w:id="282" w:author="user" w:date="2019-10-22T15:03:00Z"/>
          <w:rFonts w:ascii="Times New Roman" w:hAnsi="Times New Roman" w:cs="Times New Roman"/>
          <w:spacing w:val="-4"/>
          <w:kern w:val="0"/>
          <w:szCs w:val="32"/>
        </w:rPr>
      </w:pPr>
      <w:del w:id="281" w:author="user" w:date="2019-10-22T15:03:00Z">
        <w:r>
          <w:rPr>
            <w:rFonts w:ascii="Times New Roman" w:hAnsi="Times New Roman" w:cs="Times New Roman"/>
            <w:spacing w:val="-4"/>
            <w:kern w:val="0"/>
            <w:szCs w:val="32"/>
          </w:rPr>
          <w:delText>此外，为了增强刚性约束，《条例》还设定了相应的法律责任。</w:delText>
        </w:r>
      </w:del>
    </w:p>
    <w:p>
      <w:pPr>
        <w:pStyle w:val="Normal"/>
        <w:ind w:endChars="0" w:end="0"/>
        <w:rPr>
          <w:del w:id="284" w:author="user" w:date="2019-10-22T15:03:00Z"/>
          <w:rFonts w:ascii="Times New Roman" w:hAnsi="Times New Roman" w:cs="Times New Roman"/>
          <w:spacing w:val="-4"/>
          <w:kern w:val="0"/>
          <w:szCs w:val="32"/>
        </w:rPr>
      </w:pPr>
      <w:del w:id="283" w:author="user" w:date="2019-10-22T15:03:00Z">
        <w:r>
          <w:rPr>
            <w:rFonts w:ascii="Times New Roman" w:hAnsi="Times New Roman" w:cs="Times New Roman"/>
            <w:spacing w:val="-4"/>
            <w:kern w:val="0"/>
            <w:szCs w:val="32"/>
          </w:rPr>
          <w:delText>以上说明连同《条例》，请予审议。</w:delText>
        </w:r>
      </w:del>
    </w:p>
    <w:p>
      <w:pPr>
        <w:pStyle w:val="Normal"/>
        <w:ind w:endChars="0" w:end="0"/>
        <w:rPr>
          <w:del w:id="286" w:author="user" w:date="2019-10-22T15:03:00Z"/>
          <w:rFonts w:ascii="Times New Roman" w:hAnsi="Times New Roman" w:cs="Times New Roman"/>
          <w:spacing w:val="-4"/>
          <w:kern w:val="0"/>
          <w:szCs w:val="32"/>
        </w:rPr>
      </w:pPr>
      <w:del w:id="285" w:author="user" w:date="2019-10-22T15:03:00Z">
        <w:r>
          <w:rPr>
            <w:rFonts w:cs="Times New Roman" w:ascii="Times New Roman" w:hAnsi="Times New Roman"/>
            <w:spacing w:val="-4"/>
            <w:kern w:val="0"/>
            <w:szCs w:val="32"/>
          </w:rPr>
        </w:r>
      </w:del>
    </w:p>
    <w:p>
      <w:pPr>
        <w:pStyle w:val="Normal"/>
        <w:ind w:endChars="0" w:end="0"/>
        <w:rPr>
          <w:del w:id="288" w:author="user" w:date="2019-10-22T15:03:00Z"/>
          <w:rFonts w:ascii="Times New Roman" w:hAnsi="Times New Roman" w:cs="Times New Roman"/>
        </w:rPr>
      </w:pPr>
      <w:del w:id="287" w:author="user" w:date="2019-10-22T15:03:00Z">
        <w:r>
          <w:rPr>
            <w:rFonts w:cs="Times New Roman" w:ascii="Times New Roman" w:hAnsi="Times New Roman"/>
          </w:rPr>
        </w:r>
      </w:del>
    </w:p>
    <w:p>
      <w:pPr>
        <w:pStyle w:val="Normal"/>
        <w:ind w:endChars="0" w:end="0"/>
        <w:rPr>
          <w:del w:id="290" w:author="user" w:date="2019-10-22T15:03:00Z"/>
          <w:rFonts w:ascii="Times New Roman" w:hAnsi="Times New Roman" w:cs="Times New Roman"/>
        </w:rPr>
      </w:pPr>
      <w:del w:id="289" w:author="user" w:date="2019-10-22T15:03:00Z">
        <w:r>
          <w:rPr>
            <w:rFonts w:cs="Times New Roman" w:ascii="Times New Roman" w:hAnsi="Times New Roman"/>
          </w:rPr>
        </w:r>
      </w:del>
    </w:p>
    <w:p>
      <w:pPr>
        <w:pStyle w:val="Normal"/>
        <w:ind w:endChars="0" w:end="0"/>
        <w:rPr>
          <w:del w:id="292" w:author="user" w:date="2019-10-22T15:03:00Z"/>
          <w:rFonts w:ascii="Times New Roman" w:hAnsi="Times New Roman" w:cs="Times New Roman"/>
        </w:rPr>
      </w:pPr>
      <w:del w:id="291" w:author="user" w:date="2019-10-22T15:03:00Z">
        <w:r>
          <w:rPr>
            <w:rFonts w:cs="Times New Roman" w:ascii="Times New Roman" w:hAnsi="Times New Roman"/>
          </w:rPr>
        </w:r>
      </w:del>
    </w:p>
    <w:p>
      <w:pPr>
        <w:pStyle w:val="Normal"/>
        <w:ind w:endChars="0" w:end="0"/>
        <w:rPr>
          <w:del w:id="294" w:author="user" w:date="2019-10-22T15:03:00Z"/>
          <w:rFonts w:ascii="Times New Roman" w:hAnsi="Times New Roman" w:cs="Times New Roman"/>
        </w:rPr>
      </w:pPr>
      <w:del w:id="293" w:author="user" w:date="2019-10-22T15:03:00Z">
        <w:r>
          <w:rPr>
            <w:rFonts w:cs="Times New Roman" w:ascii="Times New Roman" w:hAnsi="Times New Roman"/>
          </w:rPr>
        </w:r>
      </w:del>
    </w:p>
    <w:p>
      <w:pPr>
        <w:pStyle w:val="Normal"/>
        <w:overflowPunct w:val="true"/>
        <w:snapToGrid w:val="true"/>
        <w:ind w:firstLineChars="0" w:firstLine="0" w:endChars="0" w:end="0"/>
        <w:jc w:val="center"/>
        <w:rPr>
          <w:del w:id="296" w:author="user" w:date="2019-10-22T15:03:00Z"/>
          <w:rFonts w:ascii="Times New Roman" w:hAnsi="Times New Roman" w:eastAsia="黑体" w:cs="Times New Roman"/>
          <w:sz w:val="44"/>
          <w:szCs w:val="44"/>
        </w:rPr>
      </w:pPr>
      <w:del w:id="295" w:author="user" w:date="2019-10-22T15:03:00Z">
        <w:r>
          <w:rPr>
            <w:rFonts w:ascii="Times New Roman" w:hAnsi="Times New Roman" w:cs="Times New Roman" w:eastAsia="黑体"/>
            <w:sz w:val="44"/>
            <w:szCs w:val="44"/>
          </w:rPr>
          <w:delText>关于《徐州市市区农贸市场管理条例》</w:delText>
        </w:r>
      </w:del>
    </w:p>
    <w:p>
      <w:pPr>
        <w:pStyle w:val="Normal"/>
        <w:overflowPunct w:val="true"/>
        <w:snapToGrid w:val="true"/>
        <w:ind w:firstLineChars="0" w:firstLine="0" w:endChars="0" w:end="0"/>
        <w:jc w:val="center"/>
        <w:rPr>
          <w:del w:id="298" w:author="user" w:date="2019-10-22T15:03:00Z"/>
          <w:rFonts w:ascii="Times New Roman" w:hAnsi="Times New Roman" w:eastAsia="黑体" w:cs="Times New Roman"/>
          <w:sz w:val="44"/>
          <w:szCs w:val="44"/>
        </w:rPr>
      </w:pPr>
      <w:del w:id="297" w:author="user" w:date="2019-10-22T15:03:00Z">
        <w:r>
          <w:rPr>
            <w:rFonts w:ascii="Times New Roman" w:hAnsi="Times New Roman" w:cs="Times New Roman" w:eastAsia="黑体"/>
            <w:sz w:val="44"/>
            <w:szCs w:val="44"/>
          </w:rPr>
          <w:delText>审议意见的报告</w:delText>
        </w:r>
      </w:del>
    </w:p>
    <w:p>
      <w:pPr>
        <w:pStyle w:val="Normal"/>
        <w:ind w:firstLineChars="0" w:firstLine="0" w:endChars="0" w:end="0"/>
        <w:jc w:val="center"/>
        <w:rPr>
          <w:del w:id="306" w:author="user" w:date="2019-10-22T15:03:00Z"/>
          <w:rFonts w:ascii="Times New Roman" w:hAnsi="Times New Roman" w:eastAsia="楷体_GB2312" w:cs="Times New Roman"/>
          <w:szCs w:val="32"/>
        </w:rPr>
      </w:pPr>
      <w:del w:id="299" w:author="user" w:date="2019-10-22T15:03:00Z">
        <w:r>
          <w:rPr>
            <w:rFonts w:eastAsia="楷体_GB2312" w:cs="Times New Roman" w:ascii="Times New Roman" w:hAnsi="Times New Roman"/>
            <w:szCs w:val="32"/>
          </w:rPr>
          <w:delText>——</w:delText>
        </w:r>
      </w:del>
      <w:del w:id="300" w:author="user" w:date="2019-10-22T15:03:00Z">
        <w:r>
          <w:rPr>
            <w:rFonts w:eastAsia="楷体_GB2312" w:cs="Times New Roman" w:ascii="Times New Roman" w:hAnsi="Times New Roman"/>
            <w:szCs w:val="32"/>
          </w:rPr>
          <w:delText>2019</w:delText>
        </w:r>
      </w:del>
      <w:del w:id="301" w:author="user" w:date="2019-10-22T15:03:00Z">
        <w:r>
          <w:rPr>
            <w:rFonts w:ascii="Times New Roman" w:hAnsi="Times New Roman" w:cs="Times New Roman" w:eastAsia="楷体_GB2312"/>
            <w:szCs w:val="32"/>
          </w:rPr>
          <w:delText>年</w:delText>
        </w:r>
      </w:del>
      <w:del w:id="302" w:author="user" w:date="2019-10-22T15:03:00Z">
        <w:r>
          <w:rPr>
            <w:rFonts w:eastAsia="楷体_GB2312" w:cs="Times New Roman" w:ascii="Times New Roman" w:hAnsi="Times New Roman"/>
            <w:szCs w:val="32"/>
          </w:rPr>
          <w:delText>9</w:delText>
        </w:r>
      </w:del>
      <w:del w:id="303" w:author="user" w:date="2019-10-22T15:03:00Z">
        <w:r>
          <w:rPr>
            <w:rFonts w:ascii="Times New Roman" w:hAnsi="Times New Roman" w:cs="Times New Roman" w:eastAsia="楷体_GB2312"/>
            <w:szCs w:val="32"/>
          </w:rPr>
          <w:delText>月</w:delText>
        </w:r>
      </w:del>
      <w:del w:id="304" w:author="user" w:date="2019-10-22T15:03:00Z">
        <w:r>
          <w:rPr>
            <w:rFonts w:eastAsia="楷体_GB2312" w:cs="Times New Roman" w:ascii="Times New Roman" w:hAnsi="Times New Roman"/>
            <w:szCs w:val="32"/>
          </w:rPr>
          <w:delText>24</w:delText>
        </w:r>
      </w:del>
      <w:del w:id="305" w:author="user" w:date="2019-10-22T15:03:00Z">
        <w:r>
          <w:rPr>
            <w:rFonts w:ascii="Times New Roman" w:hAnsi="Times New Roman" w:cs="Times New Roman" w:eastAsia="楷体_GB2312"/>
            <w:szCs w:val="32"/>
          </w:rPr>
          <w:delText>日在省十三届人大常委会第十一次会议上</w:delText>
        </w:r>
      </w:del>
    </w:p>
    <w:p>
      <w:pPr>
        <w:pStyle w:val="Normal"/>
        <w:ind w:firstLineChars="0" w:firstLine="0" w:endChars="0" w:end="0"/>
        <w:jc w:val="center"/>
        <w:rPr>
          <w:del w:id="308" w:author="user" w:date="2019-10-22T15:03:00Z"/>
          <w:rFonts w:ascii="Times New Roman" w:hAnsi="Times New Roman" w:eastAsia="楷体_GB2312" w:cs="Times New Roman"/>
          <w:szCs w:val="32"/>
        </w:rPr>
      </w:pPr>
      <w:del w:id="307" w:author="user" w:date="2019-10-22T15:03:00Z">
        <w:r>
          <w:rPr>
            <w:rFonts w:ascii="Times New Roman" w:hAnsi="Times New Roman" w:cs="Times New Roman" w:eastAsia="楷体_GB2312"/>
            <w:szCs w:val="32"/>
          </w:rPr>
          <w:delText>省人大法制委员会</w:delText>
        </w:r>
      </w:del>
    </w:p>
    <w:p>
      <w:pPr>
        <w:pStyle w:val="Normal"/>
        <w:ind w:endChars="0" w:end="0"/>
        <w:rPr>
          <w:del w:id="310" w:author="user" w:date="2019-10-22T15:03:00Z"/>
          <w:rFonts w:ascii="Times New Roman" w:hAnsi="Times New Roman" w:eastAsia="楷体_GB2312" w:cs="Times New Roman"/>
          <w:szCs w:val="32"/>
        </w:rPr>
      </w:pPr>
      <w:del w:id="309" w:author="user" w:date="2019-10-22T15:03:00Z">
        <w:r>
          <w:rPr>
            <w:rFonts w:eastAsia="楷体_GB2312" w:cs="Times New Roman" w:ascii="Times New Roman" w:hAnsi="Times New Roman"/>
            <w:szCs w:val="32"/>
          </w:rPr>
        </w:r>
      </w:del>
    </w:p>
    <w:p>
      <w:pPr>
        <w:pStyle w:val="Normal"/>
        <w:overflowPunct w:val="true"/>
        <w:ind w:firstLineChars="0" w:firstLine="0" w:endChars="0" w:end="0"/>
        <w:rPr>
          <w:del w:id="312" w:author="user" w:date="2019-10-22T15:03:00Z"/>
          <w:rFonts w:ascii="Times New Roman" w:hAnsi="Times New Roman" w:eastAsia="黑体" w:cs="Times New Roman"/>
          <w:szCs w:val="32"/>
        </w:rPr>
      </w:pPr>
      <w:del w:id="311" w:author="user" w:date="2019-10-22T15:03:00Z">
        <w:r>
          <w:rPr>
            <w:rFonts w:ascii="Times New Roman" w:hAnsi="Times New Roman" w:cs="Times New Roman" w:eastAsia="黑体"/>
            <w:szCs w:val="32"/>
          </w:rPr>
          <w:delText>主任、各位副主任、秘书长、各位委员：</w:delText>
        </w:r>
      </w:del>
    </w:p>
    <w:p>
      <w:pPr>
        <w:pStyle w:val="Normal"/>
        <w:overflowPunct w:val="true"/>
        <w:ind w:firstLineChars="196" w:endChars="0" w:end="0"/>
        <w:rPr>
          <w:del w:id="318" w:author="user" w:date="2019-10-22T15:03:00Z"/>
          <w:rFonts w:ascii="Times New Roman" w:hAnsi="Times New Roman" w:cs="Times New Roman"/>
          <w:szCs w:val="32"/>
        </w:rPr>
      </w:pPr>
      <w:del w:id="313" w:author="user" w:date="2019-10-22T15:03:00Z">
        <w:r>
          <w:rPr>
            <w:rFonts w:ascii="Times New Roman" w:hAnsi="Times New Roman" w:cs="Times New Roman"/>
            <w:szCs w:val="32"/>
          </w:rPr>
          <w:delText>《徐州市市区农贸市场管理条例》已经徐州市第十六届人大常委会第二十九次会议审议通过，现报省人大常委会批准。省人大常委会法工委在该条例通过前进行了初步审查，征求了省人大财经委、省市场监管局、省自然资源厅、省住建厅、省农业农村厅、省商务厅等有关单位和部分立法决策咨询专家的意见，并与徐州市人大常委会法工委进行了沟通，提出了修改意见和建议，徐州市人大常委会已作相应修改。</w:delText>
        </w:r>
      </w:del>
      <w:del w:id="314" w:author="user" w:date="2019-10-22T15:03:00Z">
        <w:r>
          <w:rPr>
            <w:rFonts w:cs="Times New Roman" w:ascii="Times New Roman" w:hAnsi="Times New Roman"/>
            <w:szCs w:val="32"/>
          </w:rPr>
          <w:delText>9</w:delText>
        </w:r>
      </w:del>
      <w:del w:id="315" w:author="user" w:date="2019-10-22T15:03:00Z">
        <w:r>
          <w:rPr>
            <w:rFonts w:ascii="Times New Roman" w:hAnsi="Times New Roman" w:cs="Times New Roman"/>
            <w:szCs w:val="32"/>
          </w:rPr>
          <w:delText>月</w:delText>
        </w:r>
      </w:del>
      <w:del w:id="316" w:author="user" w:date="2019-10-22T15:03:00Z">
        <w:r>
          <w:rPr>
            <w:rFonts w:cs="Times New Roman" w:ascii="Times New Roman" w:hAnsi="Times New Roman"/>
            <w:szCs w:val="32"/>
          </w:rPr>
          <w:delText>6</w:delText>
        </w:r>
      </w:del>
      <w:del w:id="317" w:author="user" w:date="2019-10-22T15:03:00Z">
        <w:r>
          <w:rPr>
            <w:rFonts w:ascii="Times New Roman" w:hAnsi="Times New Roman" w:cs="Times New Roman"/>
            <w:szCs w:val="32"/>
          </w:rPr>
          <w:delText>日，省人大法制委员会召开全体会议对该条例进行了审议。现将审议意见报告如下：</w:delText>
        </w:r>
      </w:del>
    </w:p>
    <w:p>
      <w:pPr>
        <w:pStyle w:val="Normal"/>
        <w:overflowPunct w:val="true"/>
        <w:ind w:firstLineChars="196" w:endChars="0" w:end="0"/>
        <w:rPr>
          <w:del w:id="320" w:author="user" w:date="2019-10-22T15:03:00Z"/>
          <w:rFonts w:ascii="Times New Roman" w:hAnsi="Times New Roman" w:cs="Times New Roman"/>
          <w:szCs w:val="32"/>
        </w:rPr>
      </w:pPr>
      <w:del w:id="319" w:author="user" w:date="2019-10-22T15:03:00Z">
        <w:r>
          <w:rPr>
            <w:rFonts w:ascii="Times New Roman" w:hAnsi="Times New Roman" w:cs="Times New Roman"/>
            <w:szCs w:val="32"/>
          </w:rPr>
          <w:delText>为了规范农贸市场管理，促进农贸市场健康发展，徐州市人大常委会结合本地实际，制定该条例十分必要。条例明确了农贸市场规划、建设的要求和标准，规定了农贸市场经营管理者在食品安全、公共安全、市容和环境卫生、市场经营秩序等方面的责任以及场内经营者在经营过程中的相关义务，落实了商务、市场监管以及城市管理等部门的监管职责，补充细化了相关法律责任，具有较强的针对性和可操作性。</w:delText>
        </w:r>
      </w:del>
    </w:p>
    <w:p>
      <w:pPr>
        <w:pStyle w:val="Normal"/>
        <w:overflowPunct w:val="true"/>
        <w:ind w:firstLineChars="196" w:endChars="0" w:end="0"/>
        <w:rPr>
          <w:del w:id="322" w:author="user" w:date="2019-10-22T15:03:00Z"/>
          <w:rFonts w:ascii="Times New Roman" w:hAnsi="Times New Roman" w:cs="Times New Roman"/>
          <w:szCs w:val="32"/>
        </w:rPr>
      </w:pPr>
      <w:del w:id="321" w:author="user" w:date="2019-10-22T15:03:00Z">
        <w:r>
          <w:rPr>
            <w:rFonts w:ascii="Times New Roman" w:hAnsi="Times New Roman" w:cs="Times New Roman"/>
            <w:szCs w:val="32"/>
          </w:rPr>
          <w:delText>该条例同宪法、法律、行政法规和本省的地方性法规不相抵触，建议本次常委会会议审议批准。</w:delText>
        </w:r>
      </w:del>
    </w:p>
    <w:p>
      <w:pPr>
        <w:pStyle w:val="Normal"/>
        <w:overflowPunct w:val="true"/>
        <w:ind w:firstLineChars="196" w:endChars="0" w:end="0"/>
        <w:rPr>
          <w:del w:id="324" w:author="user" w:date="2019-10-22T15:03:00Z"/>
          <w:rFonts w:ascii="Times New Roman" w:hAnsi="Times New Roman" w:cs="Times New Roman"/>
          <w:szCs w:val="32"/>
        </w:rPr>
      </w:pPr>
      <w:del w:id="323" w:author="user" w:date="2019-10-22T15:03:00Z">
        <w:r>
          <w:rPr>
            <w:rFonts w:ascii="Times New Roman" w:hAnsi="Times New Roman" w:cs="Times New Roman"/>
            <w:szCs w:val="32"/>
          </w:rPr>
          <w:delText>以上报告，请审议。</w:delText>
        </w:r>
      </w:del>
    </w:p>
    <w:p>
      <w:pPr>
        <w:pStyle w:val="Normal"/>
        <w:tabs>
          <w:tab w:val="clear" w:pos="425"/>
          <w:tab w:val="left" w:pos="7200" w:leader="none"/>
          <w:tab w:val="left" w:pos="7740" w:leader="none"/>
        </w:tabs>
        <w:ind w:endChars="0" w:end="0"/>
        <w:rPr>
          <w:del w:id="326" w:author="user" w:date="2019-10-22T15:03:00Z"/>
          <w:rFonts w:ascii="Times New Roman" w:hAnsi="Times New Roman" w:cs="Times New Roman"/>
          <w:szCs w:val="32"/>
        </w:rPr>
      </w:pPr>
      <w:del w:id="325"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28" w:author="user" w:date="2019-10-22T15:03:00Z"/>
          <w:rFonts w:ascii="Times New Roman" w:hAnsi="Times New Roman" w:cs="Times New Roman"/>
          <w:szCs w:val="32"/>
        </w:rPr>
      </w:pPr>
      <w:del w:id="327"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30" w:author="user" w:date="2019-10-22T15:03:00Z"/>
          <w:rFonts w:ascii="Times New Roman" w:hAnsi="Times New Roman" w:cs="Times New Roman"/>
          <w:szCs w:val="32"/>
        </w:rPr>
      </w:pPr>
      <w:del w:id="329"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32" w:author="user" w:date="2019-10-22T15:03:00Z"/>
          <w:rFonts w:ascii="Times New Roman" w:hAnsi="Times New Roman" w:cs="Times New Roman"/>
          <w:szCs w:val="32"/>
        </w:rPr>
      </w:pPr>
      <w:del w:id="331"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34" w:author="user" w:date="2019-10-22T15:03:00Z"/>
          <w:rFonts w:ascii="Times New Roman" w:hAnsi="Times New Roman" w:cs="Times New Roman"/>
          <w:szCs w:val="32"/>
        </w:rPr>
      </w:pPr>
      <w:del w:id="333"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36" w:author="user" w:date="2019-10-22T15:03:00Z"/>
          <w:rFonts w:ascii="Times New Roman" w:hAnsi="Times New Roman" w:cs="Times New Roman"/>
          <w:szCs w:val="32"/>
        </w:rPr>
      </w:pPr>
      <w:del w:id="335"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38" w:author="user" w:date="2019-10-22T15:03:00Z"/>
          <w:rFonts w:ascii="Times New Roman" w:hAnsi="Times New Roman" w:cs="Times New Roman"/>
          <w:szCs w:val="32"/>
        </w:rPr>
      </w:pPr>
      <w:del w:id="337"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40" w:author="user" w:date="2019-10-22T15:03:00Z"/>
          <w:rFonts w:ascii="Times New Roman" w:hAnsi="Times New Roman" w:cs="Times New Roman"/>
          <w:szCs w:val="32"/>
        </w:rPr>
      </w:pPr>
      <w:del w:id="339"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42" w:author="user" w:date="2019-10-22T15:03:00Z"/>
          <w:rFonts w:ascii="Times New Roman" w:hAnsi="Times New Roman" w:cs="Times New Roman"/>
          <w:szCs w:val="32"/>
        </w:rPr>
      </w:pPr>
      <w:del w:id="341"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44" w:author="user" w:date="2019-10-22T15:03:00Z"/>
          <w:rFonts w:ascii="Times New Roman" w:hAnsi="Times New Roman" w:cs="Times New Roman"/>
          <w:szCs w:val="32"/>
        </w:rPr>
      </w:pPr>
      <w:del w:id="343"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46" w:author="user" w:date="2019-10-22T15:03:00Z"/>
          <w:rFonts w:ascii="Times New Roman" w:hAnsi="Times New Roman" w:cs="Times New Roman"/>
          <w:szCs w:val="32"/>
        </w:rPr>
      </w:pPr>
      <w:del w:id="345"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48" w:author="user" w:date="2019-10-22T15:03:00Z"/>
          <w:rFonts w:ascii="Times New Roman" w:hAnsi="Times New Roman" w:cs="Times New Roman"/>
          <w:szCs w:val="32"/>
        </w:rPr>
      </w:pPr>
      <w:del w:id="347"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50" w:author="user" w:date="2019-10-22T15:03:00Z"/>
          <w:rFonts w:ascii="Times New Roman" w:hAnsi="Times New Roman" w:cs="Times New Roman"/>
          <w:szCs w:val="32"/>
        </w:rPr>
      </w:pPr>
      <w:del w:id="349"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52" w:author="user" w:date="2019-10-22T15:03:00Z"/>
          <w:rFonts w:ascii="Times New Roman" w:hAnsi="Times New Roman" w:cs="Times New Roman"/>
          <w:szCs w:val="32"/>
        </w:rPr>
      </w:pPr>
      <w:del w:id="351"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54" w:author="user" w:date="2019-10-22T15:03:00Z"/>
          <w:rFonts w:ascii="Times New Roman" w:hAnsi="Times New Roman" w:cs="Times New Roman"/>
          <w:szCs w:val="32"/>
        </w:rPr>
      </w:pPr>
      <w:del w:id="353" w:author="user" w:date="2019-10-22T15:03:00Z">
        <w:r>
          <w:rPr>
            <w:rFonts w:cs="Times New Roman" w:ascii="Times New Roman" w:hAnsi="Times New Roman"/>
            <w:szCs w:val="32"/>
          </w:rPr>
        </w:r>
      </w:del>
    </w:p>
    <w:p>
      <w:pPr>
        <w:pStyle w:val="Normal"/>
        <w:tabs>
          <w:tab w:val="clear" w:pos="425"/>
          <w:tab w:val="left" w:pos="7200" w:leader="none"/>
          <w:tab w:val="left" w:pos="7740" w:leader="none"/>
        </w:tabs>
        <w:ind w:endChars="0" w:end="0"/>
        <w:rPr>
          <w:del w:id="356" w:author="user" w:date="2019-10-22T15:03:00Z"/>
          <w:rFonts w:ascii="Times New Roman" w:hAnsi="Times New Roman" w:cs="Times New Roman"/>
          <w:szCs w:val="32"/>
        </w:rPr>
      </w:pPr>
      <w:del w:id="355" w:author="user" w:date="2019-10-22T15:03:00Z">
        <w:r>
          <w:rPr>
            <w:rFonts w:cs="Times New Roman" w:ascii="Times New Roman" w:hAnsi="Times New Roman"/>
            <w:szCs w:val="32"/>
          </w:rPr>
        </w:r>
      </w:del>
    </w:p>
    <w:p>
      <w:pPr>
        <w:pStyle w:val="Normal"/>
        <w:spacing w:lineRule="exact" w:line="380" w:before="120" w:after="0"/>
        <w:ind w:firstLineChars="0" w:firstLine="0" w:endChars="0" w:end="0"/>
        <w:rPr>
          <w:rFonts w:ascii="Times New Roman" w:hAnsi="Times New Roman" w:cs="Times New Roman"/>
          <w:szCs w:val="32"/>
        </w:rPr>
      </w:pPr>
      <w:r>
        <w:rPr>
          <w:rFonts w:cs="Times New Roman" w:ascii="Times New Roman" w:hAnsi="Times New Roman"/>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600"/>
              <w:ind w:firstLineChars="0" w:firstLine="0" w:startChars="50" w:endChars="50"/>
              <w:jc w:val="start"/>
              <w:textAlignment w:val="center"/>
              <w:rPr>
                <w:rFonts w:ascii="Times New Roman" w:hAnsi="Times New Roman" w:cs="Times New Roman"/>
                <w:szCs w:val="32"/>
              </w:rPr>
            </w:pPr>
            <w:del w:id="357" w:author="user" w:date="2019-10-22T15:03:00Z">
              <w:r>
                <w:rPr>
                  <w:rFonts w:ascii="Times New Roman" w:hAnsi="Times New Roman" w:cs="Times New Roman"/>
                  <w:szCs w:val="32"/>
                </w:rPr>
                <w:delText xml:space="preserve">江苏省人大常委会办公厅           </w:delText>
              </w:r>
            </w:del>
            <w:del w:id="358" w:author="user" w:date="2019-10-22T15:03:00Z">
              <w:r>
                <w:rPr>
                  <w:rFonts w:cs="Times New Roman" w:ascii="Times New Roman" w:hAnsi="Times New Roman"/>
                  <w:szCs w:val="32"/>
                </w:rPr>
                <w:delText>2019</w:delText>
              </w:r>
            </w:del>
            <w:del w:id="359" w:author="user" w:date="2019-10-22T15:03:00Z">
              <w:r>
                <w:rPr>
                  <w:rFonts w:ascii="Times New Roman" w:hAnsi="Times New Roman" w:cs="Times New Roman"/>
                  <w:szCs w:val="32"/>
                </w:rPr>
                <w:delText>年</w:delText>
              </w:r>
            </w:del>
            <w:del w:id="360" w:author="user" w:date="2019-10-22T15:03:00Z">
              <w:r>
                <w:rPr>
                  <w:rFonts w:cs="Times New Roman" w:ascii="Times New Roman" w:hAnsi="Times New Roman"/>
                  <w:szCs w:val="32"/>
                </w:rPr>
                <w:delText>10</w:delText>
              </w:r>
            </w:del>
            <w:del w:id="361" w:author="user" w:date="2019-10-22T15:03:00Z">
              <w:r>
                <w:rPr>
                  <w:rFonts w:ascii="Times New Roman" w:hAnsi="Times New Roman" w:cs="Times New Roman"/>
                  <w:szCs w:val="32"/>
                </w:rPr>
                <w:delText>月</w:delText>
              </w:r>
            </w:del>
            <w:del w:id="362" w:author="user" w:date="2019-10-22T15:03:00Z">
              <w:r>
                <w:rPr>
                  <w:rFonts w:ascii="Times New Roman" w:hAnsi="Times New Roman" w:cs="Times New Roman"/>
                  <w:szCs w:val="32"/>
                </w:rPr>
                <w:delText xml:space="preserve">  </w:delText>
              </w:r>
            </w:del>
            <w:ins w:id="363" w:author="吴正楠" w:date="2019-10-17T16:16:00Z">
              <w:del w:id="364" w:author="user" w:date="2019-10-22T15:03:00Z">
                <w:r>
                  <w:rPr>
                    <w:rFonts w:cs="Times New Roman" w:ascii="Times New Roman" w:hAnsi="Times New Roman"/>
                    <w:szCs w:val="32"/>
                  </w:rPr>
                  <w:delText>17</w:delText>
                </w:r>
              </w:del>
            </w:ins>
            <w:del w:id="365" w:author="user" w:date="2019-10-22T15:03:00Z">
              <w:r>
                <w:rPr>
                  <w:rFonts w:ascii="Times New Roman" w:hAnsi="Times New Roman" w:cs="Times New Roman"/>
                  <w:szCs w:val="32"/>
                </w:rPr>
                <w:delText>日印发</w:delText>
              </w:r>
            </w:del>
          </w:p>
        </w:tc>
      </w:tr>
    </w:tbl>
    <w:p>
      <w:pPr>
        <w:pStyle w:val="Normal"/>
        <w:spacing w:lineRule="exact" w:line="20"/>
        <w:ind w:firstLineChars="0" w:firstLine="0" w:endChars="200"/>
        <w:rPr>
          <w:rFonts w:ascii="Times New Roman" w:hAnsi="Times New Roman" w:cs="Times New Roman"/>
        </w:rPr>
      </w:pPr>
      <w:r>
        <w:rPr>
          <w:rFonts w:cs="Times New Roman" w:ascii="Times New Roman" w:hAnsi="Times New Roman"/>
        </w:rPr>
      </w:r>
    </w:p>
    <w:p>
      <w:pPr>
        <w:pStyle w:val="Normal"/>
        <w:spacing w:lineRule="exact" w:line="20"/>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sz w:val="54"/>
          <w:szCs w:val="54"/>
        </w:rPr>
      </w:pPr>
      <w:r>
        <w:rPr>
          <w:rFonts w:eastAsia="宋体" w:cs="Times New Roman" w:ascii="Times New Roman" w:hAnsi="Times New Roman"/>
          <w:b/>
          <w:sz w:val="54"/>
          <w:szCs w:val="5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sz w:val="54"/>
          <w:szCs w:val="54"/>
        </w:rPr>
      </w:pPr>
      <w:r>
        <w:rPr>
          <w:rFonts w:eastAsia="宋体" w:cs="Times New Roman" w:ascii="Times New Roman" w:hAnsi="Times New Roman"/>
          <w:b/>
          <w:sz w:val="54"/>
          <w:szCs w:val="54"/>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 w:name="方正黑体简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cs="Times New Roman" w:hint="eastAsia"/>
      </w:rPr>
    </w:lvl>
  </w:abstractNum>
  <w:num w:numId="1">
    <w:abstractNumId w:val="1"/>
  </w:num>
  <w:num w:numId="2">
    <w:abstractNumId w:val="2"/>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cs="Times New Roman"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抄送栏"/>
    <w:basedOn w:val="Normal"/>
    <w:qFormat/>
    <w:pPr>
      <w:snapToGrid w:val="true"/>
      <w:ind w:firstLineChars="200" w:startChars="0" w:start="0" w:endChars="0" w:end="0"/>
    </w:pPr>
    <w:rPr/>
  </w:style>
  <w:style w:type="paragraph" w:styleId="Style15">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0">
    <w:name w:val="p0"/>
    <w:basedOn w:val="Normal"/>
    <w:qFormat/>
    <w:pPr>
      <w:widowControl/>
    </w:pPr>
    <w:rPr>
      <w:rFonts w:ascii="Calibri" w:hAnsi="Calibri" w:cs="宋体"/>
      <w:kern w:val="0"/>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 w:hAnsi="方正楷体简体" w:eastAsia="方正楷体简体"/>
    </w:rPr>
  </w:style>
  <w:style w:type="paragraph" w:styleId="Style71">
    <w:name w:val="_Style 7"/>
    <w:basedOn w:val="Normal"/>
    <w:qFormat/>
    <w:pPr>
      <w:widowControl/>
      <w:spacing w:lineRule="exact" w:line="240" w:before="0" w:after="160"/>
      <w:jc w:val="start"/>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31">
    <w:name w:val="标题3"/>
    <w:basedOn w:val="Normal"/>
    <w:next w:val="Normal"/>
    <w:qFormat/>
    <w:pPr/>
    <w:rPr>
      <w:rFonts w:ascii="方正黑体简体" w:hAnsi="方正黑体简体" w:eastAsia="方正黑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2013-06-11T17:58:00Z</dcterms:created>
  <dc:creator>admin</dc:creator>
  <dc:description/>
  <dc:language>en-US</dc:language>
  <cp:lastModifiedBy>user</cp:lastModifiedBy>
  <cp:lastPrinted>2018-06-27T14:51:00Z</cp:lastPrinted>
  <dcterms:modified xsi:type="dcterms:W3CDTF">2019-10-22T15:03:54Z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