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ind w:endChars="0" w:end="0"/>
        <w:jc w:val="end"/>
        <w:rPr>
          <w:rFonts w:eastAsia="宋体" w:cs="宋体"/>
          <w:szCs w:val="32"/>
        </w:rPr>
      </w:pPr>
      <w:r>
        <w:rPr>
          <w:rFonts w:eastAsia="宋体" w:cs="宋体"/>
          <w:szCs w:val="32"/>
        </w:rPr>
      </w:r>
    </w:p>
    <w:p>
      <w:pPr>
        <w:pStyle w:val="Normal"/>
        <w:ind w:endChars="0" w:end="0"/>
        <w:rPr>
          <w:rFonts w:ascii="Times New Roman" w:hAnsi="Times New Roman" w:eastAsia="宋体" w:cs="Times New Roman"/>
          <w:szCs w:val="32"/>
        </w:rPr>
      </w:pPr>
      <w:r>
        <w:rPr>
          <w:rFonts w:eastAsia="宋体" w:cs="Times New Roman" w:ascii="Times New Roman" w:hAnsi="Times New Roman"/>
          <w:szCs w:val="32"/>
        </w:rPr>
      </w:r>
    </w:p>
    <w:p>
      <w:pPr>
        <w:pStyle w:val="1"/>
        <w:overflowPunct w:val="true"/>
        <w:snapToGrid w:val="true"/>
        <w:spacing w:lineRule="exact" w:line="590"/>
        <w:rPr>
          <w:rFonts w:ascii="Times New Roman" w:hAnsi="Times New Roman" w:eastAsia="宋体" w:cs="宋体" w:hint="eastAsia"/>
        </w:rPr>
      </w:pPr>
      <w:r>
        <w:rPr>
          <w:rFonts w:ascii="Times New Roman" w:hAnsi="Times New Roman" w:cs="宋体" w:eastAsia="宋体"/>
        </w:rPr>
        <w:t>江苏省人民代表大会常务委员会</w:t>
      </w:r>
    </w:p>
    <w:p>
      <w:pPr>
        <w:pStyle w:val="1"/>
        <w:overflowPunct w:val="true"/>
        <w:snapToGrid w:val="true"/>
        <w:spacing w:lineRule="exact" w:line="590"/>
        <w:rPr>
          <w:rFonts w:ascii="Times New Roman" w:hAnsi="Times New Roman" w:eastAsia="宋体" w:cs="宋体" w:hint="eastAsia"/>
        </w:rPr>
      </w:pPr>
      <w:r>
        <w:rPr>
          <w:rFonts w:ascii="Times New Roman" w:hAnsi="Times New Roman" w:cs="宋体" w:eastAsia="宋体"/>
        </w:rPr>
        <w:t>关于废止《江苏省音像市场管理条例》等</w:t>
      </w:r>
    </w:p>
    <w:p>
      <w:pPr>
        <w:pStyle w:val="1"/>
        <w:overflowPunct w:val="true"/>
        <w:snapToGrid w:val="true"/>
        <w:spacing w:lineRule="exact" w:line="590"/>
        <w:rPr>
          <w:ins w:id="0" w:author="PC400" w:date="2021-11-19T12:53:00Z"/>
          <w:rFonts w:ascii="Times New Roman" w:hAnsi="Times New Roman" w:eastAsia="宋体" w:cs="宋体"/>
        </w:rPr>
      </w:pPr>
      <w:r>
        <w:rPr>
          <w:rFonts w:ascii="Times New Roman" w:hAnsi="Times New Roman" w:cs="宋体" w:eastAsia="宋体"/>
        </w:rPr>
        <w:t>九件地方性法规的决定</w:t>
      </w:r>
    </w:p>
    <w:p>
      <w:pPr>
        <w:pStyle w:val="Normal"/>
        <w:rPr>
          <w:rFonts w:ascii="Times New Roman" w:hAnsi="Times New Roman" w:eastAsia="宋体" w:cs="宋体"/>
        </w:rPr>
      </w:pPr>
      <w:r>
        <w:rPr>
          <w:rFonts w:eastAsia="宋体" w:cs="宋体" w:ascii="Times New Roman" w:hAnsi="Times New Roman"/>
        </w:rPr>
      </w:r>
    </w:p>
    <w:p>
      <w:pPr>
        <w:pStyle w:val="Normal"/>
        <w:overflowPunct w:val="true"/>
        <w:snapToGrid w:val="true"/>
        <w:ind w:firstLineChars="0" w:firstLine="0" w:endChars="0" w:end="0"/>
        <w:jc w:val="center"/>
        <w:rPr>
          <w:rFonts w:ascii="Times New Roman" w:hAnsi="Times New Roman" w:eastAsia="楷体_GB2312;楷体" w:cs="Times New Roman"/>
          <w:szCs w:val="32"/>
        </w:rPr>
      </w:pPr>
      <w:r>
        <w:rPr>
          <w:rFonts w:ascii="Times New Roman" w:hAnsi="Times New Roman" w:cs="Times New Roman" w:hint="eastAsia" w:eastAsia="楷体_GB2312;楷体"/>
          <w:szCs w:val="32"/>
        </w:rPr>
        <w:t>（</w:t>
      </w:r>
      <w:r>
        <w:rPr>
          <w:rFonts w:eastAsia="楷体_GB2312;楷体" w:cs="Times New Roman" w:ascii="Times New Roman" w:hAnsi="Times New Roman"/>
          <w:szCs w:val="32"/>
        </w:rPr>
        <w:t>2021</w:t>
      </w:r>
      <w:r>
        <w:rPr>
          <w:rFonts w:ascii="Times New Roman" w:hAnsi="Times New Roman" w:cs="Times New Roman" w:eastAsia="楷体_GB2312;楷体"/>
          <w:szCs w:val="32"/>
        </w:rPr>
        <w:t>年</w:t>
      </w:r>
      <w:r>
        <w:rPr>
          <w:rFonts w:eastAsia="楷体_GB2312;楷体" w:cs="Times New Roman" w:ascii="Times New Roman" w:hAnsi="Times New Roman"/>
          <w:szCs w:val="32"/>
        </w:rPr>
        <w:t>9</w:t>
      </w:r>
      <w:r>
        <w:rPr>
          <w:rFonts w:ascii="Times New Roman" w:hAnsi="Times New Roman" w:cs="Times New Roman" w:eastAsia="楷体_GB2312;楷体"/>
          <w:szCs w:val="32"/>
        </w:rPr>
        <w:t>月</w:t>
      </w:r>
      <w:r>
        <w:rPr>
          <w:rFonts w:eastAsia="楷体_GB2312;楷体" w:cs="Times New Roman" w:ascii="Times New Roman" w:hAnsi="Times New Roman"/>
          <w:szCs w:val="32"/>
        </w:rPr>
        <w:t>29</w:t>
      </w:r>
      <w:r>
        <w:rPr>
          <w:rFonts w:ascii="Times New Roman" w:hAnsi="Times New Roman" w:cs="Times New Roman" w:eastAsia="楷体_GB2312;楷体"/>
          <w:szCs w:val="32"/>
        </w:rPr>
        <w:t>日江苏省第十三届人民代表大会</w:t>
      </w:r>
    </w:p>
    <w:p>
      <w:pPr>
        <w:pStyle w:val="Normal"/>
        <w:overflowPunct w:val="true"/>
        <w:snapToGrid w:val="true"/>
        <w:ind w:firstLineChars="0" w:firstLine="0" w:endChars="0" w:end="0"/>
        <w:jc w:val="center"/>
        <w:rPr>
          <w:rFonts w:ascii="Times New Roman" w:hAnsi="Times New Roman" w:eastAsia="楷体_GB2312;楷体" w:cs="Times New Roman"/>
          <w:szCs w:val="32"/>
        </w:rPr>
      </w:pPr>
      <w:r>
        <w:rPr>
          <w:rFonts w:ascii="Times New Roman" w:hAnsi="Times New Roman" w:cs="Times New Roman" w:eastAsia="楷体_GB2312;楷体"/>
          <w:szCs w:val="32"/>
        </w:rPr>
        <w:t>常务委员会第二十五次会议</w:t>
      </w:r>
      <w:r>
        <w:rPr>
          <w:rFonts w:ascii="Times New Roman" w:hAnsi="Times New Roman" w:cs="Times New Roman" w:hint="eastAsia" w:eastAsia="楷体_GB2312;楷体"/>
          <w:szCs w:val="32"/>
        </w:rPr>
        <w:t>通过</w:t>
      </w:r>
      <w:r>
        <w:rPr>
          <w:rFonts w:ascii="Times New Roman" w:hAnsi="Times New Roman" w:cs="Times New Roman" w:eastAsia="楷体_GB2312;楷体"/>
          <w:szCs w:val="32"/>
        </w:rPr>
        <w:t>）</w:t>
      </w:r>
    </w:p>
    <w:p>
      <w:pPr>
        <w:pStyle w:val="Normal"/>
        <w:overflowPunct w:val="true"/>
        <w:snapToGrid w:val="true"/>
        <w:ind w:firstLineChars="0" w:firstLine="0" w:startChars="200" w:endChars="200"/>
        <w:rPr>
          <w:rFonts w:ascii="Times New Roman" w:hAnsi="Times New Roman" w:eastAsia="楷体_GB2312;楷体" w:cs="Times New Roman"/>
          <w:szCs w:val="32"/>
        </w:rPr>
      </w:pPr>
      <w:r>
        <w:rPr>
          <w:rFonts w:eastAsia="楷体_GB2312;楷体" w:cs="Times New Roman" w:ascii="Times New Roman" w:hAnsi="Times New Roman"/>
          <w:szCs w:val="32"/>
        </w:rPr>
      </w:r>
    </w:p>
    <w:p>
      <w:pPr>
        <w:pStyle w:val="Normal"/>
        <w:overflowPunct w:val="true"/>
        <w:snapToGrid w:val="true"/>
        <w:ind w:endChars="0" w:end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>江苏省第十三届人民代表大会常务委员会第二十五次会议决定，废止《江苏省音像市场管理条例》《江苏省书报刊市场管理条例》《江苏省涉案财产价格鉴证条例》《江苏省外商投资财产价值鉴定条例》《江苏省城乡集市贸易管理条例》《江苏省人才流动管理暂行条例》《江苏省劳动力市场管理条例》《江苏省实施〈中华人民共和国军事设施保护法〉办法》《江苏省暂住人口管理条例》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  <w:szCs w:val="32"/>
        </w:rPr>
        <w:t>本决定自公布之日起生效。</w:t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宋体" w:cs="Times New Roman" w:hint="eastAsia"/>
          <w:b/>
          <w:color w:val="000000"/>
          <w:sz w:val="54"/>
          <w:szCs w:val="54"/>
        </w:rPr>
      </w:pPr>
      <w:r>
        <w:rPr>
          <w:rFonts w:eastAsia="宋体" w:cs="Times New Roman" w:hint="eastAsia" w:ascii="Times New Roman" w:hAnsi="Times New Roman"/>
          <w:b/>
          <w:color w:val="000000"/>
          <w:sz w:val="54"/>
          <w:szCs w:val="54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宋体">
    <w:charset w:val="86"/>
    <w:family w:val="auto"/>
    <w:pitch w:val="default"/>
  </w:font>
  <w:font w:name="ˎ̥">
    <w:altName w:val="Times New Roman"/>
    <w:charset w:val="00" w:characterSet="windows-1252"/>
    <w:family w:val="roman"/>
    <w:pitch w:val="default"/>
  </w:font>
  <w:font w:name="Cambria">
    <w:charset w:val="00" w:characterSet="windows-1252"/>
    <w:family w:val="roman"/>
    <w:pitch w:val="default"/>
  </w:font>
  <w:font w:name="仿宋_GB2312">
    <w:altName w:val="仿宋"/>
    <w:charset w:val="86"/>
    <w:family w:val="modern"/>
    <w:pitch w:val="default"/>
  </w:font>
  <w:font w:name="Times New Roman">
    <w:charset w:val="00" w:characterSet="windows-1252"/>
    <w:family w:val="roman"/>
    <w:pitch w:val="default"/>
  </w:font>
  <w:font w:name="方正楷体_GBK">
    <w:altName w:val="微软雅黑"/>
    <w:charset w:val="86"/>
    <w:family w:val="auto"/>
    <w:pitch w:val="default"/>
  </w:font>
  <w:font w:name="Tahoma">
    <w:charset w:val="00" w:characterSet="windows-1252"/>
    <w:family w:val="swiss"/>
    <w:pitch w:val="default"/>
  </w:font>
  <w:font w:name="方正楷体简体">
    <w:altName w:val="宋体"/>
    <w:charset w:val="86"/>
    <w:family w:val="script"/>
    <w:pitch w:val="default"/>
  </w:font>
  <w:font w:name="Calibri">
    <w:charset w:val="00" w:characterSet="windows-1252"/>
    <w:family w:val="swiss"/>
    <w:pitch w:val="default"/>
  </w:font>
  <w:font w:name="方正小标宋_GBK">
    <w:altName w:val="微软雅黑"/>
    <w:charset w:val="86"/>
    <w:family w:val="auto"/>
    <w:pitch w:val="default"/>
  </w:font>
  <w:font w:name="方正黑体简体">
    <w:altName w:val="微软雅黑"/>
    <w:charset w:val="86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4840" cy="20955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84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2pt;height:1.65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20pt;mso-wrap-distance-left:0pt;mso-wrap-distance-right:0pt;mso-wrap-distance-top:0pt;mso-wrap-distance-bottom:0pt;margin-top:0.05pt;mso-position-vertical-relative:text;margin-left:393.1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;仿宋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character" w:styleId="Strong">
    <w:name w:val="Strong"/>
    <w:basedOn w:val="Style11"/>
    <w:qFormat/>
    <w:rPr>
      <w:b/>
      <w:bCs/>
    </w:rPr>
  </w:style>
  <w:style w:type="character" w:styleId="PageNumber">
    <w:name w:val="page number"/>
    <w:basedOn w:val="Style11"/>
    <w:rPr/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UserStyle4">
    <w:name w:val="UserStyle_4"/>
    <w:qFormat/>
    <w:rPr>
      <w:rFonts w:ascii="宋体" w:hAnsi="宋体" w:eastAsia="宋体" w:cs="宋体"/>
      <w:kern w:val="0"/>
      <w:sz w:val="24"/>
    </w:rPr>
  </w:style>
  <w:style w:type="character" w:styleId="NormalCharacter">
    <w:name w:val="NormalCharacter"/>
    <w:qFormat/>
    <w:rPr>
      <w:kern w:val="2"/>
      <w:sz w:val="21"/>
      <w:szCs w:val="24"/>
      <w:lang w:bidi="ar-SA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sz w:val="32"/>
      <w:szCs w:val="20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;仿宋" w:hAnsi="仿宋_GB2312;仿宋"/>
      <w:spacing w:val="-6"/>
    </w:rPr>
  </w:style>
  <w:style w:type="paragraph" w:styleId="Style12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CharChar1CharChar">
    <w:name w:val=" Char Char1 Char Char"/>
    <w:basedOn w:val="Normal"/>
    <w:qFormat/>
    <w:pPr>
      <w:widowControl/>
      <w:spacing w:lineRule="exact" w:line="240" w:before="0" w:after="160"/>
      <w:jc w:val="start"/>
    </w:pPr>
    <w:rPr>
      <w:rFonts w:ascii="Arial" w:hAnsi="Arial" w:eastAsia="Times New Roman" w:cs="Verdana"/>
      <w:b/>
      <w:kern w:val="0"/>
      <w:sz w:val="24"/>
      <w:szCs w:val="32"/>
      <w:lang w:eastAsia="en-US"/>
    </w:rPr>
  </w:style>
  <w:style w:type="paragraph" w:styleId="Style13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Style14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;微软雅黑" w:cs="宋体"/>
      <w:color w:val="000000"/>
      <w:kern w:val="0"/>
      <w:sz w:val="24"/>
      <w:szCs w:val="32"/>
    </w:rPr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;楷体" w:cs="Book Antiqua"/>
    </w:rPr>
  </w:style>
  <w:style w:type="paragraph" w:styleId="Style15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NoSpacing1">
    <w:name w:val="No Spacing1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5">
    <w:name w:val="标题5"/>
    <w:basedOn w:val="Normal"/>
    <w:next w:val="Normal"/>
    <w:qFormat/>
    <w:pPr/>
    <w:rPr>
      <w:rFonts w:ascii="方正楷体简体;宋体" w:hAnsi="方正楷体简体;宋体" w:eastAsia="方正楷体简体;宋体"/>
    </w:rPr>
  </w:style>
  <w:style w:type="paragraph" w:styleId="CharChar1CharChar1">
    <w:name w:val="Char Char1 Char Char"/>
    <w:basedOn w:val="Normal"/>
    <w:qFormat/>
    <w:pPr>
      <w:widowControl/>
      <w:spacing w:lineRule="exact" w:line="240" w:before="0" w:after="160"/>
      <w:jc w:val="start"/>
    </w:pPr>
    <w:rPr>
      <w:rFonts w:ascii="Arial" w:hAnsi="Arial" w:eastAsia="Times New Roman" w:cs="Verdana"/>
      <w:b/>
      <w:kern w:val="0"/>
      <w:sz w:val="24"/>
      <w:szCs w:val="32"/>
      <w:lang w:eastAsia="en-US"/>
    </w:rPr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>
      <w:rFonts w:ascii="Calibri" w:hAnsi="Calibri" w:eastAsia="宋体" w:cs="Times New Roman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Style16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CharCharChar">
    <w:name w:val="Char Char Char"/>
    <w:basedOn w:val="Normal"/>
    <w:qFormat/>
    <w:pPr/>
    <w:rPr>
      <w:rFonts w:ascii="Tahoma" w:hAnsi="Tahoma" w:cs="Tahoma"/>
      <w:sz w:val="24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CharCharCharCharCharChar1CharCharCharCharCharCharChar">
    <w:name w:val="Char Char Char Char Char Char1 Char Char Char Char Char Char Char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eastAsia="宋体"/>
      <w:sz w:val="21"/>
      <w:szCs w:val="24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;楷体" w:cs="宋体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;方正舒体"/>
      <w:sz w:val="44"/>
    </w:rPr>
  </w:style>
  <w:style w:type="paragraph" w:styleId="31">
    <w:name w:val="标题3"/>
    <w:basedOn w:val="Normal"/>
    <w:next w:val="Normal"/>
    <w:qFormat/>
    <w:pPr/>
    <w:rPr>
      <w:rFonts w:ascii="方正黑体简体;微软雅黑" w:hAnsi="方正黑体简体;微软雅黑" w:eastAsia="方正黑体简体;微软雅黑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A4(GB2312字体).dot</Template>
  <TotalTime>43200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2021-10-12T09:52:00Z</dcterms:created>
  <dc:creator>admin</dc:creator>
  <dc:description/>
  <dc:language>en-US</dc:language>
  <cp:lastModifiedBy>PC400</cp:lastModifiedBy>
  <cp:lastPrinted>2021-10-12T09:51:00Z</cp:lastPrinted>
  <dcterms:modified xsi:type="dcterms:W3CDTF">2021-11-19T12:53:38Z</dcterms:modified>
  <cp:revision>15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F49E4D8641BF4AEDB5CBB60324183E43</vt:lpwstr>
  </property>
  <property fmtid="{D5CDD505-2E9C-101B-9397-08002B2CF9AE}" pid="3" name="KSOProductBuildVer">
    <vt:lpwstr>2052-11.1.0.11045</vt:lpwstr>
  </property>
</Properties>
</file>