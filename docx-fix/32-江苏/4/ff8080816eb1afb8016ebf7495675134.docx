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ins w:id="1" w:author="user" w:date="2019-10-22T14:52:00Z"/>
          <w:rFonts w:ascii="Times New Roman" w:hAnsi="Times New Roman" w:cs="Times New Roman"/>
          <w:color w:val="000000"/>
        </w:rPr>
      </w:pPr>
      <w:ins w:id="0" w:author="user" w:date="2019-10-22T14:52:00Z">
        <w:r>
          <w:rPr>
            <w:rFonts w:cs="Times New Roman" w:ascii="Times New Roman" w:hAnsi="Times New Roman"/>
            <w:color w:val="000000"/>
          </w:rPr>
        </w:r>
      </w:ins>
    </w:p>
    <w:p>
      <w:pPr>
        <w:pStyle w:val="Normal"/>
        <w:ind w:endChars="0" w:end="0"/>
        <w:jc w:val="center"/>
        <w:rPr>
          <w:ins w:id="3" w:author="user" w:date="2019-10-22T14:52:00Z"/>
          <w:rFonts w:ascii="Times New Roman" w:hAnsi="Times New Roman" w:eastAsia="方正小标宋简体" w:cs="Times New Roman"/>
          <w:color w:val="000000"/>
          <w:sz w:val="44"/>
          <w:szCs w:val="44"/>
        </w:rPr>
      </w:pPr>
      <w:ins w:id="2" w:author="user" w:date="2019-10-22T14:52:00Z">
        <w:r>
          <w:rPr>
            <w:rFonts w:eastAsia="方正小标宋简体" w:cs="Times New Roman" w:ascii="Times New Roman" w:hAnsi="Times New Roman"/>
            <w:color w:val="000000"/>
            <w:sz w:val="44"/>
            <w:szCs w:val="44"/>
          </w:rPr>
        </w:r>
      </w:ins>
    </w:p>
    <w:p>
      <w:pPr>
        <w:pStyle w:val="Normal"/>
        <w:ind w:firstLineChars="0" w:firstLine="0" w:endChars="0" w:end="0"/>
        <w:jc w:val="center"/>
        <w:rPr>
          <w:ins w:id="5" w:author="user" w:date="2019-10-22T14:52:00Z"/>
          <w:rFonts w:ascii="Times New Roman" w:hAnsi="Times New Roman" w:eastAsia="宋体" w:cs="Times New Roman"/>
          <w:sz w:val="44"/>
          <w:szCs w:val="44"/>
        </w:rPr>
      </w:pPr>
      <w:ins w:id="4" w:author="user" w:date="2019-10-22T14:52:00Z">
        <w:r>
          <w:rPr>
            <w:rFonts w:ascii="Times New Roman" w:hAnsi="Times New Roman" w:cs="Times New Roman" w:eastAsia="宋体"/>
            <w:sz w:val="44"/>
            <w:szCs w:val="44"/>
          </w:rPr>
          <w:t>无锡市市容和环境卫生管理条例</w:t>
        </w:r>
      </w:ins>
    </w:p>
    <w:p>
      <w:pPr>
        <w:pStyle w:val="Normal"/>
        <w:ind w:firstLineChars="0" w:firstLine="0" w:endChars="0" w:end="0"/>
        <w:jc w:val="center"/>
        <w:rPr>
          <w:ins w:id="7" w:author="user" w:date="2019-10-22T14:52:00Z"/>
          <w:rFonts w:ascii="Times New Roman" w:hAnsi="Times New Roman" w:eastAsia="方正小标宋简体" w:cs="Times New Roman"/>
          <w:sz w:val="44"/>
          <w:szCs w:val="44"/>
        </w:rPr>
      </w:pPr>
      <w:ins w:id="6" w:author="user" w:date="2019-10-22T14:52:00Z">
        <w:r>
          <w:rPr>
            <w:rFonts w:eastAsia="方正小标宋简体" w:cs="Times New Roman" w:ascii="Times New Roman" w:hAnsi="Times New Roman"/>
            <w:sz w:val="44"/>
            <w:szCs w:val="44"/>
          </w:rPr>
        </w:r>
      </w:ins>
    </w:p>
    <w:p>
      <w:pPr>
        <w:pStyle w:val="Normal"/>
        <w:tabs>
          <w:tab w:val="clear" w:pos="425"/>
          <w:tab w:val="left" w:pos="9030" w:leader="none"/>
        </w:tabs>
        <w:ind w:firstLineChars="0" w:firstLine="0" w:startChars="200" w:endChars="200"/>
        <w:rPr>
          <w:ins w:id="37" w:author="user" w:date="2019-10-22T14:52:00Z"/>
          <w:rFonts w:ascii="Times New Roman" w:hAnsi="Times New Roman" w:eastAsia="楷体_GB2312" w:cs="Times New Roman"/>
          <w:szCs w:val="32"/>
        </w:rPr>
      </w:pPr>
      <w:ins w:id="8" w:author="user" w:date="2019-10-22T14:52:00Z">
        <w:r>
          <w:rPr>
            <w:rFonts w:ascii="Times New Roman" w:hAnsi="Times New Roman" w:cs="Times New Roman" w:eastAsia="楷体_GB2312"/>
            <w:szCs w:val="32"/>
          </w:rPr>
          <w:t>（</w:t>
        </w:r>
      </w:ins>
      <w:ins w:id="9" w:author="user" w:date="2019-10-22T14:52:00Z">
        <w:r>
          <w:rPr>
            <w:rFonts w:eastAsia="楷体_GB2312" w:cs="Times New Roman" w:ascii="Times New Roman" w:hAnsi="Times New Roman"/>
          </w:rPr>
          <w:t>2012</w:t>
        </w:r>
      </w:ins>
      <w:ins w:id="10" w:author="user" w:date="2019-10-22T14:52:00Z">
        <w:r>
          <w:rPr>
            <w:rFonts w:ascii="Times New Roman" w:hAnsi="Times New Roman" w:cs="Times New Roman" w:eastAsia="楷体_GB2312"/>
          </w:rPr>
          <w:t>年</w:t>
        </w:r>
      </w:ins>
      <w:ins w:id="11" w:author="user" w:date="2019-10-22T14:52:00Z">
        <w:r>
          <w:rPr>
            <w:rFonts w:eastAsia="楷体_GB2312" w:cs="Times New Roman" w:ascii="Times New Roman" w:hAnsi="Times New Roman"/>
          </w:rPr>
          <w:t>4</w:t>
        </w:r>
      </w:ins>
      <w:ins w:id="12" w:author="user" w:date="2019-10-22T14:52:00Z">
        <w:r>
          <w:rPr>
            <w:rFonts w:ascii="Times New Roman" w:hAnsi="Times New Roman" w:cs="Times New Roman" w:eastAsia="楷体_GB2312"/>
          </w:rPr>
          <w:t>月</w:t>
        </w:r>
      </w:ins>
      <w:ins w:id="13" w:author="user" w:date="2019-10-22T14:52:00Z">
        <w:r>
          <w:rPr>
            <w:rFonts w:eastAsia="楷体_GB2312" w:cs="Times New Roman" w:ascii="Times New Roman" w:hAnsi="Times New Roman"/>
          </w:rPr>
          <w:t>26</w:t>
        </w:r>
      </w:ins>
      <w:ins w:id="14" w:author="user" w:date="2019-10-22T14:52:00Z">
        <w:r>
          <w:rPr>
            <w:rFonts w:ascii="Times New Roman" w:hAnsi="Times New Roman" w:cs="Times New Roman" w:eastAsia="楷体_GB2312"/>
          </w:rPr>
          <w:t>日无锡市第十四届人民代表大会常务委员会第三十五次会议</w:t>
        </w:r>
      </w:ins>
      <w:ins w:id="15" w:author="user" w:date="2019-10-22T14:52:00Z">
        <w:r>
          <w:rPr>
            <w:rFonts w:ascii="Times New Roman" w:hAnsi="Times New Roman" w:cs="Times New Roman" w:eastAsia="楷体_GB2312"/>
          </w:rPr>
          <w:t>通过</w:t>
        </w:r>
      </w:ins>
      <w:ins w:id="16" w:author="user" w:date="2019-10-22T14:52:00Z">
        <w:r>
          <w:rPr>
            <w:rFonts w:ascii="Times New Roman" w:hAnsi="Times New Roman" w:cs="Times New Roman" w:eastAsia="楷体_GB2312"/>
          </w:rPr>
          <w:t xml:space="preserve">  </w:t>
        </w:r>
      </w:ins>
      <w:ins w:id="17" w:author="user" w:date="2019-10-22T14:52:00Z">
        <w:r>
          <w:rPr>
            <w:rFonts w:eastAsia="楷体_GB2312" w:cs="Times New Roman" w:ascii="Times New Roman" w:hAnsi="Times New Roman"/>
          </w:rPr>
          <w:t>2012</w:t>
        </w:r>
      </w:ins>
      <w:ins w:id="18" w:author="user" w:date="2019-10-22T14:52:00Z">
        <w:r>
          <w:rPr>
            <w:rFonts w:ascii="Times New Roman" w:hAnsi="Times New Roman" w:cs="Times New Roman" w:eastAsia="楷体_GB2312"/>
          </w:rPr>
          <w:t>年</w:t>
        </w:r>
      </w:ins>
      <w:ins w:id="19" w:author="user" w:date="2019-10-22T14:52:00Z">
        <w:r>
          <w:rPr>
            <w:rFonts w:eastAsia="楷体_GB2312" w:cs="Times New Roman" w:ascii="Times New Roman" w:hAnsi="Times New Roman"/>
          </w:rPr>
          <w:t>5</w:t>
        </w:r>
      </w:ins>
      <w:ins w:id="20" w:author="user" w:date="2019-10-22T14:52:00Z">
        <w:r>
          <w:rPr>
            <w:rFonts w:ascii="Times New Roman" w:hAnsi="Times New Roman" w:cs="Times New Roman" w:eastAsia="楷体_GB2312"/>
          </w:rPr>
          <w:t>月</w:t>
        </w:r>
      </w:ins>
      <w:ins w:id="21" w:author="user" w:date="2019-10-22T14:52:00Z">
        <w:r>
          <w:rPr>
            <w:rFonts w:eastAsia="楷体_GB2312" w:cs="Times New Roman" w:ascii="Times New Roman" w:hAnsi="Times New Roman"/>
          </w:rPr>
          <w:t>18</w:t>
        </w:r>
      </w:ins>
      <w:ins w:id="22" w:author="user" w:date="2019-10-22T14:52:00Z">
        <w:r>
          <w:rPr>
            <w:rFonts w:ascii="Times New Roman" w:hAnsi="Times New Roman" w:cs="Times New Roman" w:eastAsia="楷体_GB2312"/>
          </w:rPr>
          <w:t xml:space="preserve">日江苏省第十一届人民代表大会常务委员会第二十八次会议批准  </w:t>
        </w:r>
      </w:ins>
      <w:ins w:id="23" w:author="user" w:date="2019-10-22T14:52:00Z">
        <w:r>
          <w:rPr>
            <w:rFonts w:ascii="Times New Roman" w:hAnsi="Times New Roman" w:cs="Times New Roman" w:eastAsia="楷体_GB2312"/>
            <w:szCs w:val="32"/>
          </w:rPr>
          <w:t>根据</w:t>
        </w:r>
      </w:ins>
      <w:ins w:id="24" w:author="user" w:date="2019-10-22T14:52:00Z">
        <w:r>
          <w:rPr>
            <w:rFonts w:eastAsia="楷体_GB2312" w:cs="Times New Roman" w:ascii="Times New Roman" w:hAnsi="Times New Roman"/>
            <w:szCs w:val="32"/>
          </w:rPr>
          <w:t>2019</w:t>
        </w:r>
      </w:ins>
      <w:ins w:id="25" w:author="user" w:date="2019-10-22T14:52:00Z">
        <w:r>
          <w:rPr>
            <w:rFonts w:ascii="Times New Roman" w:hAnsi="Times New Roman" w:cs="Times New Roman" w:eastAsia="楷体_GB2312"/>
            <w:szCs w:val="32"/>
          </w:rPr>
          <w:t>年</w:t>
        </w:r>
      </w:ins>
      <w:ins w:id="26" w:author="user" w:date="2019-10-22T14:52:00Z">
        <w:r>
          <w:rPr>
            <w:rFonts w:eastAsia="楷体_GB2312" w:cs="Times New Roman" w:ascii="Times New Roman" w:hAnsi="Times New Roman"/>
            <w:szCs w:val="32"/>
          </w:rPr>
          <w:t>8</w:t>
        </w:r>
      </w:ins>
      <w:ins w:id="27" w:author="user" w:date="2019-10-22T14:52:00Z">
        <w:r>
          <w:rPr>
            <w:rFonts w:ascii="Times New Roman" w:hAnsi="Times New Roman" w:cs="Times New Roman" w:eastAsia="楷体_GB2312"/>
            <w:szCs w:val="32"/>
          </w:rPr>
          <w:t>月</w:t>
        </w:r>
      </w:ins>
      <w:ins w:id="28" w:author="user" w:date="2019-10-22T14:52:00Z">
        <w:r>
          <w:rPr>
            <w:rFonts w:eastAsia="楷体_GB2312" w:cs="Times New Roman" w:ascii="Times New Roman" w:hAnsi="Times New Roman"/>
            <w:szCs w:val="32"/>
          </w:rPr>
          <w:t>29</w:t>
        </w:r>
      </w:ins>
      <w:ins w:id="29" w:author="user" w:date="2019-10-22T14:52:00Z">
        <w:r>
          <w:rPr>
            <w:rFonts w:ascii="Times New Roman" w:hAnsi="Times New Roman" w:cs="Times New Roman" w:eastAsia="楷体_GB2312"/>
            <w:szCs w:val="32"/>
          </w:rPr>
          <w:t>日无锡市第十六届人民代表大会常务委员会第二十一次会议通过，</w:t>
        </w:r>
      </w:ins>
      <w:ins w:id="30" w:author="user" w:date="2019-10-22T14:52:00Z">
        <w:r>
          <w:rPr>
            <w:rFonts w:eastAsia="楷体_GB2312" w:cs="Times New Roman" w:ascii="Times New Roman" w:hAnsi="Times New Roman"/>
            <w:color w:val="000000"/>
          </w:rPr>
          <w:t>2019</w:t>
        </w:r>
      </w:ins>
      <w:ins w:id="31" w:author="user" w:date="2019-10-22T14:52:00Z">
        <w:r>
          <w:rPr>
            <w:rFonts w:ascii="Times New Roman" w:hAnsi="Times New Roman" w:cs="Times New Roman" w:eastAsia="楷体_GB2312"/>
            <w:color w:val="000000"/>
          </w:rPr>
          <w:t>年</w:t>
        </w:r>
      </w:ins>
      <w:ins w:id="32" w:author="user" w:date="2019-10-22T14:52:00Z">
        <w:r>
          <w:rPr>
            <w:rFonts w:eastAsia="楷体_GB2312" w:cs="Times New Roman" w:ascii="Times New Roman" w:hAnsi="Times New Roman"/>
            <w:color w:val="000000"/>
          </w:rPr>
          <w:t>9</w:t>
        </w:r>
      </w:ins>
      <w:ins w:id="33" w:author="user" w:date="2019-10-22T14:52:00Z">
        <w:r>
          <w:rPr>
            <w:rFonts w:ascii="Times New Roman" w:hAnsi="Times New Roman" w:cs="Times New Roman" w:eastAsia="楷体_GB2312"/>
            <w:color w:val="000000"/>
          </w:rPr>
          <w:t>月</w:t>
        </w:r>
      </w:ins>
      <w:ins w:id="34" w:author="user" w:date="2019-10-22T14:52:00Z">
        <w:r>
          <w:rPr>
            <w:rFonts w:eastAsia="楷体_GB2312" w:cs="Times New Roman" w:ascii="Times New Roman" w:hAnsi="Times New Roman"/>
            <w:color w:val="000000"/>
          </w:rPr>
          <w:t>27</w:t>
        </w:r>
      </w:ins>
      <w:ins w:id="35" w:author="user" w:date="2019-10-22T14:52:00Z">
        <w:r>
          <w:rPr>
            <w:rFonts w:ascii="Times New Roman" w:hAnsi="Times New Roman" w:cs="Times New Roman" w:eastAsia="楷体_GB2312"/>
            <w:color w:val="000000"/>
          </w:rPr>
          <w:t>日江苏省第十三届人民代表大会常务委员会第十一次会议批准</w:t>
        </w:r>
      </w:ins>
      <w:ins w:id="36" w:author="user" w:date="2019-10-22T14:52:00Z">
        <w:r>
          <w:rPr>
            <w:rFonts w:ascii="Times New Roman" w:hAnsi="Times New Roman" w:cs="Times New Roman" w:eastAsia="楷体_GB2312"/>
            <w:szCs w:val="32"/>
          </w:rPr>
          <w:t>的《关于修改〈无锡市禁止燃放烟花爆竹条例〉等五件地方性法规的决定》修正）</w:t>
        </w:r>
      </w:ins>
    </w:p>
    <w:p>
      <w:pPr>
        <w:pStyle w:val="Normal"/>
        <w:tabs>
          <w:tab w:val="clear" w:pos="425"/>
          <w:tab w:val="left" w:pos="9030" w:leader="none"/>
        </w:tabs>
        <w:ind w:endChars="19"/>
        <w:rPr>
          <w:ins w:id="39" w:author="user" w:date="2019-10-22T14:52:00Z"/>
          <w:rFonts w:ascii="Times New Roman" w:hAnsi="Times New Roman" w:eastAsia="楷体_GB2312" w:cs="Times New Roman"/>
          <w:szCs w:val="32"/>
        </w:rPr>
      </w:pPr>
      <w:ins w:id="38" w:author="user" w:date="2019-10-22T14:52:00Z">
        <w:r>
          <w:rPr>
            <w:rFonts w:eastAsia="楷体_GB2312" w:cs="Times New Roman" w:ascii="Times New Roman" w:hAnsi="Times New Roman"/>
            <w:szCs w:val="32"/>
          </w:rPr>
        </w:r>
      </w:ins>
    </w:p>
    <w:p>
      <w:pPr>
        <w:pStyle w:val="Normal"/>
        <w:ind w:firstLineChars="0" w:firstLine="0" w:endChars="0" w:end="0"/>
        <w:jc w:val="center"/>
        <w:rPr>
          <w:ins w:id="41" w:author="user" w:date="2019-10-22T14:52:00Z"/>
          <w:rFonts w:ascii="Times New Roman" w:hAnsi="Times New Roman" w:eastAsia="楷体_GB2312" w:cs="Times New Roman"/>
          <w:szCs w:val="32"/>
        </w:rPr>
      </w:pPr>
      <w:ins w:id="40" w:author="user" w:date="2019-10-22T14:52:00Z">
        <w:r>
          <w:rPr>
            <w:rFonts w:ascii="Times New Roman" w:hAnsi="Times New Roman" w:cs="Times New Roman" w:eastAsia="楷体_GB2312"/>
            <w:szCs w:val="32"/>
          </w:rPr>
          <w:t>目  录</w:t>
        </w:r>
      </w:ins>
    </w:p>
    <w:p>
      <w:pPr>
        <w:pStyle w:val="Normal"/>
        <w:ind w:firstLineChars="0" w:firstLine="0" w:endChars="0" w:end="0"/>
        <w:jc w:val="center"/>
        <w:rPr>
          <w:ins w:id="43" w:author="user" w:date="2019-10-22T14:52:00Z"/>
          <w:rFonts w:ascii="Times New Roman" w:hAnsi="Times New Roman" w:eastAsia="楷体_GB2312" w:cs="Times New Roman"/>
          <w:szCs w:val="32"/>
        </w:rPr>
      </w:pPr>
      <w:ins w:id="42" w:author="user" w:date="2019-10-22T14:52:00Z">
        <w:r>
          <w:rPr>
            <w:rFonts w:eastAsia="楷体_GB2312" w:cs="Times New Roman" w:ascii="Times New Roman" w:hAnsi="Times New Roman"/>
            <w:szCs w:val="32"/>
          </w:rPr>
        </w:r>
      </w:ins>
    </w:p>
    <w:p>
      <w:pPr>
        <w:pStyle w:val="Normal"/>
        <w:ind w:endChars="0" w:end="0"/>
        <w:rPr>
          <w:ins w:id="45" w:author="user" w:date="2019-10-22T14:52:00Z"/>
          <w:rFonts w:ascii="Times New Roman" w:hAnsi="Times New Roman" w:eastAsia="楷体_GB2312" w:cs="Times New Roman"/>
          <w:szCs w:val="32"/>
        </w:rPr>
      </w:pPr>
      <w:ins w:id="44" w:author="user" w:date="2019-10-22T14:52:00Z">
        <w:r>
          <w:rPr>
            <w:rFonts w:ascii="Times New Roman" w:hAnsi="Times New Roman" w:cs="Times New Roman" w:eastAsia="楷体_GB2312"/>
            <w:szCs w:val="32"/>
          </w:rPr>
          <w:t>第一章  总则</w:t>
        </w:r>
      </w:ins>
    </w:p>
    <w:p>
      <w:pPr>
        <w:pStyle w:val="Normal"/>
        <w:ind w:endChars="0" w:end="0"/>
        <w:rPr>
          <w:ins w:id="47" w:author="user" w:date="2019-10-22T14:52:00Z"/>
          <w:rFonts w:ascii="Times New Roman" w:hAnsi="Times New Roman" w:eastAsia="楷体_GB2312" w:cs="Times New Roman"/>
          <w:szCs w:val="32"/>
        </w:rPr>
      </w:pPr>
      <w:ins w:id="46" w:author="user" w:date="2019-10-22T14:52:00Z">
        <w:r>
          <w:rPr>
            <w:rFonts w:ascii="Times New Roman" w:hAnsi="Times New Roman" w:cs="Times New Roman" w:eastAsia="楷体_GB2312"/>
            <w:szCs w:val="32"/>
          </w:rPr>
          <w:t>第二章  市容和环境卫生责任区制度</w:t>
        </w:r>
      </w:ins>
    </w:p>
    <w:p>
      <w:pPr>
        <w:pStyle w:val="Normal"/>
        <w:ind w:endChars="0" w:end="0"/>
        <w:rPr>
          <w:ins w:id="49" w:author="user" w:date="2019-10-22T14:52:00Z"/>
          <w:rFonts w:ascii="Times New Roman" w:hAnsi="Times New Roman" w:eastAsia="楷体_GB2312" w:cs="Times New Roman"/>
          <w:szCs w:val="32"/>
        </w:rPr>
      </w:pPr>
      <w:ins w:id="48" w:author="user" w:date="2019-10-22T14:52:00Z">
        <w:r>
          <w:rPr>
            <w:rFonts w:ascii="Times New Roman" w:hAnsi="Times New Roman" w:cs="Times New Roman" w:eastAsia="楷体_GB2312"/>
            <w:szCs w:val="32"/>
          </w:rPr>
          <w:t>第三章  市容管理</w:t>
        </w:r>
      </w:ins>
    </w:p>
    <w:p>
      <w:pPr>
        <w:pStyle w:val="Normal"/>
        <w:ind w:firstLineChars="400" w:endChars="0" w:end="0"/>
        <w:rPr>
          <w:ins w:id="51" w:author="user" w:date="2019-10-22T14:52:00Z"/>
          <w:rFonts w:ascii="Times New Roman" w:hAnsi="Times New Roman" w:eastAsia="楷体_GB2312" w:cs="Times New Roman"/>
          <w:szCs w:val="32"/>
        </w:rPr>
      </w:pPr>
      <w:ins w:id="50" w:author="user" w:date="2019-10-22T14:52:00Z">
        <w:r>
          <w:rPr>
            <w:rFonts w:ascii="Times New Roman" w:hAnsi="Times New Roman" w:cs="Times New Roman" w:eastAsia="楷体_GB2312"/>
            <w:szCs w:val="32"/>
          </w:rPr>
          <w:t>第一节  建筑物、构筑物</w:t>
        </w:r>
      </w:ins>
    </w:p>
    <w:p>
      <w:pPr>
        <w:pStyle w:val="Normal"/>
        <w:ind w:firstLineChars="400" w:endChars="0" w:end="0"/>
        <w:rPr>
          <w:ins w:id="53" w:author="user" w:date="2019-10-22T14:52:00Z"/>
          <w:rFonts w:ascii="Times New Roman" w:hAnsi="Times New Roman" w:eastAsia="楷体_GB2312" w:cs="Times New Roman"/>
          <w:szCs w:val="32"/>
        </w:rPr>
      </w:pPr>
      <w:ins w:id="52" w:author="user" w:date="2019-10-22T14:52:00Z">
        <w:r>
          <w:rPr>
            <w:rFonts w:ascii="Times New Roman" w:hAnsi="Times New Roman" w:cs="Times New Roman" w:eastAsia="楷体_GB2312"/>
            <w:szCs w:val="32"/>
          </w:rPr>
          <w:t>第二节  户外广告</w:t>
        </w:r>
      </w:ins>
    </w:p>
    <w:p>
      <w:pPr>
        <w:pStyle w:val="Normal"/>
        <w:ind w:firstLineChars="400" w:endChars="0" w:end="0"/>
        <w:rPr>
          <w:ins w:id="55" w:author="user" w:date="2019-10-22T14:52:00Z"/>
          <w:rFonts w:ascii="Times New Roman" w:hAnsi="Times New Roman" w:eastAsia="楷体_GB2312" w:cs="Times New Roman"/>
          <w:szCs w:val="32"/>
        </w:rPr>
      </w:pPr>
      <w:ins w:id="54" w:author="user" w:date="2019-10-22T14:52:00Z">
        <w:r>
          <w:rPr>
            <w:rFonts w:ascii="Times New Roman" w:hAnsi="Times New Roman" w:cs="Times New Roman" w:eastAsia="楷体_GB2312"/>
            <w:szCs w:val="32"/>
          </w:rPr>
          <w:t>第三节  城市道路、公共场地</w:t>
        </w:r>
      </w:ins>
    </w:p>
    <w:p>
      <w:pPr>
        <w:pStyle w:val="Normal"/>
        <w:ind w:firstLineChars="400" w:endChars="0" w:end="0"/>
        <w:rPr>
          <w:ins w:id="57" w:author="user" w:date="2019-10-22T14:52:00Z"/>
          <w:rFonts w:ascii="Times New Roman" w:hAnsi="Times New Roman" w:eastAsia="楷体_GB2312" w:cs="Times New Roman"/>
          <w:szCs w:val="32"/>
        </w:rPr>
      </w:pPr>
      <w:ins w:id="56" w:author="user" w:date="2019-10-22T14:52:00Z">
        <w:r>
          <w:rPr>
            <w:rFonts w:ascii="Times New Roman" w:hAnsi="Times New Roman" w:cs="Times New Roman" w:eastAsia="楷体_GB2312"/>
            <w:szCs w:val="32"/>
          </w:rPr>
          <w:t>第四节  建设工地</w:t>
        </w:r>
      </w:ins>
    </w:p>
    <w:p>
      <w:pPr>
        <w:pStyle w:val="Normal"/>
        <w:ind w:firstLineChars="400" w:endChars="0" w:end="0"/>
        <w:rPr>
          <w:ins w:id="59" w:author="user" w:date="2019-10-22T14:52:00Z"/>
          <w:rFonts w:ascii="Times New Roman" w:hAnsi="Times New Roman" w:eastAsia="楷体_GB2312" w:cs="Times New Roman"/>
          <w:szCs w:val="32"/>
        </w:rPr>
      </w:pPr>
      <w:ins w:id="58" w:author="user" w:date="2019-10-22T14:52:00Z">
        <w:r>
          <w:rPr>
            <w:rFonts w:ascii="Times New Roman" w:hAnsi="Times New Roman" w:cs="Times New Roman" w:eastAsia="楷体_GB2312"/>
            <w:szCs w:val="32"/>
          </w:rPr>
          <w:t>第五节  居住区</w:t>
        </w:r>
      </w:ins>
    </w:p>
    <w:p>
      <w:pPr>
        <w:pStyle w:val="Normal"/>
        <w:ind w:endChars="0" w:end="0"/>
        <w:rPr>
          <w:ins w:id="61" w:author="user" w:date="2019-10-22T14:52:00Z"/>
          <w:rFonts w:ascii="Times New Roman" w:hAnsi="Times New Roman" w:eastAsia="楷体_GB2312" w:cs="Times New Roman"/>
          <w:szCs w:val="32"/>
        </w:rPr>
      </w:pPr>
      <w:ins w:id="60" w:author="user" w:date="2019-10-22T14:52:00Z">
        <w:r>
          <w:rPr>
            <w:rFonts w:ascii="Times New Roman" w:hAnsi="Times New Roman" w:cs="Times New Roman" w:eastAsia="楷体_GB2312"/>
            <w:szCs w:val="32"/>
          </w:rPr>
          <w:t>第四章  环境卫生管理</w:t>
        </w:r>
      </w:ins>
    </w:p>
    <w:p>
      <w:pPr>
        <w:pStyle w:val="Normal"/>
        <w:ind w:firstLineChars="400" w:endChars="0" w:end="0"/>
        <w:rPr>
          <w:ins w:id="63" w:author="user" w:date="2019-10-22T14:52:00Z"/>
          <w:rFonts w:ascii="Times New Roman" w:hAnsi="Times New Roman" w:eastAsia="楷体_GB2312" w:cs="Times New Roman"/>
          <w:szCs w:val="32"/>
        </w:rPr>
      </w:pPr>
      <w:ins w:id="62" w:author="user" w:date="2019-10-22T14:52:00Z">
        <w:r>
          <w:rPr>
            <w:rFonts w:ascii="Times New Roman" w:hAnsi="Times New Roman" w:cs="Times New Roman" w:eastAsia="楷体_GB2312"/>
            <w:szCs w:val="32"/>
          </w:rPr>
          <w:t>第一节  环境卫生</w:t>
        </w:r>
      </w:ins>
    </w:p>
    <w:p>
      <w:pPr>
        <w:pStyle w:val="Normal"/>
        <w:ind w:firstLineChars="400" w:endChars="0" w:end="0"/>
        <w:rPr>
          <w:ins w:id="65" w:author="user" w:date="2019-10-22T14:52:00Z"/>
          <w:rFonts w:ascii="Times New Roman" w:hAnsi="Times New Roman" w:eastAsia="楷体_GB2312" w:cs="Times New Roman"/>
          <w:szCs w:val="32"/>
        </w:rPr>
      </w:pPr>
      <w:ins w:id="64" w:author="user" w:date="2019-10-22T14:52:00Z">
        <w:r>
          <w:rPr>
            <w:rFonts w:ascii="Times New Roman" w:hAnsi="Times New Roman" w:cs="Times New Roman" w:eastAsia="楷体_GB2312"/>
            <w:szCs w:val="32"/>
          </w:rPr>
          <w:t>第二节  生活垃圾和餐厨废弃物</w:t>
        </w:r>
      </w:ins>
    </w:p>
    <w:p>
      <w:pPr>
        <w:pStyle w:val="Normal"/>
        <w:ind w:firstLineChars="400" w:endChars="0" w:end="0"/>
        <w:rPr>
          <w:ins w:id="67" w:author="user" w:date="2019-10-22T14:52:00Z"/>
          <w:rFonts w:ascii="Times New Roman" w:hAnsi="Times New Roman" w:eastAsia="楷体_GB2312" w:cs="Times New Roman"/>
          <w:szCs w:val="32"/>
        </w:rPr>
      </w:pPr>
      <w:ins w:id="66" w:author="user" w:date="2019-10-22T14:52:00Z">
        <w:r>
          <w:rPr>
            <w:rFonts w:ascii="Times New Roman" w:hAnsi="Times New Roman" w:cs="Times New Roman" w:eastAsia="楷体_GB2312"/>
            <w:szCs w:val="32"/>
          </w:rPr>
          <w:t>第三节  环境卫生设施</w:t>
        </w:r>
      </w:ins>
    </w:p>
    <w:p>
      <w:pPr>
        <w:pStyle w:val="Normal"/>
        <w:ind w:endChars="0" w:end="0"/>
        <w:rPr>
          <w:ins w:id="69" w:author="user" w:date="2019-10-22T14:52:00Z"/>
          <w:rFonts w:ascii="Times New Roman" w:hAnsi="Times New Roman" w:eastAsia="楷体_GB2312" w:cs="Times New Roman"/>
          <w:szCs w:val="32"/>
        </w:rPr>
      </w:pPr>
      <w:ins w:id="68" w:author="user" w:date="2019-10-22T14:52:00Z">
        <w:r>
          <w:rPr>
            <w:rFonts w:ascii="Times New Roman" w:hAnsi="Times New Roman" w:cs="Times New Roman" w:eastAsia="楷体_GB2312"/>
            <w:szCs w:val="32"/>
          </w:rPr>
          <w:t>第五章  法律责任</w:t>
        </w:r>
      </w:ins>
    </w:p>
    <w:p>
      <w:pPr>
        <w:pStyle w:val="Normal"/>
        <w:ind w:endChars="0" w:end="0"/>
        <w:rPr>
          <w:ins w:id="71" w:author="user" w:date="2019-10-22T14:52:00Z"/>
          <w:rFonts w:ascii="Times New Roman" w:hAnsi="Times New Roman" w:eastAsia="楷体_GB2312" w:cs="Times New Roman"/>
          <w:szCs w:val="32"/>
        </w:rPr>
      </w:pPr>
      <w:ins w:id="70" w:author="user" w:date="2019-10-22T14:52:00Z">
        <w:r>
          <w:rPr>
            <w:rFonts w:ascii="Times New Roman" w:hAnsi="Times New Roman" w:cs="Times New Roman" w:eastAsia="楷体_GB2312"/>
            <w:szCs w:val="32"/>
          </w:rPr>
          <w:t>第六章  附则</w:t>
        </w:r>
      </w:ins>
    </w:p>
    <w:p>
      <w:pPr>
        <w:pStyle w:val="Normal"/>
        <w:ind w:endChars="0" w:end="0"/>
        <w:rPr>
          <w:ins w:id="73" w:author="user" w:date="2019-10-22T14:52:00Z"/>
          <w:rFonts w:ascii="Times New Roman" w:hAnsi="Times New Roman" w:eastAsia="楷体_GB2312" w:cs="Times New Roman"/>
          <w:szCs w:val="32"/>
        </w:rPr>
      </w:pPr>
      <w:ins w:id="72" w:author="user" w:date="2019-10-22T14:52:00Z">
        <w:r>
          <w:rPr>
            <w:rFonts w:eastAsia="楷体_GB2312" w:cs="Times New Roman" w:ascii="Times New Roman" w:hAnsi="Times New Roman"/>
            <w:szCs w:val="32"/>
          </w:rPr>
        </w:r>
      </w:ins>
    </w:p>
    <w:p>
      <w:pPr>
        <w:pStyle w:val="Normal"/>
        <w:ind w:firstLineChars="0" w:firstLine="0" w:endChars="0" w:end="0"/>
        <w:jc w:val="center"/>
        <w:rPr>
          <w:ins w:id="75" w:author="user" w:date="2019-10-22T14:52:00Z"/>
          <w:rFonts w:ascii="Times New Roman" w:hAnsi="Times New Roman" w:eastAsia="黑体" w:cs="Times New Roman"/>
          <w:bCs/>
          <w:szCs w:val="32"/>
        </w:rPr>
      </w:pPr>
      <w:ins w:id="74" w:author="user" w:date="2019-10-22T14:52:00Z">
        <w:r>
          <w:rPr>
            <w:rFonts w:ascii="Times New Roman" w:hAnsi="Times New Roman" w:cs="Times New Roman" w:eastAsia="黑体"/>
            <w:bCs/>
            <w:szCs w:val="32"/>
          </w:rPr>
          <w:t>第一章  总则</w:t>
        </w:r>
      </w:ins>
    </w:p>
    <w:p>
      <w:pPr>
        <w:pStyle w:val="Normal"/>
        <w:ind w:endChars="0" w:end="0"/>
        <w:jc w:val="center"/>
        <w:rPr>
          <w:ins w:id="77" w:author="user" w:date="2019-10-22T14:52:00Z"/>
          <w:rFonts w:ascii="Times New Roman" w:hAnsi="Times New Roman" w:eastAsia="黑体" w:cs="Times New Roman"/>
          <w:bCs/>
          <w:szCs w:val="32"/>
        </w:rPr>
      </w:pPr>
      <w:ins w:id="76" w:author="user" w:date="2019-10-22T14:52:00Z">
        <w:r>
          <w:rPr>
            <w:rFonts w:eastAsia="黑体" w:cs="Times New Roman" w:ascii="Times New Roman" w:hAnsi="Times New Roman"/>
            <w:bCs/>
            <w:szCs w:val="32"/>
          </w:rPr>
        </w:r>
      </w:ins>
    </w:p>
    <w:p>
      <w:pPr>
        <w:pStyle w:val="Normal"/>
        <w:ind w:endChars="0" w:end="0"/>
        <w:rPr>
          <w:ins w:id="80" w:author="user" w:date="2019-10-22T14:52:00Z"/>
          <w:rFonts w:ascii="Times New Roman" w:hAnsi="Times New Roman" w:cs="Times New Roman"/>
          <w:szCs w:val="32"/>
        </w:rPr>
      </w:pPr>
      <w:ins w:id="78" w:author="user" w:date="2019-10-22T14:52:00Z">
        <w:r>
          <w:rPr>
            <w:rFonts w:ascii="Times New Roman" w:hAnsi="Times New Roman" w:cs="Times New Roman" w:eastAsia="黑体"/>
            <w:szCs w:val="32"/>
          </w:rPr>
          <w:t>第一条</w:t>
        </w:r>
      </w:ins>
      <w:ins w:id="79" w:author="user" w:date="2019-10-22T14:52:00Z">
        <w:r>
          <w:rPr>
            <w:rFonts w:ascii="Times New Roman" w:hAnsi="Times New Roman" w:cs="Times New Roman"/>
            <w:szCs w:val="32"/>
          </w:rPr>
          <w:t xml:space="preserve">  为了加强市容和环境卫生管理，建设整洁、优美、文明的宜居城市，根据有关法律、法规，结合本市实际，制定本条例。</w:t>
        </w:r>
      </w:ins>
    </w:p>
    <w:p>
      <w:pPr>
        <w:pStyle w:val="Normal"/>
        <w:ind w:endChars="0" w:end="0"/>
        <w:rPr>
          <w:ins w:id="83" w:author="user" w:date="2019-10-22T14:52:00Z"/>
          <w:rFonts w:ascii="Times New Roman" w:hAnsi="Times New Roman" w:cs="Times New Roman"/>
          <w:szCs w:val="32"/>
        </w:rPr>
      </w:pPr>
      <w:ins w:id="81" w:author="user" w:date="2019-10-22T14:52:00Z">
        <w:r>
          <w:rPr>
            <w:rFonts w:ascii="Times New Roman" w:hAnsi="Times New Roman" w:cs="Times New Roman" w:eastAsia="黑体"/>
            <w:szCs w:val="32"/>
          </w:rPr>
          <w:t>第二条</w:t>
        </w:r>
      </w:ins>
      <w:ins w:id="82" w:author="user" w:date="2019-10-22T14:52:00Z">
        <w:r>
          <w:rPr>
            <w:rFonts w:ascii="Times New Roman" w:hAnsi="Times New Roman" w:cs="Times New Roman"/>
            <w:szCs w:val="32"/>
          </w:rPr>
          <w:t xml:space="preserve">  本条例适用于本市行政区域内的城市化地区。城市化地区的范围，由市、县级市人民政府公布。</w:t>
        </w:r>
      </w:ins>
    </w:p>
    <w:p>
      <w:pPr>
        <w:pStyle w:val="Normal"/>
        <w:ind w:endChars="0" w:end="0"/>
        <w:rPr>
          <w:ins w:id="86" w:author="user" w:date="2019-10-22T14:52:00Z"/>
          <w:rFonts w:ascii="Times New Roman" w:hAnsi="Times New Roman" w:cs="Times New Roman"/>
          <w:szCs w:val="32"/>
        </w:rPr>
      </w:pPr>
      <w:ins w:id="84" w:author="user" w:date="2019-10-22T14:52:00Z">
        <w:r>
          <w:rPr>
            <w:rFonts w:ascii="Times New Roman" w:hAnsi="Times New Roman" w:cs="Times New Roman" w:eastAsia="黑体"/>
            <w:szCs w:val="32"/>
          </w:rPr>
          <w:t>第三条</w:t>
        </w:r>
      </w:ins>
      <w:ins w:id="85" w:author="user" w:date="2019-10-22T14:52:00Z">
        <w:r>
          <w:rPr>
            <w:rFonts w:ascii="Times New Roman" w:hAnsi="Times New Roman" w:cs="Times New Roman"/>
            <w:szCs w:val="32"/>
          </w:rPr>
          <w:t xml:space="preserve">  市容和环境卫生管理工作坚持专业管理和群众监督、行政管理和市场机制运作相结合，实行统一领导、分级负责、属地管理、公众参与、社会监督的原则。</w:t>
        </w:r>
      </w:ins>
    </w:p>
    <w:p>
      <w:pPr>
        <w:pStyle w:val="Normal"/>
        <w:ind w:endChars="0" w:end="0"/>
        <w:rPr>
          <w:ins w:id="89" w:author="user" w:date="2019-10-22T14:52:00Z"/>
          <w:rFonts w:ascii="Times New Roman" w:hAnsi="Times New Roman" w:cs="Times New Roman"/>
          <w:szCs w:val="32"/>
        </w:rPr>
      </w:pPr>
      <w:ins w:id="87" w:author="user" w:date="2019-10-22T14:52:00Z">
        <w:r>
          <w:rPr>
            <w:rFonts w:ascii="Times New Roman" w:hAnsi="Times New Roman" w:cs="Times New Roman" w:eastAsia="黑体"/>
            <w:szCs w:val="32"/>
          </w:rPr>
          <w:t>第四条</w:t>
        </w:r>
      </w:ins>
      <w:ins w:id="88" w:author="user" w:date="2019-10-22T14:52:00Z">
        <w:r>
          <w:rPr>
            <w:rFonts w:ascii="Times New Roman" w:hAnsi="Times New Roman" w:cs="Times New Roman"/>
            <w:szCs w:val="32"/>
          </w:rPr>
          <w:t xml:space="preserve">  各级人民政府应当加强对市容和环境卫生管理工作的领导，将市容和环境卫生事业纳入国民经济和社会发展计划，建立健全以公共财政为基础的多元化投入机制，保证市容和环境卫生事业发展的需要。</w:t>
        </w:r>
      </w:ins>
    </w:p>
    <w:p>
      <w:pPr>
        <w:pStyle w:val="Normal"/>
        <w:ind w:endChars="0" w:end="0"/>
        <w:rPr>
          <w:ins w:id="92" w:author="user" w:date="2019-10-22T14:52:00Z"/>
          <w:rFonts w:ascii="Times New Roman" w:hAnsi="Times New Roman" w:cs="Times New Roman"/>
          <w:szCs w:val="32"/>
        </w:rPr>
      </w:pPr>
      <w:ins w:id="90" w:author="user" w:date="2019-10-22T14:52:00Z">
        <w:r>
          <w:rPr>
            <w:rFonts w:ascii="Times New Roman" w:hAnsi="Times New Roman" w:cs="Times New Roman" w:eastAsia="黑体"/>
            <w:szCs w:val="32"/>
          </w:rPr>
          <w:t>第五条</w:t>
        </w:r>
      </w:ins>
      <w:ins w:id="91" w:author="user" w:date="2019-10-22T14:52:00Z">
        <w:r>
          <w:rPr>
            <w:rFonts w:ascii="Times New Roman" w:hAnsi="Times New Roman" w:cs="Times New Roman"/>
            <w:szCs w:val="32"/>
          </w:rPr>
          <w:t xml:space="preserve">  市、县级市、区人民政府设立的城市管理委员会为议事协调机构，负责对城市管理重大事项进行组织、协调和指导。</w:t>
        </w:r>
      </w:ins>
    </w:p>
    <w:p>
      <w:pPr>
        <w:pStyle w:val="Normal"/>
        <w:ind w:endChars="0" w:end="0"/>
        <w:rPr>
          <w:ins w:id="94" w:author="user" w:date="2019-10-22T14:52:00Z"/>
          <w:rFonts w:ascii="Times New Roman" w:hAnsi="Times New Roman" w:cs="Times New Roman"/>
          <w:szCs w:val="32"/>
        </w:rPr>
      </w:pPr>
      <w:ins w:id="93" w:author="user" w:date="2019-10-22T14:52:00Z">
        <w:r>
          <w:rPr>
            <w:rFonts w:ascii="Times New Roman" w:hAnsi="Times New Roman" w:cs="Times New Roman"/>
            <w:szCs w:val="32"/>
          </w:rPr>
          <w:t>城市管理委员会的组成形式和议事制度由同级人民政府决定。</w:t>
        </w:r>
      </w:ins>
    </w:p>
    <w:p>
      <w:pPr>
        <w:pStyle w:val="Normal"/>
        <w:ind w:endChars="0" w:end="0"/>
        <w:rPr>
          <w:ins w:id="97" w:author="user" w:date="2019-10-22T14:52:00Z"/>
          <w:rFonts w:ascii="Times New Roman" w:hAnsi="Times New Roman" w:cs="Times New Roman"/>
          <w:szCs w:val="32"/>
        </w:rPr>
      </w:pPr>
      <w:ins w:id="95" w:author="user" w:date="2019-10-22T14:52:00Z">
        <w:r>
          <w:rPr>
            <w:rFonts w:ascii="Times New Roman" w:hAnsi="Times New Roman" w:cs="Times New Roman" w:eastAsia="黑体"/>
            <w:szCs w:val="32"/>
          </w:rPr>
          <w:t>第六条</w:t>
        </w:r>
      </w:ins>
      <w:ins w:id="96" w:author="user" w:date="2019-10-22T14:52:00Z">
        <w:r>
          <w:rPr>
            <w:rFonts w:ascii="Times New Roman" w:hAnsi="Times New Roman" w:cs="Times New Roman"/>
            <w:szCs w:val="32"/>
          </w:rPr>
          <w:t xml:space="preserve">  市、县级市、区城市管理行政主管部门按照职责分工，主管本行政区域内市容和环境卫生管理工作。</w:t>
        </w:r>
      </w:ins>
    </w:p>
    <w:p>
      <w:pPr>
        <w:pStyle w:val="Normal"/>
        <w:ind w:endChars="0" w:end="0"/>
        <w:rPr>
          <w:ins w:id="99" w:author="user" w:date="2019-10-22T14:52:00Z"/>
          <w:rFonts w:ascii="Times New Roman" w:hAnsi="Times New Roman" w:cs="Times New Roman"/>
          <w:szCs w:val="32"/>
        </w:rPr>
      </w:pPr>
      <w:ins w:id="98" w:author="user" w:date="2019-10-22T14:52:00Z">
        <w:r>
          <w:rPr>
            <w:rFonts w:ascii="Times New Roman" w:hAnsi="Times New Roman" w:cs="Times New Roman"/>
            <w:szCs w:val="32"/>
          </w:rPr>
          <w:t>城市管理综合行政执法部门具体负责市容和环境卫生的行政执法工作。实行相对集中行政处罚权的，按照国家、省、市有关规定执行。</w:t>
        </w:r>
      </w:ins>
    </w:p>
    <w:p>
      <w:pPr>
        <w:pStyle w:val="Normal"/>
        <w:ind w:endChars="0" w:end="0"/>
        <w:rPr>
          <w:ins w:id="101" w:author="user" w:date="2019-10-22T14:52:00Z"/>
          <w:rFonts w:ascii="Times New Roman" w:hAnsi="Times New Roman" w:cs="Times New Roman"/>
          <w:szCs w:val="32"/>
        </w:rPr>
      </w:pPr>
      <w:ins w:id="100" w:author="user" w:date="2019-10-22T14:52:00Z">
        <w:r>
          <w:rPr>
            <w:rFonts w:ascii="Times New Roman" w:hAnsi="Times New Roman" w:cs="Times New Roman"/>
            <w:szCs w:val="32"/>
          </w:rPr>
          <w:t>环境卫生管理机构依照法定职责负责环境卫生日常管理工作。</w:t>
        </w:r>
      </w:ins>
    </w:p>
    <w:p>
      <w:pPr>
        <w:pStyle w:val="Normal"/>
        <w:ind w:endChars="0" w:end="0"/>
        <w:rPr>
          <w:ins w:id="104" w:author="user" w:date="2019-10-22T14:52:00Z"/>
          <w:rFonts w:ascii="Times New Roman" w:hAnsi="Times New Roman" w:cs="Times New Roman"/>
          <w:szCs w:val="32"/>
        </w:rPr>
      </w:pPr>
      <w:ins w:id="102" w:author="user" w:date="2019-10-22T14:52:00Z">
        <w:r>
          <w:rPr>
            <w:rFonts w:ascii="Times New Roman" w:hAnsi="Times New Roman" w:cs="Times New Roman" w:eastAsia="黑体"/>
            <w:szCs w:val="32"/>
          </w:rPr>
          <w:t>第七条</w:t>
        </w:r>
      </w:ins>
      <w:ins w:id="103" w:author="user" w:date="2019-10-22T14:52:00Z">
        <w:r>
          <w:rPr>
            <w:rFonts w:ascii="Times New Roman" w:hAnsi="Times New Roman" w:cs="Times New Roman"/>
            <w:szCs w:val="32"/>
          </w:rPr>
          <w:t xml:space="preserve">  自然资源规划、住房城乡建设、公安、市场监管、市政园林、生态环境、卫生健康、交通运输等行政主管部门，按照各自的职责，协同做好市容和环境卫生管理工作。</w:t>
        </w:r>
      </w:ins>
    </w:p>
    <w:p>
      <w:pPr>
        <w:pStyle w:val="Normal"/>
        <w:ind w:endChars="0" w:end="0"/>
        <w:rPr>
          <w:ins w:id="108" w:author="user" w:date="2019-10-22T14:52:00Z"/>
          <w:rFonts w:ascii="Times New Roman" w:hAnsi="Times New Roman" w:cs="Times New Roman"/>
          <w:szCs w:val="32"/>
        </w:rPr>
      </w:pPr>
      <w:ins w:id="105" w:author="user" w:date="2019-10-22T14:52:00Z">
        <w:r>
          <w:rPr>
            <w:rFonts w:ascii="Times New Roman" w:hAnsi="Times New Roman" w:cs="Times New Roman" w:eastAsia="黑体"/>
            <w:szCs w:val="32"/>
          </w:rPr>
          <w:t>第八条</w:t>
        </w:r>
      </w:ins>
      <w:ins w:id="106" w:author="user" w:date="2019-10-22T14:52:00Z">
        <w:r>
          <w:rPr>
            <w:rFonts w:ascii="Times New Roman" w:hAnsi="Times New Roman" w:cs="Times New Roman"/>
            <w:szCs w:val="32"/>
          </w:rPr>
          <w:t xml:space="preserve">  市容和环境卫生工作实行数字化管理，建立统一的</w:t>
        </w:r>
      </w:ins>
      <w:ins w:id="107" w:author="user" w:date="2019-10-22T14:52:00Z">
        <w:r>
          <w:rPr>
            <w:rFonts w:ascii="Times New Roman" w:hAnsi="Times New Roman" w:cs="Times New Roman"/>
            <w:spacing w:val="6"/>
            <w:szCs w:val="32"/>
          </w:rPr>
          <w:t>城市管理信息系统，实现资源整合和信息共享，提高城市管理效能。</w:t>
        </w:r>
      </w:ins>
    </w:p>
    <w:p>
      <w:pPr>
        <w:pStyle w:val="Normal"/>
        <w:ind w:endChars="0" w:end="0"/>
        <w:rPr>
          <w:ins w:id="111" w:author="user" w:date="2019-10-22T14:52:00Z"/>
          <w:rFonts w:ascii="Times New Roman" w:hAnsi="Times New Roman" w:cs="Times New Roman"/>
          <w:szCs w:val="32"/>
        </w:rPr>
      </w:pPr>
      <w:ins w:id="109" w:author="user" w:date="2019-10-22T14:52:00Z">
        <w:r>
          <w:rPr>
            <w:rFonts w:ascii="Times New Roman" w:hAnsi="Times New Roman" w:cs="Times New Roman" w:eastAsia="黑体"/>
            <w:szCs w:val="32"/>
          </w:rPr>
          <w:t>第九条</w:t>
        </w:r>
      </w:ins>
      <w:ins w:id="110" w:author="user" w:date="2019-10-22T14:52:00Z">
        <w:r>
          <w:rPr>
            <w:rFonts w:ascii="Times New Roman" w:hAnsi="Times New Roman" w:cs="Times New Roman"/>
            <w:szCs w:val="32"/>
          </w:rPr>
          <w:t xml:space="preserve">  任何单位和个人有享受整洁、优美城市环境的权利，对损害市容和环境卫生的行为有权劝阻和举报。</w:t>
        </w:r>
      </w:ins>
    </w:p>
    <w:p>
      <w:pPr>
        <w:pStyle w:val="Normal"/>
        <w:ind w:endChars="0" w:end="0"/>
        <w:rPr>
          <w:ins w:id="113" w:author="user" w:date="2019-10-22T14:52:00Z"/>
          <w:rFonts w:ascii="Times New Roman" w:hAnsi="Times New Roman" w:cs="Times New Roman"/>
          <w:szCs w:val="32"/>
        </w:rPr>
      </w:pPr>
      <w:ins w:id="112" w:author="user" w:date="2019-10-22T14:52:00Z">
        <w:r>
          <w:rPr>
            <w:rFonts w:ascii="Times New Roman" w:hAnsi="Times New Roman" w:cs="Times New Roman"/>
            <w:szCs w:val="32"/>
          </w:rPr>
          <w:t>鼓励单位和个人参加市容和环境卫生公益活动。</w:t>
        </w:r>
      </w:ins>
    </w:p>
    <w:p>
      <w:pPr>
        <w:pStyle w:val="Normal"/>
        <w:ind w:endChars="0" w:end="0"/>
        <w:rPr>
          <w:ins w:id="115" w:author="user" w:date="2019-10-22T14:52:00Z"/>
          <w:rFonts w:ascii="Times New Roman" w:hAnsi="Times New Roman" w:cs="Times New Roman"/>
          <w:szCs w:val="32"/>
        </w:rPr>
      </w:pPr>
      <w:ins w:id="114" w:author="user" w:date="2019-10-22T14:52:00Z">
        <w:r>
          <w:rPr>
            <w:rFonts w:ascii="Times New Roman" w:hAnsi="Times New Roman" w:cs="Times New Roman"/>
            <w:szCs w:val="32"/>
          </w:rPr>
          <w:t>对在市容和环境卫生工作中取得突出成绩的单位和个人，各级人民政府应当给予表彰和奖励。</w:t>
        </w:r>
      </w:ins>
    </w:p>
    <w:p>
      <w:pPr>
        <w:pStyle w:val="Normal"/>
        <w:ind w:firstLineChars="0" w:firstLine="0" w:endChars="0" w:end="0"/>
        <w:jc w:val="center"/>
        <w:rPr>
          <w:ins w:id="117" w:author="user" w:date="2019-10-22T14:52:00Z"/>
          <w:rFonts w:ascii="Times New Roman" w:hAnsi="Times New Roman" w:eastAsia="黑体" w:cs="Times New Roman"/>
          <w:bCs/>
          <w:szCs w:val="32"/>
        </w:rPr>
      </w:pPr>
      <w:ins w:id="116" w:author="user" w:date="2019-10-22T14:52:00Z">
        <w:r>
          <w:rPr>
            <w:rFonts w:eastAsia="黑体" w:cs="Times New Roman" w:ascii="Times New Roman" w:hAnsi="Times New Roman"/>
            <w:bCs/>
            <w:szCs w:val="32"/>
          </w:rPr>
        </w:r>
      </w:ins>
    </w:p>
    <w:p>
      <w:pPr>
        <w:pStyle w:val="Normal"/>
        <w:ind w:firstLineChars="0" w:firstLine="0" w:endChars="0" w:end="0"/>
        <w:jc w:val="center"/>
        <w:rPr>
          <w:ins w:id="119" w:author="user" w:date="2019-10-22T14:52:00Z"/>
          <w:rFonts w:ascii="Times New Roman" w:hAnsi="Times New Roman" w:eastAsia="黑体" w:cs="Times New Roman"/>
          <w:bCs/>
          <w:szCs w:val="32"/>
        </w:rPr>
      </w:pPr>
      <w:ins w:id="118" w:author="user" w:date="2019-10-22T14:52:00Z">
        <w:r>
          <w:rPr>
            <w:rFonts w:ascii="Times New Roman" w:hAnsi="Times New Roman" w:cs="Times New Roman" w:eastAsia="黑体"/>
            <w:bCs/>
            <w:szCs w:val="32"/>
          </w:rPr>
          <w:t>第二章  市容和环境卫生责任区制度</w:t>
        </w:r>
      </w:ins>
    </w:p>
    <w:p>
      <w:pPr>
        <w:pStyle w:val="Normal"/>
        <w:ind w:endChars="0" w:end="0"/>
        <w:jc w:val="center"/>
        <w:rPr>
          <w:ins w:id="121" w:author="user" w:date="2019-10-22T14:52:00Z"/>
          <w:rFonts w:ascii="Times New Roman" w:hAnsi="Times New Roman" w:eastAsia="黑体" w:cs="Times New Roman"/>
          <w:bCs/>
          <w:szCs w:val="32"/>
        </w:rPr>
      </w:pPr>
      <w:ins w:id="120" w:author="user" w:date="2019-10-22T14:52:00Z">
        <w:r>
          <w:rPr>
            <w:rFonts w:eastAsia="黑体" w:cs="Times New Roman" w:ascii="Times New Roman" w:hAnsi="Times New Roman"/>
            <w:bCs/>
            <w:szCs w:val="32"/>
          </w:rPr>
        </w:r>
      </w:ins>
    </w:p>
    <w:p>
      <w:pPr>
        <w:pStyle w:val="Normal"/>
        <w:ind w:endChars="0" w:end="0"/>
        <w:rPr>
          <w:ins w:id="124" w:author="user" w:date="2019-10-22T14:52:00Z"/>
          <w:rFonts w:ascii="Times New Roman" w:hAnsi="Times New Roman" w:cs="Times New Roman"/>
          <w:szCs w:val="32"/>
        </w:rPr>
      </w:pPr>
      <w:ins w:id="122" w:author="user" w:date="2019-10-22T14:52:00Z">
        <w:r>
          <w:rPr>
            <w:rFonts w:ascii="Times New Roman" w:hAnsi="Times New Roman" w:cs="Times New Roman" w:eastAsia="黑体"/>
            <w:szCs w:val="32"/>
          </w:rPr>
          <w:t>第十条</w:t>
        </w:r>
      </w:ins>
      <w:ins w:id="123" w:author="user" w:date="2019-10-22T14:52:00Z">
        <w:r>
          <w:rPr>
            <w:rFonts w:ascii="Times New Roman" w:hAnsi="Times New Roman" w:cs="Times New Roman"/>
            <w:szCs w:val="32"/>
          </w:rPr>
          <w:t xml:space="preserve">  市容和环境卫生工作实行责任区制度。</w:t>
        </w:r>
      </w:ins>
    </w:p>
    <w:p>
      <w:pPr>
        <w:pStyle w:val="Normal"/>
        <w:ind w:endChars="0" w:end="0"/>
        <w:rPr>
          <w:ins w:id="126" w:author="user" w:date="2019-10-22T14:52:00Z"/>
          <w:rFonts w:ascii="Times New Roman" w:hAnsi="Times New Roman" w:cs="Times New Roman"/>
          <w:szCs w:val="32"/>
        </w:rPr>
      </w:pPr>
      <w:ins w:id="125" w:author="user" w:date="2019-10-22T14:52:00Z">
        <w:r>
          <w:rPr>
            <w:rFonts w:ascii="Times New Roman" w:hAnsi="Times New Roman" w:cs="Times New Roman"/>
            <w:szCs w:val="32"/>
          </w:rPr>
          <w:t>责任区是指单位、个人所有、使用或者管理的建筑物、构筑物以及其他设施、场所的土地使用权范围以及管理范围。</w:t>
        </w:r>
      </w:ins>
    </w:p>
    <w:p>
      <w:pPr>
        <w:pStyle w:val="Normal"/>
        <w:ind w:endChars="0" w:end="0"/>
        <w:rPr>
          <w:ins w:id="129" w:author="user" w:date="2019-10-22T14:52:00Z"/>
          <w:rFonts w:ascii="Times New Roman" w:hAnsi="Times New Roman" w:cs="Times New Roman"/>
          <w:szCs w:val="32"/>
        </w:rPr>
      </w:pPr>
      <w:ins w:id="127" w:author="user" w:date="2019-10-22T14:52:00Z">
        <w:r>
          <w:rPr>
            <w:rFonts w:ascii="Times New Roman" w:hAnsi="Times New Roman" w:cs="Times New Roman" w:eastAsia="黑体"/>
            <w:szCs w:val="32"/>
          </w:rPr>
          <w:t>第十一条</w:t>
        </w:r>
      </w:ins>
      <w:ins w:id="128" w:author="user" w:date="2019-10-22T14:52:00Z">
        <w:r>
          <w:rPr>
            <w:rFonts w:ascii="Times New Roman" w:hAnsi="Times New Roman" w:cs="Times New Roman"/>
            <w:szCs w:val="32"/>
          </w:rPr>
          <w:t xml:space="preserve">  建筑物、构筑物或者其他设施、场所的所有权人是市容和环境卫生责任人。所有权人、使用人、管理人之间约定管理责任的，从其约定。</w:t>
        </w:r>
      </w:ins>
    </w:p>
    <w:p>
      <w:pPr>
        <w:pStyle w:val="Normal"/>
        <w:ind w:endChars="0" w:end="0"/>
        <w:rPr>
          <w:ins w:id="131" w:author="user" w:date="2019-10-22T14:52:00Z"/>
          <w:rFonts w:ascii="Times New Roman" w:hAnsi="Times New Roman" w:cs="Times New Roman"/>
          <w:szCs w:val="32"/>
        </w:rPr>
      </w:pPr>
      <w:ins w:id="130" w:author="user" w:date="2019-10-22T14:52:00Z">
        <w:r>
          <w:rPr>
            <w:rFonts w:ascii="Times New Roman" w:hAnsi="Times New Roman" w:cs="Times New Roman"/>
            <w:szCs w:val="32"/>
          </w:rPr>
          <w:t>市容和环境卫生责任区的责任人按照下列规定确定：</w:t>
        </w:r>
      </w:ins>
    </w:p>
    <w:p>
      <w:pPr>
        <w:pStyle w:val="Normal"/>
        <w:ind w:endChars="0" w:end="0"/>
        <w:rPr>
          <w:ins w:id="133" w:author="user" w:date="2019-10-22T14:52:00Z"/>
          <w:rFonts w:ascii="Times New Roman" w:hAnsi="Times New Roman" w:cs="Times New Roman"/>
          <w:szCs w:val="32"/>
        </w:rPr>
      </w:pPr>
      <w:ins w:id="132" w:author="user" w:date="2019-10-22T14:52:00Z">
        <w:r>
          <w:rPr>
            <w:rFonts w:ascii="Times New Roman" w:hAnsi="Times New Roman" w:cs="Times New Roman"/>
            <w:szCs w:val="32"/>
          </w:rPr>
          <w:t>（一）街巷、住宅小区，由镇人民政府或者街道办事处负责，实行物业管理的，由物业服务企业负责；</w:t>
        </w:r>
      </w:ins>
    </w:p>
    <w:p>
      <w:pPr>
        <w:pStyle w:val="Normal"/>
        <w:ind w:endChars="0" w:end="0"/>
        <w:rPr>
          <w:ins w:id="135" w:author="user" w:date="2019-10-22T14:52:00Z"/>
          <w:rFonts w:ascii="Times New Roman" w:hAnsi="Times New Roman" w:cs="Times New Roman"/>
          <w:szCs w:val="32"/>
        </w:rPr>
      </w:pPr>
      <w:ins w:id="134" w:author="user" w:date="2019-10-22T14:52:00Z">
        <w:r>
          <w:rPr>
            <w:rFonts w:ascii="Times New Roman" w:hAnsi="Times New Roman" w:cs="Times New Roman"/>
            <w:szCs w:val="32"/>
          </w:rPr>
          <w:t>（二）道路、桥梁、地下通道、公共广场、公共绿地、公共水域、公共厕所等城市公共区域，由市、县级市、区人民政府依法确定的主管部门负责；</w:t>
        </w:r>
      </w:ins>
    </w:p>
    <w:p>
      <w:pPr>
        <w:pStyle w:val="Normal"/>
        <w:ind w:endChars="0" w:end="0"/>
        <w:rPr>
          <w:ins w:id="137" w:author="user" w:date="2019-10-22T14:52:00Z"/>
          <w:rFonts w:ascii="Times New Roman" w:hAnsi="Times New Roman" w:cs="Times New Roman"/>
          <w:szCs w:val="32"/>
        </w:rPr>
      </w:pPr>
      <w:ins w:id="136" w:author="user" w:date="2019-10-22T14:52:00Z">
        <w:r>
          <w:rPr>
            <w:rFonts w:ascii="Times New Roman" w:hAnsi="Times New Roman" w:cs="Times New Roman"/>
            <w:szCs w:val="32"/>
          </w:rPr>
          <w:t>（三）河道、湖泊等水域及岸线，由市、县级市、区人民政府依法确定的主管部门负责；</w:t>
        </w:r>
      </w:ins>
    </w:p>
    <w:p>
      <w:pPr>
        <w:pStyle w:val="Normal"/>
        <w:ind w:endChars="0" w:end="0"/>
        <w:rPr>
          <w:ins w:id="139" w:author="user" w:date="2019-10-22T14:52:00Z"/>
          <w:rFonts w:ascii="Times New Roman" w:hAnsi="Times New Roman" w:cs="Times New Roman"/>
          <w:szCs w:val="32"/>
        </w:rPr>
      </w:pPr>
      <w:ins w:id="138" w:author="user" w:date="2019-10-22T14:52:00Z">
        <w:r>
          <w:rPr>
            <w:rFonts w:ascii="Times New Roman" w:hAnsi="Times New Roman" w:cs="Times New Roman"/>
            <w:szCs w:val="32"/>
          </w:rPr>
          <w:t xml:space="preserve">（四）公路、铁路、机场、地铁、轻轨、隧道、车站、码头、停车场、公交始末站点及其管理范围，由经营、管理单位负责； </w:t>
        </w:r>
      </w:ins>
    </w:p>
    <w:p>
      <w:pPr>
        <w:pStyle w:val="Normal"/>
        <w:ind w:endChars="0" w:end="0"/>
        <w:rPr>
          <w:ins w:id="141" w:author="user" w:date="2019-10-22T14:52:00Z"/>
          <w:rFonts w:ascii="Times New Roman" w:hAnsi="Times New Roman" w:cs="Times New Roman"/>
          <w:szCs w:val="32"/>
        </w:rPr>
      </w:pPr>
      <w:ins w:id="140" w:author="user" w:date="2019-10-22T14:52:00Z">
        <w:r>
          <w:rPr>
            <w:rFonts w:ascii="Times New Roman" w:hAnsi="Times New Roman" w:cs="Times New Roman"/>
            <w:szCs w:val="32"/>
          </w:rPr>
          <w:t>（五）文化、体育、娱乐、游览等公共场所，由经营、管理单位负责；</w:t>
        </w:r>
      </w:ins>
    </w:p>
    <w:p>
      <w:pPr>
        <w:pStyle w:val="Normal"/>
        <w:ind w:endChars="0" w:end="0"/>
        <w:rPr>
          <w:ins w:id="143" w:author="user" w:date="2019-10-22T14:52:00Z"/>
          <w:rFonts w:ascii="Times New Roman" w:hAnsi="Times New Roman" w:cs="Times New Roman"/>
          <w:szCs w:val="32"/>
        </w:rPr>
      </w:pPr>
      <w:ins w:id="142" w:author="user" w:date="2019-10-22T14:52:00Z">
        <w:r>
          <w:rPr>
            <w:rFonts w:ascii="Times New Roman" w:hAnsi="Times New Roman" w:cs="Times New Roman"/>
            <w:szCs w:val="32"/>
          </w:rPr>
          <w:t>（六）商品交易市场、展览展销场所、商场、宾馆、饭店等场所，由经营、管理单位负责；</w:t>
        </w:r>
      </w:ins>
    </w:p>
    <w:p>
      <w:pPr>
        <w:pStyle w:val="Normal"/>
        <w:ind w:endChars="0" w:end="0"/>
        <w:rPr>
          <w:ins w:id="145" w:author="user" w:date="2019-10-22T14:52:00Z"/>
          <w:rFonts w:ascii="Times New Roman" w:hAnsi="Times New Roman" w:cs="Times New Roman"/>
          <w:szCs w:val="32"/>
        </w:rPr>
      </w:pPr>
      <w:ins w:id="144" w:author="user" w:date="2019-10-22T14:52:00Z">
        <w:r>
          <w:rPr>
            <w:rFonts w:ascii="Times New Roman" w:hAnsi="Times New Roman" w:cs="Times New Roman"/>
            <w:szCs w:val="32"/>
          </w:rPr>
          <w:t>（七）机关、团体、部队、学校、医院等单位以及厂矿企业的管理区域，由本单位负责；</w:t>
        </w:r>
      </w:ins>
    </w:p>
    <w:p>
      <w:pPr>
        <w:pStyle w:val="Normal"/>
        <w:ind w:endChars="0" w:end="0"/>
        <w:rPr>
          <w:ins w:id="147" w:author="user" w:date="2019-10-22T14:52:00Z"/>
          <w:rFonts w:ascii="Times New Roman" w:hAnsi="Times New Roman" w:cs="Times New Roman"/>
          <w:szCs w:val="32"/>
        </w:rPr>
      </w:pPr>
      <w:ins w:id="146" w:author="user" w:date="2019-10-22T14:52:00Z">
        <w:r>
          <w:rPr>
            <w:rFonts w:ascii="Times New Roman" w:hAnsi="Times New Roman" w:cs="Times New Roman"/>
            <w:szCs w:val="32"/>
          </w:rPr>
          <w:t>（八）建设工程的施工现场由施工单位负责，尚未开工的建设工程用地由建设单位负责；</w:t>
        </w:r>
      </w:ins>
    </w:p>
    <w:p>
      <w:pPr>
        <w:pStyle w:val="Normal"/>
        <w:ind w:endChars="0" w:end="0"/>
        <w:rPr>
          <w:ins w:id="149" w:author="user" w:date="2019-10-22T14:52:00Z"/>
          <w:rFonts w:ascii="Times New Roman" w:hAnsi="Times New Roman" w:cs="Times New Roman"/>
          <w:szCs w:val="32"/>
        </w:rPr>
      </w:pPr>
      <w:ins w:id="148" w:author="user" w:date="2019-10-22T14:52:00Z">
        <w:r>
          <w:rPr>
            <w:rFonts w:ascii="Times New Roman" w:hAnsi="Times New Roman" w:cs="Times New Roman"/>
            <w:szCs w:val="32"/>
          </w:rPr>
          <w:t>（九）风景名胜区、保税区、科学园区、独立工业区和经济开发区内的公共区域，由管理单位负责。</w:t>
        </w:r>
      </w:ins>
    </w:p>
    <w:p>
      <w:pPr>
        <w:pStyle w:val="Normal"/>
        <w:ind w:endChars="0" w:end="0"/>
        <w:rPr>
          <w:ins w:id="152" w:author="user" w:date="2019-10-22T14:52:00Z"/>
          <w:rFonts w:ascii="Times New Roman" w:hAnsi="Times New Roman" w:cs="Times New Roman"/>
          <w:szCs w:val="32"/>
        </w:rPr>
      </w:pPr>
      <w:ins w:id="150" w:author="user" w:date="2019-10-22T14:52:00Z">
        <w:r>
          <w:rPr>
            <w:rFonts w:ascii="Times New Roman" w:hAnsi="Times New Roman" w:cs="Times New Roman"/>
            <w:spacing w:val="-6"/>
            <w:szCs w:val="32"/>
          </w:rPr>
          <w:t>除前款规定外，市容和环境卫生责任人不明确的，由所在地的城市管理行政主管部门确定；行政辖区的接壤地区责任人不明确或者对责任人的确定存在争议的，由市城市管理行政主管部门确定</w:t>
        </w:r>
      </w:ins>
      <w:ins w:id="151" w:author="user" w:date="2019-10-22T14:52:00Z">
        <w:r>
          <w:rPr>
            <w:rFonts w:ascii="Times New Roman" w:hAnsi="Times New Roman" w:cs="Times New Roman"/>
            <w:szCs w:val="32"/>
          </w:rPr>
          <w:t>。</w:t>
        </w:r>
      </w:ins>
    </w:p>
    <w:p>
      <w:pPr>
        <w:pStyle w:val="Normal"/>
        <w:ind w:endChars="0" w:end="0"/>
        <w:rPr>
          <w:ins w:id="155" w:author="user" w:date="2019-10-22T14:52:00Z"/>
          <w:rFonts w:ascii="Times New Roman" w:hAnsi="Times New Roman" w:cs="Times New Roman"/>
          <w:szCs w:val="32"/>
        </w:rPr>
      </w:pPr>
      <w:ins w:id="153" w:author="user" w:date="2019-10-22T14:52:00Z">
        <w:r>
          <w:rPr>
            <w:rFonts w:ascii="Times New Roman" w:hAnsi="Times New Roman" w:cs="Times New Roman" w:eastAsia="黑体"/>
            <w:szCs w:val="32"/>
          </w:rPr>
          <w:t>第十二条</w:t>
        </w:r>
      </w:ins>
      <w:ins w:id="154" w:author="user" w:date="2019-10-22T14:52:00Z">
        <w:r>
          <w:rPr>
            <w:rFonts w:ascii="Times New Roman" w:hAnsi="Times New Roman" w:cs="Times New Roman"/>
            <w:szCs w:val="32"/>
          </w:rPr>
          <w:t xml:space="preserve">  县级市、区人民政府应当与市容和环境卫生责任人签订市容和环境卫生责任书，并监督其履行。</w:t>
        </w:r>
      </w:ins>
    </w:p>
    <w:p>
      <w:pPr>
        <w:pStyle w:val="Normal"/>
        <w:ind w:endChars="0" w:end="0"/>
        <w:rPr>
          <w:ins w:id="157" w:author="user" w:date="2019-10-22T14:52:00Z"/>
          <w:rFonts w:ascii="Times New Roman" w:hAnsi="Times New Roman" w:cs="Times New Roman"/>
          <w:szCs w:val="32"/>
        </w:rPr>
      </w:pPr>
      <w:ins w:id="156" w:author="user" w:date="2019-10-22T14:52:00Z">
        <w:r>
          <w:rPr>
            <w:rFonts w:ascii="Times New Roman" w:hAnsi="Times New Roman" w:cs="Times New Roman"/>
            <w:szCs w:val="32"/>
          </w:rPr>
          <w:t>市容和环境卫生责任人应当履行下列责任：</w:t>
        </w:r>
      </w:ins>
    </w:p>
    <w:p>
      <w:pPr>
        <w:pStyle w:val="Normal"/>
        <w:ind w:endChars="0" w:end="0"/>
        <w:rPr>
          <w:ins w:id="159" w:author="user" w:date="2019-10-22T14:52:00Z"/>
          <w:rFonts w:ascii="Times New Roman" w:hAnsi="Times New Roman" w:cs="Times New Roman"/>
          <w:szCs w:val="32"/>
        </w:rPr>
      </w:pPr>
      <w:ins w:id="158" w:author="user" w:date="2019-10-22T14:52:00Z">
        <w:r>
          <w:rPr>
            <w:rFonts w:ascii="Times New Roman" w:hAnsi="Times New Roman" w:cs="Times New Roman"/>
            <w:szCs w:val="32"/>
          </w:rPr>
          <w:t>（一）保持市容整洁，无乱停车、乱设摊、乱搭建、乱张贴、乱涂写、乱刻画、乱吊挂、乱堆放等行为；</w:t>
        </w:r>
      </w:ins>
    </w:p>
    <w:p>
      <w:pPr>
        <w:pStyle w:val="Normal"/>
        <w:ind w:endChars="0" w:end="0"/>
        <w:rPr>
          <w:ins w:id="161" w:author="user" w:date="2019-10-22T14:52:00Z"/>
          <w:rFonts w:ascii="Times New Roman" w:hAnsi="Times New Roman" w:cs="Times New Roman"/>
          <w:szCs w:val="32"/>
        </w:rPr>
      </w:pPr>
      <w:ins w:id="160" w:author="user" w:date="2019-10-22T14:52:00Z">
        <w:r>
          <w:rPr>
            <w:rFonts w:ascii="Times New Roman" w:hAnsi="Times New Roman" w:cs="Times New Roman"/>
            <w:szCs w:val="32"/>
          </w:rPr>
          <w:t>（二）保持环境卫生整洁，按照责任分工定时清扫、保洁；</w:t>
        </w:r>
      </w:ins>
    </w:p>
    <w:p>
      <w:pPr>
        <w:pStyle w:val="Normal"/>
        <w:ind w:endChars="0" w:end="0"/>
        <w:rPr>
          <w:ins w:id="163" w:author="user" w:date="2019-10-22T14:52:00Z"/>
          <w:rFonts w:ascii="Times New Roman" w:hAnsi="Times New Roman" w:cs="Times New Roman"/>
          <w:szCs w:val="32"/>
        </w:rPr>
      </w:pPr>
      <w:ins w:id="162" w:author="user" w:date="2019-10-22T14:52:00Z">
        <w:r>
          <w:rPr>
            <w:rFonts w:ascii="Times New Roman" w:hAnsi="Times New Roman" w:cs="Times New Roman"/>
            <w:szCs w:val="32"/>
          </w:rPr>
          <w:t>（三）及时清理垃圾，无暴露垃圾、污水、污迹，防止蚊蝇孳生；</w:t>
        </w:r>
      </w:ins>
    </w:p>
    <w:p>
      <w:pPr>
        <w:pStyle w:val="Normal"/>
        <w:ind w:endChars="0" w:end="0"/>
        <w:rPr>
          <w:ins w:id="165" w:author="user" w:date="2019-10-22T14:52:00Z"/>
          <w:rFonts w:ascii="Times New Roman" w:hAnsi="Times New Roman" w:cs="Times New Roman"/>
          <w:szCs w:val="32"/>
        </w:rPr>
      </w:pPr>
      <w:ins w:id="164" w:author="user" w:date="2019-10-22T14:52:00Z">
        <w:r>
          <w:rPr>
            <w:rFonts w:ascii="Times New Roman" w:hAnsi="Times New Roman" w:cs="Times New Roman"/>
            <w:szCs w:val="32"/>
          </w:rPr>
          <w:t>（四）按照规定设置环境卫生设施，并保持整洁、完好；</w:t>
        </w:r>
      </w:ins>
    </w:p>
    <w:p>
      <w:pPr>
        <w:pStyle w:val="Normal"/>
        <w:ind w:endChars="0" w:end="0"/>
        <w:rPr>
          <w:ins w:id="167" w:author="user" w:date="2019-10-22T14:52:00Z"/>
          <w:rFonts w:ascii="Times New Roman" w:hAnsi="Times New Roman" w:cs="Times New Roman"/>
          <w:spacing w:val="-6"/>
          <w:szCs w:val="32"/>
        </w:rPr>
      </w:pPr>
      <w:ins w:id="166" w:author="user" w:date="2019-10-22T14:52:00Z">
        <w:r>
          <w:rPr>
            <w:rFonts w:ascii="Times New Roman" w:hAnsi="Times New Roman" w:cs="Times New Roman"/>
            <w:spacing w:val="-6"/>
            <w:szCs w:val="32"/>
          </w:rPr>
          <w:t>（五）市容和环境卫生管理规定以及责任书约定的其他责任。</w:t>
        </w:r>
      </w:ins>
    </w:p>
    <w:p>
      <w:pPr>
        <w:pStyle w:val="Normal"/>
        <w:ind w:endChars="0" w:end="0"/>
        <w:rPr>
          <w:ins w:id="169" w:author="user" w:date="2019-10-22T14:52:00Z"/>
          <w:rFonts w:ascii="Times New Roman" w:hAnsi="Times New Roman" w:cs="Times New Roman"/>
          <w:szCs w:val="32"/>
        </w:rPr>
      </w:pPr>
      <w:ins w:id="168" w:author="user" w:date="2019-10-22T14:52:00Z">
        <w:r>
          <w:rPr>
            <w:rFonts w:ascii="Times New Roman" w:hAnsi="Times New Roman" w:cs="Times New Roman"/>
            <w:szCs w:val="32"/>
          </w:rPr>
          <w:t>市容和环境卫生责任人可以将责任区的具体工作委托市容和环境卫生作业服务单位承担。</w:t>
        </w:r>
      </w:ins>
    </w:p>
    <w:p>
      <w:pPr>
        <w:pStyle w:val="Normal"/>
        <w:ind w:endChars="0" w:end="0"/>
        <w:rPr>
          <w:ins w:id="171" w:author="user" w:date="2019-10-22T14:52:00Z"/>
          <w:rFonts w:ascii="Times New Roman" w:hAnsi="Times New Roman" w:cs="Times New Roman"/>
          <w:szCs w:val="32"/>
          <w:lang w:val="en-GB"/>
        </w:rPr>
      </w:pPr>
      <w:ins w:id="170" w:author="user" w:date="2019-10-22T14:52:00Z">
        <w:r>
          <w:rPr>
            <w:rFonts w:cs="Times New Roman" w:ascii="Times New Roman" w:hAnsi="Times New Roman"/>
            <w:szCs w:val="32"/>
            <w:lang w:val="en-GB"/>
          </w:rPr>
        </w:r>
      </w:ins>
    </w:p>
    <w:p>
      <w:pPr>
        <w:pStyle w:val="Normal"/>
        <w:ind w:firstLineChars="0" w:firstLine="0" w:endChars="0" w:end="0"/>
        <w:jc w:val="center"/>
        <w:rPr>
          <w:ins w:id="173" w:author="user" w:date="2019-10-22T14:52:00Z"/>
          <w:rFonts w:ascii="Times New Roman" w:hAnsi="Times New Roman" w:eastAsia="黑体" w:cs="Times New Roman"/>
          <w:szCs w:val="32"/>
        </w:rPr>
      </w:pPr>
      <w:ins w:id="172" w:author="user" w:date="2019-10-22T14:52:00Z">
        <w:r>
          <w:rPr>
            <w:rFonts w:ascii="Times New Roman" w:hAnsi="Times New Roman" w:cs="Times New Roman" w:eastAsia="黑体"/>
            <w:szCs w:val="32"/>
          </w:rPr>
          <w:t>第三章  市容管理</w:t>
        </w:r>
      </w:ins>
    </w:p>
    <w:p>
      <w:pPr>
        <w:pStyle w:val="Normal"/>
        <w:ind w:endChars="0" w:end="0"/>
        <w:jc w:val="center"/>
        <w:rPr>
          <w:ins w:id="175" w:author="user" w:date="2019-10-22T14:52:00Z"/>
          <w:rFonts w:ascii="Times New Roman" w:hAnsi="Times New Roman" w:eastAsia="黑体" w:cs="Times New Roman"/>
          <w:szCs w:val="32"/>
        </w:rPr>
      </w:pPr>
      <w:ins w:id="174" w:author="user" w:date="2019-10-22T14:52:00Z">
        <w:r>
          <w:rPr>
            <w:rFonts w:eastAsia="黑体" w:cs="Times New Roman" w:ascii="Times New Roman" w:hAnsi="Times New Roman"/>
            <w:szCs w:val="32"/>
          </w:rPr>
        </w:r>
      </w:ins>
    </w:p>
    <w:p>
      <w:pPr>
        <w:pStyle w:val="Normal"/>
        <w:ind w:firstLineChars="0" w:firstLine="0" w:endChars="0" w:end="0"/>
        <w:jc w:val="center"/>
        <w:rPr>
          <w:ins w:id="177" w:author="user" w:date="2019-10-22T14:52:00Z"/>
          <w:rFonts w:ascii="Times New Roman" w:hAnsi="Times New Roman" w:eastAsia="楷体_GB2312" w:cs="Times New Roman"/>
          <w:szCs w:val="32"/>
        </w:rPr>
      </w:pPr>
      <w:ins w:id="176" w:author="user" w:date="2019-10-22T14:52:00Z">
        <w:r>
          <w:rPr>
            <w:rFonts w:ascii="Times New Roman" w:hAnsi="Times New Roman" w:cs="Times New Roman" w:eastAsia="楷体_GB2312"/>
            <w:szCs w:val="32"/>
          </w:rPr>
          <w:t>第一节  建筑物、构筑物</w:t>
        </w:r>
      </w:ins>
    </w:p>
    <w:p>
      <w:pPr>
        <w:pStyle w:val="Normal"/>
        <w:ind w:endChars="0" w:end="0"/>
        <w:jc w:val="center"/>
        <w:rPr>
          <w:ins w:id="179" w:author="user" w:date="2019-10-22T14:52:00Z"/>
          <w:rFonts w:ascii="Times New Roman" w:hAnsi="Times New Roman" w:eastAsia="楷体_GB2312" w:cs="Times New Roman"/>
          <w:szCs w:val="32"/>
        </w:rPr>
      </w:pPr>
      <w:ins w:id="178" w:author="user" w:date="2019-10-22T14:52:00Z">
        <w:r>
          <w:rPr>
            <w:rFonts w:eastAsia="楷体_GB2312" w:cs="Times New Roman" w:ascii="Times New Roman" w:hAnsi="Times New Roman"/>
            <w:szCs w:val="32"/>
          </w:rPr>
        </w:r>
      </w:ins>
    </w:p>
    <w:p>
      <w:pPr>
        <w:pStyle w:val="Normal"/>
        <w:ind w:endChars="0" w:end="0"/>
        <w:rPr>
          <w:ins w:id="182" w:author="user" w:date="2019-10-22T14:52:00Z"/>
          <w:rFonts w:ascii="Times New Roman" w:hAnsi="Times New Roman" w:cs="Times New Roman"/>
          <w:szCs w:val="32"/>
        </w:rPr>
      </w:pPr>
      <w:ins w:id="180" w:author="user" w:date="2019-10-22T14:52:00Z">
        <w:r>
          <w:rPr>
            <w:rFonts w:ascii="Times New Roman" w:hAnsi="Times New Roman" w:cs="Times New Roman" w:eastAsia="黑体"/>
            <w:szCs w:val="32"/>
          </w:rPr>
          <w:t>第十三条</w:t>
        </w:r>
      </w:ins>
      <w:ins w:id="181" w:author="user" w:date="2019-10-22T14:52:00Z">
        <w:r>
          <w:rPr>
            <w:rFonts w:ascii="Times New Roman" w:hAnsi="Times New Roman" w:cs="Times New Roman"/>
            <w:szCs w:val="32"/>
          </w:rPr>
          <w:t xml:space="preserve">  建筑物、构筑物的建设和改造应当符合城乡规划、国家和地方城市容貌标准。</w:t>
        </w:r>
      </w:ins>
    </w:p>
    <w:p>
      <w:pPr>
        <w:pStyle w:val="Normal"/>
        <w:ind w:endChars="0" w:end="0"/>
        <w:rPr>
          <w:ins w:id="184" w:author="user" w:date="2019-10-22T14:52:00Z"/>
          <w:rFonts w:ascii="Times New Roman" w:hAnsi="Times New Roman" w:cs="Times New Roman"/>
          <w:szCs w:val="32"/>
        </w:rPr>
      </w:pPr>
      <w:ins w:id="183" w:author="user" w:date="2019-10-22T14:52:00Z">
        <w:r>
          <w:rPr>
            <w:rFonts w:ascii="Times New Roman" w:hAnsi="Times New Roman" w:cs="Times New Roman"/>
            <w:szCs w:val="32"/>
          </w:rPr>
          <w:t>任何单位和个人不得擅自改变经规划确定的建筑物、构筑物外立面形态、色彩；确需改变的，应当经原审批部门许可。原审批部门在许可时应当听取城市管理行政主管部门意见。</w:t>
        </w:r>
      </w:ins>
    </w:p>
    <w:p>
      <w:pPr>
        <w:pStyle w:val="Normal"/>
        <w:ind w:endChars="0" w:end="0"/>
        <w:rPr>
          <w:ins w:id="187" w:author="user" w:date="2019-10-22T14:52:00Z"/>
          <w:rFonts w:ascii="Times New Roman" w:hAnsi="Times New Roman" w:cs="Times New Roman"/>
          <w:szCs w:val="32"/>
        </w:rPr>
      </w:pPr>
      <w:ins w:id="185" w:author="user" w:date="2019-10-22T14:52:00Z">
        <w:r>
          <w:rPr>
            <w:rFonts w:ascii="Times New Roman" w:hAnsi="Times New Roman" w:cs="Times New Roman" w:eastAsia="黑体"/>
            <w:szCs w:val="32"/>
          </w:rPr>
          <w:t>第十四条</w:t>
        </w:r>
      </w:ins>
      <w:ins w:id="186" w:author="user" w:date="2019-10-22T14:52:00Z">
        <w:r>
          <w:rPr>
            <w:rFonts w:ascii="Times New Roman" w:hAnsi="Times New Roman" w:cs="Times New Roman"/>
            <w:szCs w:val="32"/>
          </w:rPr>
          <w:t xml:space="preserve">  建筑物、构筑物外立面应当保持整洁、完好，按照规定定期进行粉刷或者清洗，并与周围环境相协调。建筑物、构筑物破损的，应当按照城市容貌标准及时整修。</w:t>
        </w:r>
      </w:ins>
    </w:p>
    <w:p>
      <w:pPr>
        <w:pStyle w:val="Normal"/>
        <w:ind w:endChars="0" w:end="0"/>
        <w:rPr>
          <w:ins w:id="190" w:author="user" w:date="2019-10-22T14:52:00Z"/>
          <w:rFonts w:ascii="Times New Roman" w:hAnsi="Times New Roman" w:cs="Times New Roman"/>
          <w:szCs w:val="32"/>
        </w:rPr>
      </w:pPr>
      <w:ins w:id="188" w:author="user" w:date="2019-10-22T14:52:00Z">
        <w:r>
          <w:rPr>
            <w:rFonts w:ascii="Times New Roman" w:hAnsi="Times New Roman" w:cs="Times New Roman"/>
            <w:color w:val="000000"/>
            <w:kern w:val="0"/>
          </w:rPr>
          <w:t>在建筑物、</w:t>
        </w:r>
      </w:ins>
      <w:ins w:id="189" w:author="user" w:date="2019-10-22T14:52:00Z">
        <w:r>
          <w:rPr>
            <w:rFonts w:ascii="Times New Roman" w:hAnsi="Times New Roman" w:cs="Times New Roman"/>
            <w:color w:val="000000"/>
          </w:rPr>
          <w:t>构筑物临街外墙安装窗栏、晾衣架、遮阳（雨）篷、空调室外机、排气扇、广告支架等设施，应当符合城市容貌标准，并保持整洁、完好。</w:t>
        </w:r>
      </w:ins>
    </w:p>
    <w:p>
      <w:pPr>
        <w:pStyle w:val="Normal"/>
        <w:ind w:endChars="0" w:end="0"/>
        <w:rPr>
          <w:ins w:id="194" w:author="user" w:date="2019-10-22T14:52:00Z"/>
          <w:rFonts w:ascii="Times New Roman" w:hAnsi="Times New Roman" w:eastAsia="黑体" w:cs="Times New Roman"/>
          <w:kern w:val="0"/>
          <w:szCs w:val="32"/>
        </w:rPr>
      </w:pPr>
      <w:ins w:id="191" w:author="user" w:date="2019-10-22T14:52:00Z">
        <w:r>
          <w:rPr>
            <w:rFonts w:ascii="Times New Roman" w:hAnsi="Times New Roman" w:cs="Times New Roman"/>
            <w:color w:val="000000"/>
            <w:kern w:val="0"/>
          </w:rPr>
          <w:t>在道路及其他公共场所设置的供电、供热、供水、供气、照明、通信、邮政、环境卫生、交通、广告等各类设施，应当</w:t>
        </w:r>
      </w:ins>
      <w:ins w:id="192" w:author="user" w:date="2019-10-22T14:52:00Z">
        <w:r>
          <w:rPr>
            <w:rFonts w:ascii="Times New Roman" w:hAnsi="Times New Roman" w:cs="Times New Roman"/>
            <w:color w:val="000000"/>
          </w:rPr>
          <w:t>符合城市容貌标准，并</w:t>
        </w:r>
      </w:ins>
      <w:ins w:id="193" w:author="user" w:date="2019-10-22T14:52:00Z">
        <w:r>
          <w:rPr>
            <w:rFonts w:ascii="Times New Roman" w:hAnsi="Times New Roman" w:cs="Times New Roman"/>
            <w:color w:val="000000"/>
            <w:kern w:val="0"/>
          </w:rPr>
          <w:t>保持设施整洁、完好。</w:t>
        </w:r>
      </w:ins>
    </w:p>
    <w:p>
      <w:pPr>
        <w:pStyle w:val="Normal"/>
        <w:ind w:endChars="0" w:end="0"/>
        <w:rPr>
          <w:ins w:id="197" w:author="user" w:date="2019-10-22T14:52:00Z"/>
          <w:rFonts w:ascii="Times New Roman" w:hAnsi="Times New Roman" w:cs="Times New Roman"/>
          <w:szCs w:val="32"/>
        </w:rPr>
      </w:pPr>
      <w:ins w:id="195" w:author="user" w:date="2019-10-22T14:52:00Z">
        <w:r>
          <w:rPr>
            <w:rFonts w:ascii="Times New Roman" w:hAnsi="Times New Roman" w:cs="Times New Roman" w:eastAsia="黑体"/>
            <w:szCs w:val="32"/>
          </w:rPr>
          <w:t>第十五条</w:t>
        </w:r>
      </w:ins>
      <w:ins w:id="196" w:author="user" w:date="2019-10-22T14:52:00Z">
        <w:r>
          <w:rPr>
            <w:rFonts w:ascii="Times New Roman" w:hAnsi="Times New Roman" w:cs="Times New Roman"/>
            <w:szCs w:val="32"/>
          </w:rPr>
          <w:t xml:space="preserve">  城市景观照明应当符合城市容貌标准和夜景照明技术规范的要求，合理控制照度和亮度，不得影响交通信号和居民生活。</w:t>
        </w:r>
      </w:ins>
    </w:p>
    <w:p>
      <w:pPr>
        <w:pStyle w:val="Normal"/>
        <w:ind w:endChars="0" w:end="0"/>
        <w:rPr>
          <w:ins w:id="200" w:author="user" w:date="2019-10-22T14:52:00Z"/>
          <w:rFonts w:ascii="Times New Roman" w:hAnsi="Times New Roman" w:cs="Times New Roman"/>
          <w:szCs w:val="32"/>
        </w:rPr>
      </w:pPr>
      <w:ins w:id="198" w:author="user" w:date="2019-10-22T14:52:00Z">
        <w:r>
          <w:rPr>
            <w:rFonts w:ascii="Times New Roman" w:hAnsi="Times New Roman" w:cs="Times New Roman" w:eastAsia="黑体"/>
            <w:szCs w:val="32"/>
          </w:rPr>
          <w:t>第十六条</w:t>
        </w:r>
      </w:ins>
      <w:ins w:id="199" w:author="user" w:date="2019-10-22T14:52:00Z">
        <w:r>
          <w:rPr>
            <w:rFonts w:ascii="Times New Roman" w:hAnsi="Times New Roman" w:cs="Times New Roman"/>
            <w:szCs w:val="32"/>
          </w:rPr>
          <w:t xml:space="preserve">  任何单位和个人不得违反城乡规划或者城市容貌标准和环境卫生标准从事违法建设活动。</w:t>
        </w:r>
      </w:ins>
    </w:p>
    <w:p>
      <w:pPr>
        <w:pStyle w:val="Normal"/>
        <w:ind w:endChars="0" w:end="0"/>
        <w:rPr>
          <w:ins w:id="202" w:author="user" w:date="2019-10-22T14:52:00Z"/>
          <w:rFonts w:ascii="Times New Roman" w:hAnsi="Times New Roman" w:cs="Times New Roman"/>
          <w:szCs w:val="32"/>
        </w:rPr>
      </w:pPr>
      <w:ins w:id="201" w:author="user" w:date="2019-10-22T14:52:00Z">
        <w:r>
          <w:rPr>
            <w:rFonts w:ascii="Times New Roman" w:hAnsi="Times New Roman" w:cs="Times New Roman"/>
            <w:szCs w:val="32"/>
          </w:rPr>
          <w:t>城市管理综合行政执法部门在查处违法建设活动时，可以通知供水、供电、供气、供热等单位不得为违法建设提供相应的服务；利用违法建设从事经营活动的，有关主管部门不得办理相关证照。</w:t>
        </w:r>
      </w:ins>
    </w:p>
    <w:p>
      <w:pPr>
        <w:pStyle w:val="Normal"/>
        <w:ind w:endChars="0" w:end="0"/>
        <w:rPr>
          <w:ins w:id="204" w:author="user" w:date="2019-10-22T14:52:00Z"/>
          <w:rFonts w:ascii="Times New Roman" w:hAnsi="Times New Roman" w:cs="Times New Roman"/>
          <w:szCs w:val="32"/>
        </w:rPr>
      </w:pPr>
      <w:ins w:id="203" w:author="user" w:date="2019-10-22T14:52:00Z">
        <w:r>
          <w:rPr>
            <w:rFonts w:ascii="Times New Roman" w:hAnsi="Times New Roman" w:cs="Times New Roman"/>
            <w:szCs w:val="32"/>
          </w:rPr>
          <w:t>县级市、区、镇人民政府和街道办事处发现本辖区内的违法建设，应当及时制止。</w:t>
        </w:r>
      </w:ins>
    </w:p>
    <w:p>
      <w:pPr>
        <w:pStyle w:val="Normal"/>
        <w:ind w:endChars="0" w:end="0"/>
        <w:rPr>
          <w:ins w:id="207" w:author="user" w:date="2019-10-22T14:52:00Z"/>
          <w:rFonts w:ascii="Times New Roman" w:hAnsi="Times New Roman" w:cs="Times New Roman"/>
          <w:szCs w:val="32"/>
        </w:rPr>
      </w:pPr>
      <w:ins w:id="205" w:author="user" w:date="2019-10-22T14:52:00Z">
        <w:r>
          <w:rPr>
            <w:rFonts w:ascii="Times New Roman" w:hAnsi="Times New Roman" w:cs="Times New Roman" w:eastAsia="黑体"/>
            <w:szCs w:val="32"/>
          </w:rPr>
          <w:t>第十七条</w:t>
        </w:r>
      </w:ins>
      <w:ins w:id="206" w:author="user" w:date="2019-10-22T14:52:00Z">
        <w:r>
          <w:rPr>
            <w:rFonts w:ascii="Times New Roman" w:hAnsi="Times New Roman" w:cs="Times New Roman"/>
            <w:szCs w:val="32"/>
          </w:rPr>
          <w:t xml:space="preserve">  城市管理综合行政执法部门按照相对集中行政处罚权查处违法建设时，需要自然资源规划部门做出认定意见的，自然资源规划部门应当出具书面认定意见。</w:t>
        </w:r>
      </w:ins>
    </w:p>
    <w:p>
      <w:pPr>
        <w:pStyle w:val="Normal"/>
        <w:ind w:endChars="0" w:end="0"/>
        <w:rPr>
          <w:ins w:id="209" w:author="user" w:date="2019-10-22T14:52:00Z"/>
          <w:rFonts w:ascii="Times New Roman" w:hAnsi="Times New Roman" w:cs="Times New Roman"/>
          <w:szCs w:val="32"/>
        </w:rPr>
      </w:pPr>
      <w:ins w:id="208" w:author="user" w:date="2019-10-22T14:52:00Z">
        <w:r>
          <w:rPr>
            <w:rFonts w:ascii="Times New Roman" w:hAnsi="Times New Roman" w:cs="Times New Roman"/>
            <w:szCs w:val="32"/>
          </w:rPr>
          <w:t>对不符合城市容貌标准和环境卫生标准的建筑物、构筑物，由城市管理综合行政执法部门予以认定。</w:t>
        </w:r>
      </w:ins>
    </w:p>
    <w:p>
      <w:pPr>
        <w:pStyle w:val="Normal"/>
        <w:ind w:endChars="0" w:end="0"/>
        <w:rPr>
          <w:ins w:id="211" w:author="user" w:date="2019-10-22T14:52:00Z"/>
          <w:rFonts w:ascii="Times New Roman" w:hAnsi="Times New Roman" w:cs="Times New Roman"/>
          <w:szCs w:val="32"/>
        </w:rPr>
      </w:pPr>
      <w:ins w:id="210" w:author="user" w:date="2019-10-22T14:52:00Z">
        <w:r>
          <w:rPr>
            <w:rFonts w:cs="Times New Roman" w:ascii="Times New Roman" w:hAnsi="Times New Roman"/>
            <w:szCs w:val="32"/>
          </w:rPr>
        </w:r>
      </w:ins>
    </w:p>
    <w:p>
      <w:pPr>
        <w:pStyle w:val="Normal"/>
        <w:ind w:firstLineChars="0" w:firstLine="0" w:endChars="0" w:end="0"/>
        <w:jc w:val="center"/>
        <w:rPr>
          <w:ins w:id="213" w:author="user" w:date="2019-10-22T14:52:00Z"/>
          <w:rFonts w:ascii="Times New Roman" w:hAnsi="Times New Roman" w:eastAsia="楷体_GB2312" w:cs="Times New Roman"/>
          <w:szCs w:val="32"/>
        </w:rPr>
      </w:pPr>
      <w:ins w:id="212" w:author="user" w:date="2019-10-22T14:52:00Z">
        <w:r>
          <w:rPr>
            <w:rFonts w:ascii="Times New Roman" w:hAnsi="Times New Roman" w:cs="Times New Roman" w:eastAsia="楷体_GB2312"/>
            <w:szCs w:val="32"/>
          </w:rPr>
          <w:t>第二节  户外广告</w:t>
        </w:r>
      </w:ins>
    </w:p>
    <w:p>
      <w:pPr>
        <w:pStyle w:val="Normal"/>
        <w:ind w:endChars="0" w:end="0"/>
        <w:jc w:val="center"/>
        <w:rPr>
          <w:ins w:id="215" w:author="user" w:date="2019-10-22T14:52:00Z"/>
          <w:rFonts w:ascii="Times New Roman" w:hAnsi="Times New Roman" w:eastAsia="楷体_GB2312" w:cs="Times New Roman"/>
          <w:szCs w:val="32"/>
          <w:bdr w:val="single" w:sz="4" w:space="0" w:color="000000"/>
        </w:rPr>
      </w:pPr>
      <w:ins w:id="214" w:author="user" w:date="2019-10-22T14:52:00Z">
        <w:r>
          <w:rPr>
            <w:rFonts w:eastAsia="楷体_GB2312" w:cs="Times New Roman" w:ascii="Times New Roman" w:hAnsi="Times New Roman"/>
            <w:szCs w:val="32"/>
            <w:bdr w:val="single" w:sz="4" w:space="0" w:color="000000"/>
          </w:rPr>
        </w:r>
      </w:ins>
    </w:p>
    <w:p>
      <w:pPr>
        <w:pStyle w:val="Normal"/>
        <w:ind w:endChars="0" w:end="0"/>
        <w:rPr>
          <w:ins w:id="218" w:author="user" w:date="2019-10-22T14:52:00Z"/>
          <w:rFonts w:ascii="Times New Roman" w:hAnsi="Times New Roman" w:cs="Times New Roman"/>
          <w:szCs w:val="32"/>
        </w:rPr>
      </w:pPr>
      <w:ins w:id="216" w:author="user" w:date="2019-10-22T14:52:00Z">
        <w:r>
          <w:rPr>
            <w:rFonts w:ascii="Times New Roman" w:hAnsi="Times New Roman" w:cs="Times New Roman" w:eastAsia="黑体"/>
            <w:szCs w:val="32"/>
          </w:rPr>
          <w:t>第十八条</w:t>
        </w:r>
      </w:ins>
      <w:ins w:id="217" w:author="user" w:date="2019-10-22T14:52:00Z">
        <w:r>
          <w:rPr>
            <w:rFonts w:ascii="Times New Roman" w:hAnsi="Times New Roman" w:cs="Times New Roman"/>
            <w:szCs w:val="32"/>
          </w:rPr>
          <w:t xml:space="preserve">  户外广告设置坚持统一规划、总量控制、合理布局、有偿使用、确保安全的原则。</w:t>
        </w:r>
      </w:ins>
    </w:p>
    <w:p>
      <w:pPr>
        <w:pStyle w:val="Normal"/>
        <w:ind w:endChars="0" w:end="0"/>
        <w:rPr>
          <w:ins w:id="221" w:author="user" w:date="2019-10-22T14:52:00Z"/>
          <w:rFonts w:ascii="Times New Roman" w:hAnsi="Times New Roman" w:cs="Times New Roman"/>
          <w:szCs w:val="32"/>
        </w:rPr>
      </w:pPr>
      <w:ins w:id="219" w:author="user" w:date="2019-10-22T14:52:00Z">
        <w:r>
          <w:rPr>
            <w:rFonts w:ascii="Times New Roman" w:hAnsi="Times New Roman" w:cs="Times New Roman" w:eastAsia="黑体"/>
            <w:szCs w:val="32"/>
          </w:rPr>
          <w:t>第十九条</w:t>
        </w:r>
      </w:ins>
      <w:ins w:id="220" w:author="user" w:date="2019-10-22T14:52:00Z">
        <w:r>
          <w:rPr>
            <w:rFonts w:ascii="Times New Roman" w:hAnsi="Times New Roman" w:cs="Times New Roman"/>
            <w:szCs w:val="32"/>
          </w:rPr>
          <w:t xml:space="preserve">  户外广告设置规划由自然资源规划部门会同市场监管、城市管理等部门共同编制，并向社会公布。</w:t>
        </w:r>
      </w:ins>
    </w:p>
    <w:p>
      <w:pPr>
        <w:pStyle w:val="Normal"/>
        <w:ind w:endChars="0" w:end="0"/>
        <w:rPr>
          <w:ins w:id="223" w:author="user" w:date="2019-10-22T14:52:00Z"/>
          <w:rFonts w:ascii="Times New Roman" w:hAnsi="Times New Roman" w:eastAsia="黑体" w:cs="Times New Roman"/>
          <w:szCs w:val="32"/>
        </w:rPr>
      </w:pPr>
      <w:ins w:id="222" w:author="user" w:date="2019-10-22T14:52:00Z">
        <w:r>
          <w:rPr>
            <w:rFonts w:ascii="Times New Roman" w:hAnsi="Times New Roman" w:cs="Times New Roman"/>
            <w:color w:val="000000"/>
          </w:rPr>
          <w:t>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t>
        </w:r>
      </w:ins>
    </w:p>
    <w:p>
      <w:pPr>
        <w:pStyle w:val="Normal"/>
        <w:ind w:endChars="0" w:end="0"/>
        <w:rPr>
          <w:ins w:id="225" w:author="user" w:date="2019-10-22T14:52:00Z"/>
          <w:rFonts w:ascii="Times New Roman" w:hAnsi="Times New Roman" w:cs="Times New Roman"/>
          <w:szCs w:val="32"/>
        </w:rPr>
      </w:pPr>
      <w:ins w:id="224" w:author="user" w:date="2019-10-22T14:52:00Z">
        <w:r>
          <w:rPr>
            <w:rFonts w:ascii="Times New Roman" w:hAnsi="Times New Roman" w:cs="Times New Roman"/>
            <w:color w:val="000000"/>
          </w:rPr>
          <w:t>编制户外广告设施设置规划和详细规划时，应当听取利害关系人的意见，报本级人民政府批准后，向社会公布。</w:t>
        </w:r>
      </w:ins>
    </w:p>
    <w:p>
      <w:pPr>
        <w:pStyle w:val="Normal"/>
        <w:ind w:endChars="0" w:end="0"/>
        <w:rPr>
          <w:ins w:id="228" w:author="user" w:date="2019-10-22T14:52:00Z"/>
          <w:rFonts w:ascii="Times New Roman" w:hAnsi="Times New Roman" w:cs="Times New Roman"/>
          <w:szCs w:val="32"/>
        </w:rPr>
      </w:pPr>
      <w:ins w:id="226" w:author="user" w:date="2019-10-22T14:52:00Z">
        <w:r>
          <w:rPr>
            <w:rFonts w:ascii="Times New Roman" w:hAnsi="Times New Roman" w:cs="Times New Roman" w:eastAsia="黑体"/>
            <w:szCs w:val="32"/>
          </w:rPr>
          <w:t>第二十条</w:t>
        </w:r>
      </w:ins>
      <w:ins w:id="227" w:author="user" w:date="2019-10-22T14:52:00Z">
        <w:r>
          <w:rPr>
            <w:rFonts w:ascii="Times New Roman" w:hAnsi="Times New Roman" w:cs="Times New Roman"/>
            <w:szCs w:val="32"/>
          </w:rPr>
          <w:t xml:space="preserve">  经营性户外广告设施设置空间的使用权通过公开招标、拍卖或者协议出让等公平竞争方式有偿取得。</w:t>
        </w:r>
      </w:ins>
    </w:p>
    <w:p>
      <w:pPr>
        <w:pStyle w:val="Normal"/>
        <w:ind w:endChars="0" w:end="0"/>
        <w:rPr>
          <w:ins w:id="230" w:author="user" w:date="2019-10-22T14:52:00Z"/>
          <w:rFonts w:ascii="Times New Roman" w:hAnsi="Times New Roman" w:cs="Times New Roman"/>
          <w:szCs w:val="32"/>
        </w:rPr>
      </w:pPr>
      <w:ins w:id="229" w:author="user" w:date="2019-10-22T14:52:00Z">
        <w:r>
          <w:rPr>
            <w:rFonts w:ascii="Times New Roman" w:hAnsi="Times New Roman" w:cs="Times New Roman"/>
            <w:szCs w:val="32"/>
          </w:rPr>
          <w:t>设置户外广告设施应当符合户外广告设置规划、城市容貌标准、设置技术规范的规定。</w:t>
        </w:r>
      </w:ins>
    </w:p>
    <w:p>
      <w:pPr>
        <w:pStyle w:val="Normal"/>
        <w:ind w:endChars="0" w:end="0"/>
        <w:rPr>
          <w:ins w:id="232" w:author="user" w:date="2019-10-22T14:52:00Z"/>
          <w:rFonts w:ascii="Times New Roman" w:hAnsi="Times New Roman" w:cs="Times New Roman"/>
          <w:szCs w:val="32"/>
        </w:rPr>
      </w:pPr>
      <w:ins w:id="231" w:author="user" w:date="2019-10-22T14:52:00Z">
        <w:r>
          <w:rPr>
            <w:rFonts w:ascii="Times New Roman" w:hAnsi="Times New Roman" w:cs="Times New Roman"/>
            <w:szCs w:val="32"/>
          </w:rPr>
          <w:t>设置户外广告设施应当依法办理许可手续；城市管理行政主管部门办理户外广告设施设置许可时应当征求相关部门的意见。</w:t>
        </w:r>
      </w:ins>
    </w:p>
    <w:p>
      <w:pPr>
        <w:pStyle w:val="Normal"/>
        <w:ind w:endChars="0" w:end="0"/>
        <w:rPr>
          <w:ins w:id="235" w:author="user" w:date="2019-10-22T14:52:00Z"/>
          <w:rFonts w:ascii="Times New Roman" w:hAnsi="Times New Roman" w:cs="Times New Roman"/>
          <w:szCs w:val="32"/>
        </w:rPr>
      </w:pPr>
      <w:ins w:id="233" w:author="user" w:date="2019-10-22T14:52:00Z">
        <w:r>
          <w:rPr>
            <w:rFonts w:ascii="Times New Roman" w:hAnsi="Times New Roman" w:cs="Times New Roman" w:eastAsia="黑体"/>
            <w:szCs w:val="32"/>
          </w:rPr>
          <w:t>第二十一条</w:t>
        </w:r>
      </w:ins>
      <w:ins w:id="234" w:author="user" w:date="2019-10-22T14:52:00Z">
        <w:r>
          <w:rPr>
            <w:rFonts w:ascii="Times New Roman" w:hAnsi="Times New Roman" w:cs="Times New Roman"/>
            <w:szCs w:val="32"/>
          </w:rPr>
          <w:t xml:space="preserve">  设置户外广告设施的，户外广告设施的设置者应当定期进行日常维护和安全检查；对陈旧、残缺、锈蚀等影响市容的，应当予以修复。</w:t>
        </w:r>
      </w:ins>
    </w:p>
    <w:p>
      <w:pPr>
        <w:pStyle w:val="Normal"/>
        <w:ind w:endChars="0" w:end="0"/>
        <w:rPr>
          <w:ins w:id="237" w:author="user" w:date="2019-10-22T14:52:00Z"/>
          <w:rFonts w:ascii="Times New Roman" w:hAnsi="Times New Roman" w:cs="Times New Roman"/>
          <w:szCs w:val="32"/>
        </w:rPr>
      </w:pPr>
      <w:ins w:id="236" w:author="user" w:date="2019-10-22T14:52:00Z">
        <w:r>
          <w:rPr>
            <w:rFonts w:ascii="Times New Roman" w:hAnsi="Times New Roman" w:cs="Times New Roman"/>
            <w:szCs w:val="32"/>
          </w:rPr>
          <w:t>空置的经营性户外广告设施，需要发布公益公告的，应当在户外广告的招标、拍卖或者协议出让时予以明确。</w:t>
        </w:r>
      </w:ins>
    </w:p>
    <w:p>
      <w:pPr>
        <w:pStyle w:val="Normal"/>
        <w:ind w:endChars="0" w:end="0"/>
        <w:rPr>
          <w:ins w:id="240" w:author="user" w:date="2019-10-22T14:52:00Z"/>
          <w:rFonts w:ascii="Times New Roman" w:hAnsi="Times New Roman" w:cs="Times New Roman"/>
          <w:szCs w:val="32"/>
        </w:rPr>
      </w:pPr>
      <w:ins w:id="238" w:author="user" w:date="2019-10-22T14:52:00Z">
        <w:r>
          <w:rPr>
            <w:rFonts w:ascii="Times New Roman" w:hAnsi="Times New Roman" w:cs="Times New Roman" w:eastAsia="黑体"/>
            <w:szCs w:val="32"/>
          </w:rPr>
          <w:t>第二十二条</w:t>
        </w:r>
      </w:ins>
      <w:ins w:id="239" w:author="user" w:date="2019-10-22T14:52:00Z">
        <w:r>
          <w:rPr>
            <w:rFonts w:ascii="Times New Roman" w:hAnsi="Times New Roman" w:cs="Times New Roman"/>
            <w:szCs w:val="32"/>
          </w:rPr>
          <w:t xml:space="preserve">  设置户外广告不得有下列情形：</w:t>
        </w:r>
      </w:ins>
    </w:p>
    <w:p>
      <w:pPr>
        <w:pStyle w:val="Normal"/>
        <w:ind w:endChars="0" w:end="0"/>
        <w:rPr>
          <w:ins w:id="242" w:author="user" w:date="2019-10-22T14:52:00Z"/>
          <w:rFonts w:ascii="Times New Roman" w:hAnsi="Times New Roman" w:cs="Times New Roman"/>
          <w:szCs w:val="32"/>
        </w:rPr>
      </w:pPr>
      <w:ins w:id="241" w:author="user" w:date="2019-10-22T14:52:00Z">
        <w:r>
          <w:rPr>
            <w:rFonts w:ascii="Times New Roman" w:hAnsi="Times New Roman" w:cs="Times New Roman"/>
            <w:szCs w:val="32"/>
          </w:rPr>
          <w:t>（一）封闭窗户、通风口或者产生热源等影响消防安全的；</w:t>
        </w:r>
      </w:ins>
    </w:p>
    <w:p>
      <w:pPr>
        <w:pStyle w:val="Normal"/>
        <w:ind w:endChars="0" w:end="0"/>
        <w:rPr>
          <w:ins w:id="244" w:author="user" w:date="2019-10-22T14:52:00Z"/>
          <w:rFonts w:ascii="Times New Roman" w:hAnsi="Times New Roman" w:cs="Times New Roman"/>
          <w:szCs w:val="32"/>
        </w:rPr>
      </w:pPr>
      <w:ins w:id="243" w:author="user" w:date="2019-10-22T14:52:00Z">
        <w:r>
          <w:rPr>
            <w:rFonts w:ascii="Times New Roman" w:hAnsi="Times New Roman" w:cs="Times New Roman"/>
            <w:szCs w:val="32"/>
          </w:rPr>
          <w:t>（二）利用行道树或者损毁绿地的；</w:t>
        </w:r>
      </w:ins>
    </w:p>
    <w:p>
      <w:pPr>
        <w:pStyle w:val="Normal"/>
        <w:ind w:endChars="0" w:end="0"/>
        <w:rPr>
          <w:ins w:id="246" w:author="user" w:date="2019-10-22T14:52:00Z"/>
          <w:rFonts w:ascii="Times New Roman" w:hAnsi="Times New Roman" w:cs="Times New Roman"/>
          <w:szCs w:val="32"/>
        </w:rPr>
      </w:pPr>
      <w:ins w:id="245" w:author="user" w:date="2019-10-22T14:52:00Z">
        <w:r>
          <w:rPr>
            <w:rFonts w:ascii="Times New Roman" w:hAnsi="Times New Roman" w:cs="Times New Roman"/>
            <w:szCs w:val="32"/>
          </w:rPr>
          <w:t>（三）擅自利用建筑物、构筑物玻璃幕墙、临街门、窗等内外侧悬挂、书写、张贴或者设置的；</w:t>
        </w:r>
      </w:ins>
    </w:p>
    <w:p>
      <w:pPr>
        <w:pStyle w:val="Normal"/>
        <w:ind w:endChars="0" w:end="0"/>
        <w:rPr>
          <w:ins w:id="248" w:author="user" w:date="2019-10-22T14:52:00Z"/>
          <w:rFonts w:ascii="Times New Roman" w:hAnsi="Times New Roman" w:cs="Times New Roman"/>
          <w:spacing w:val="-6"/>
          <w:szCs w:val="32"/>
        </w:rPr>
      </w:pPr>
      <w:ins w:id="247" w:author="user" w:date="2019-10-22T14:52:00Z">
        <w:r>
          <w:rPr>
            <w:rFonts w:ascii="Times New Roman" w:hAnsi="Times New Roman" w:cs="Times New Roman"/>
            <w:spacing w:val="-6"/>
            <w:szCs w:val="32"/>
          </w:rPr>
          <w:t>（四）擅自利用路面、临街建筑物、构筑物立柱、台阶踏步的。</w:t>
        </w:r>
      </w:ins>
    </w:p>
    <w:p>
      <w:pPr>
        <w:pStyle w:val="Normal"/>
        <w:ind w:endChars="0" w:end="0"/>
        <w:rPr>
          <w:ins w:id="251" w:author="user" w:date="2019-10-22T14:52:00Z"/>
          <w:rFonts w:ascii="Times New Roman" w:hAnsi="Times New Roman" w:cs="Times New Roman"/>
          <w:szCs w:val="32"/>
        </w:rPr>
      </w:pPr>
      <w:ins w:id="249" w:author="user" w:date="2019-10-22T14:52:00Z">
        <w:r>
          <w:rPr>
            <w:rFonts w:ascii="Times New Roman" w:hAnsi="Times New Roman" w:cs="Times New Roman" w:eastAsia="黑体"/>
            <w:szCs w:val="32"/>
          </w:rPr>
          <w:t>第二十三条</w:t>
        </w:r>
      </w:ins>
      <w:ins w:id="250" w:author="user" w:date="2019-10-22T14:52:00Z">
        <w:r>
          <w:rPr>
            <w:rFonts w:ascii="Times New Roman" w:hAnsi="Times New Roman" w:cs="Times New Roman"/>
            <w:szCs w:val="32"/>
          </w:rPr>
          <w:t xml:space="preserve">  设置电子显示屏、霓虹灯等发光材质广告设施的，应当符合户外广告设置规划和相关技术规范，亮度、照度和音量不得影响交通信号和居民生活。</w:t>
        </w:r>
      </w:ins>
    </w:p>
    <w:p>
      <w:pPr>
        <w:pStyle w:val="Normal"/>
        <w:ind w:endChars="0" w:end="0"/>
        <w:rPr>
          <w:ins w:id="254" w:author="user" w:date="2019-10-22T14:52:00Z"/>
          <w:rFonts w:ascii="Times New Roman" w:hAnsi="Times New Roman" w:cs="Times New Roman"/>
          <w:szCs w:val="32"/>
        </w:rPr>
      </w:pPr>
      <w:ins w:id="252" w:author="user" w:date="2019-10-22T14:52:00Z">
        <w:r>
          <w:rPr>
            <w:rFonts w:ascii="Times New Roman" w:hAnsi="Times New Roman" w:cs="Times New Roman" w:eastAsia="黑体"/>
            <w:szCs w:val="32"/>
          </w:rPr>
          <w:t>第二十四条</w:t>
        </w:r>
      </w:ins>
      <w:ins w:id="253" w:author="user" w:date="2019-10-22T14:52:00Z">
        <w:r>
          <w:rPr>
            <w:rFonts w:ascii="Times New Roman" w:hAnsi="Times New Roman" w:cs="Times New Roman"/>
            <w:szCs w:val="32"/>
          </w:rPr>
          <w:t xml:space="preserve">  经批准占用城市道路、广场及其附属设施设置临时充气拱门、移动灯箱（柱）、撑牌、气球、卡通造型、旗幡、布幔等户外广告设施的，应当按照规定设置。</w:t>
        </w:r>
      </w:ins>
    </w:p>
    <w:p>
      <w:pPr>
        <w:pStyle w:val="Normal"/>
        <w:ind w:endChars="0" w:end="0"/>
        <w:rPr>
          <w:ins w:id="256" w:author="user" w:date="2019-10-22T14:52:00Z"/>
          <w:rFonts w:ascii="Times New Roman" w:hAnsi="Times New Roman" w:cs="Times New Roman"/>
          <w:szCs w:val="32"/>
        </w:rPr>
      </w:pPr>
      <w:ins w:id="255" w:author="user" w:date="2019-10-22T14:52:00Z">
        <w:r>
          <w:rPr>
            <w:rFonts w:ascii="Times New Roman" w:hAnsi="Times New Roman" w:cs="Times New Roman"/>
            <w:szCs w:val="32"/>
          </w:rPr>
          <w:t>任何人不得擅自在城市道路、广场等公共场所散发商业广告，不得在树木、地面、建筑物、构筑物以及其他设施上刻画、涂写、喷涂或者擅自悬挂、张贴宣传品。</w:t>
        </w:r>
      </w:ins>
    </w:p>
    <w:p>
      <w:pPr>
        <w:pStyle w:val="Normal"/>
        <w:ind w:firstLineChars="162" w:endChars="0" w:end="0"/>
        <w:rPr>
          <w:ins w:id="258" w:author="user" w:date="2019-10-22T14:52:00Z"/>
          <w:rFonts w:ascii="Times New Roman" w:hAnsi="Times New Roman" w:cs="Times New Roman"/>
          <w:szCs w:val="32"/>
        </w:rPr>
      </w:pPr>
      <w:ins w:id="257" w:author="user" w:date="2019-10-22T14:52:00Z">
        <w:r>
          <w:rPr>
            <w:rFonts w:cs="Times New Roman" w:ascii="Times New Roman" w:hAnsi="Times New Roman"/>
            <w:szCs w:val="32"/>
          </w:rPr>
        </w:r>
      </w:ins>
    </w:p>
    <w:p>
      <w:pPr>
        <w:pStyle w:val="Normal"/>
        <w:ind w:firstLineChars="0" w:firstLine="0" w:endChars="0" w:end="0"/>
        <w:jc w:val="center"/>
        <w:rPr>
          <w:ins w:id="260" w:author="user" w:date="2019-10-22T14:52:00Z"/>
          <w:rFonts w:ascii="Times New Roman" w:hAnsi="Times New Roman" w:eastAsia="楷体_GB2312" w:cs="Times New Roman"/>
          <w:szCs w:val="32"/>
        </w:rPr>
      </w:pPr>
      <w:ins w:id="259" w:author="user" w:date="2019-10-22T14:52:00Z">
        <w:r>
          <w:rPr>
            <w:rFonts w:ascii="Times New Roman" w:hAnsi="Times New Roman" w:cs="Times New Roman" w:eastAsia="楷体_GB2312"/>
            <w:szCs w:val="32"/>
          </w:rPr>
          <w:t>第三节  城市道路、公共场地</w:t>
        </w:r>
      </w:ins>
    </w:p>
    <w:p>
      <w:pPr>
        <w:pStyle w:val="Normal"/>
        <w:ind w:endChars="0" w:end="0"/>
        <w:jc w:val="center"/>
        <w:rPr>
          <w:ins w:id="262" w:author="user" w:date="2019-10-22T14:52:00Z"/>
          <w:rFonts w:ascii="Times New Roman" w:hAnsi="Times New Roman" w:eastAsia="楷体_GB2312" w:cs="Times New Roman"/>
          <w:szCs w:val="32"/>
          <w:bdr w:val="single" w:sz="4" w:space="0" w:color="000000"/>
        </w:rPr>
      </w:pPr>
      <w:ins w:id="261" w:author="user" w:date="2019-10-22T14:52:00Z">
        <w:r>
          <w:rPr>
            <w:rFonts w:eastAsia="楷体_GB2312" w:cs="Times New Roman" w:ascii="Times New Roman" w:hAnsi="Times New Roman"/>
            <w:szCs w:val="32"/>
            <w:bdr w:val="single" w:sz="4" w:space="0" w:color="000000"/>
          </w:rPr>
        </w:r>
      </w:ins>
    </w:p>
    <w:p>
      <w:pPr>
        <w:pStyle w:val="Normal"/>
        <w:ind w:endChars="0" w:end="0"/>
        <w:rPr>
          <w:ins w:id="265" w:author="user" w:date="2019-10-22T14:52:00Z"/>
          <w:rFonts w:ascii="Times New Roman" w:hAnsi="Times New Roman" w:cs="Times New Roman"/>
          <w:szCs w:val="32"/>
        </w:rPr>
      </w:pPr>
      <w:ins w:id="263" w:author="user" w:date="2019-10-22T14:52:00Z">
        <w:r>
          <w:rPr>
            <w:rFonts w:ascii="Times New Roman" w:hAnsi="Times New Roman" w:cs="Times New Roman" w:eastAsia="黑体"/>
            <w:szCs w:val="32"/>
          </w:rPr>
          <w:t>第二十五条</w:t>
        </w:r>
      </w:ins>
      <w:ins w:id="264" w:author="user" w:date="2019-10-22T14:52:00Z">
        <w:r>
          <w:rPr>
            <w:rFonts w:ascii="Times New Roman" w:hAnsi="Times New Roman" w:cs="Times New Roman"/>
            <w:szCs w:val="32"/>
          </w:rPr>
          <w:t xml:space="preserve">  城市道路、公共场地及其附属设施应当符合下列规定：</w:t>
        </w:r>
      </w:ins>
    </w:p>
    <w:p>
      <w:pPr>
        <w:pStyle w:val="Normal"/>
        <w:ind w:endChars="0" w:end="0"/>
        <w:rPr>
          <w:ins w:id="267" w:author="user" w:date="2019-10-22T14:52:00Z"/>
          <w:rFonts w:ascii="Times New Roman" w:hAnsi="Times New Roman" w:cs="Times New Roman"/>
          <w:szCs w:val="32"/>
        </w:rPr>
      </w:pPr>
      <w:ins w:id="266" w:author="user" w:date="2019-10-22T14:52:00Z">
        <w:r>
          <w:rPr>
            <w:rFonts w:ascii="Times New Roman" w:hAnsi="Times New Roman" w:cs="Times New Roman"/>
            <w:szCs w:val="32"/>
          </w:rPr>
          <w:t>（一）地面平整，侧石完好，无障碍设施保持通畅；</w:t>
        </w:r>
      </w:ins>
    </w:p>
    <w:p>
      <w:pPr>
        <w:pStyle w:val="Normal"/>
        <w:ind w:endChars="0" w:end="0"/>
        <w:rPr>
          <w:ins w:id="269" w:author="user" w:date="2019-10-22T14:52:00Z"/>
          <w:rFonts w:ascii="Times New Roman" w:hAnsi="Times New Roman" w:cs="Times New Roman"/>
          <w:szCs w:val="32"/>
        </w:rPr>
      </w:pPr>
      <w:ins w:id="268" w:author="user" w:date="2019-10-22T14:52:00Z">
        <w:r>
          <w:rPr>
            <w:rFonts w:ascii="Times New Roman" w:hAnsi="Times New Roman" w:cs="Times New Roman"/>
            <w:szCs w:val="32"/>
          </w:rPr>
          <w:t>（二）隔离墩、防护栏、防护墙、声屏障和照明、排水等设施保持整洁、完好、有效；</w:t>
        </w:r>
      </w:ins>
    </w:p>
    <w:p>
      <w:pPr>
        <w:pStyle w:val="Normal"/>
        <w:ind w:endChars="0" w:end="0"/>
        <w:rPr>
          <w:ins w:id="271" w:author="user" w:date="2019-10-22T14:52:00Z"/>
          <w:rFonts w:ascii="Times New Roman" w:hAnsi="Times New Roman" w:cs="Times New Roman"/>
          <w:spacing w:val="-6"/>
          <w:szCs w:val="32"/>
        </w:rPr>
      </w:pPr>
      <w:ins w:id="270" w:author="user" w:date="2019-10-22T14:52:00Z">
        <w:r>
          <w:rPr>
            <w:rFonts w:ascii="Times New Roman" w:hAnsi="Times New Roman" w:cs="Times New Roman"/>
            <w:spacing w:val="-6"/>
            <w:szCs w:val="32"/>
          </w:rPr>
          <w:t>（三）检查井、箱盖等保持齐备完好，并与路面保持齐平状态。</w:t>
        </w:r>
      </w:ins>
    </w:p>
    <w:p>
      <w:pPr>
        <w:pStyle w:val="Normal"/>
        <w:ind w:endChars="0" w:end="0"/>
        <w:rPr>
          <w:ins w:id="273" w:author="user" w:date="2019-10-22T14:52:00Z"/>
          <w:rFonts w:ascii="Times New Roman" w:hAnsi="Times New Roman" w:cs="Times New Roman"/>
          <w:szCs w:val="32"/>
        </w:rPr>
      </w:pPr>
      <w:ins w:id="272" w:author="user" w:date="2019-10-22T14:52:00Z">
        <w:r>
          <w:rPr>
            <w:rFonts w:ascii="Times New Roman" w:hAnsi="Times New Roman" w:cs="Times New Roman"/>
            <w:szCs w:val="32"/>
          </w:rPr>
          <w:t>城市道路、公共场地及其附属设施污损、缺失的，相关责任人应当及时清理和修复。</w:t>
        </w:r>
      </w:ins>
    </w:p>
    <w:p>
      <w:pPr>
        <w:pStyle w:val="Normal"/>
        <w:ind w:endChars="0" w:end="0"/>
        <w:rPr>
          <w:ins w:id="276" w:author="user" w:date="2019-10-22T14:52:00Z"/>
          <w:rFonts w:ascii="Times New Roman" w:hAnsi="Times New Roman" w:cs="Times New Roman"/>
          <w:szCs w:val="32"/>
        </w:rPr>
      </w:pPr>
      <w:ins w:id="274" w:author="user" w:date="2019-10-22T14:52:00Z">
        <w:r>
          <w:rPr>
            <w:rFonts w:ascii="Times New Roman" w:hAnsi="Times New Roman" w:cs="Times New Roman" w:eastAsia="黑体"/>
            <w:szCs w:val="32"/>
          </w:rPr>
          <w:t>第二十六条</w:t>
        </w:r>
      </w:ins>
      <w:ins w:id="275" w:author="user" w:date="2019-10-22T14:52:00Z">
        <w:r>
          <w:rPr>
            <w:rFonts w:ascii="Times New Roman" w:hAnsi="Times New Roman" w:cs="Times New Roman"/>
            <w:szCs w:val="32"/>
          </w:rPr>
          <w:t xml:space="preserve">  不得擅自挖掘城市道路；经批准的，应当在指定的时间和范围内进行，并在施工现场设置安全警示标志和安全防护设施。</w:t>
        </w:r>
      </w:ins>
    </w:p>
    <w:p>
      <w:pPr>
        <w:pStyle w:val="Normal"/>
        <w:ind w:endChars="0" w:end="0"/>
        <w:rPr>
          <w:ins w:id="278" w:author="user" w:date="2019-10-22T14:52:00Z"/>
          <w:rFonts w:ascii="Times New Roman" w:hAnsi="Times New Roman" w:cs="Times New Roman"/>
          <w:szCs w:val="32"/>
        </w:rPr>
      </w:pPr>
      <w:ins w:id="277" w:author="user" w:date="2019-10-22T14:52:00Z">
        <w:r>
          <w:rPr>
            <w:rFonts w:ascii="Times New Roman" w:hAnsi="Times New Roman" w:cs="Times New Roman"/>
            <w:szCs w:val="32"/>
          </w:rPr>
          <w:t>施工完毕后，施工单位应当及时平整现场、恢复路面，拆除临时设施。</w:t>
        </w:r>
      </w:ins>
    </w:p>
    <w:p>
      <w:pPr>
        <w:pStyle w:val="Normal"/>
        <w:ind w:endChars="0" w:end="0"/>
        <w:rPr>
          <w:ins w:id="281" w:author="user" w:date="2019-10-22T14:52:00Z"/>
          <w:rFonts w:ascii="Times New Roman" w:hAnsi="Times New Roman" w:cs="Times New Roman"/>
          <w:szCs w:val="32"/>
        </w:rPr>
      </w:pPr>
      <w:ins w:id="279" w:author="user" w:date="2019-10-22T14:52:00Z">
        <w:r>
          <w:rPr>
            <w:rFonts w:ascii="Times New Roman" w:hAnsi="Times New Roman" w:cs="Times New Roman" w:eastAsia="黑体"/>
            <w:szCs w:val="32"/>
          </w:rPr>
          <w:t>第二十七条</w:t>
        </w:r>
      </w:ins>
      <w:ins w:id="280" w:author="user" w:date="2019-10-22T14:52:00Z">
        <w:r>
          <w:rPr>
            <w:rFonts w:ascii="Times New Roman" w:hAnsi="Times New Roman" w:cs="Times New Roman"/>
            <w:szCs w:val="32"/>
          </w:rPr>
          <w:t xml:space="preserve">  机动车、非机动车应当按照指定地点停放，不得影响市容。</w:t>
        </w:r>
      </w:ins>
    </w:p>
    <w:p>
      <w:pPr>
        <w:pStyle w:val="Normal"/>
        <w:ind w:endChars="0" w:end="0"/>
        <w:rPr>
          <w:ins w:id="283" w:author="user" w:date="2019-10-22T14:52:00Z"/>
          <w:rFonts w:ascii="Times New Roman" w:hAnsi="Times New Roman" w:cs="Times New Roman"/>
          <w:szCs w:val="32"/>
        </w:rPr>
      </w:pPr>
      <w:ins w:id="282" w:author="user" w:date="2019-10-22T14:52:00Z">
        <w:r>
          <w:rPr>
            <w:rFonts w:ascii="Times New Roman" w:hAnsi="Times New Roman" w:cs="Times New Roman"/>
            <w:szCs w:val="32"/>
          </w:rPr>
          <w:t>沿街单位的车辆应当停放在单位内部；单位内部无停放车辆场地的，应当确定准许停放的地点；鼓励沿街单位在非工作日向社会开放停车场所。</w:t>
        </w:r>
      </w:ins>
    </w:p>
    <w:p>
      <w:pPr>
        <w:pStyle w:val="Normal"/>
        <w:ind w:endChars="0" w:end="0"/>
        <w:rPr>
          <w:ins w:id="286" w:author="user" w:date="2019-10-22T14:52:00Z"/>
          <w:rFonts w:ascii="Times New Roman" w:hAnsi="Times New Roman" w:cs="Times New Roman"/>
          <w:szCs w:val="32"/>
        </w:rPr>
      </w:pPr>
      <w:ins w:id="284" w:author="user" w:date="2019-10-22T14:52:00Z">
        <w:r>
          <w:rPr>
            <w:rFonts w:ascii="Times New Roman" w:hAnsi="Times New Roman" w:cs="Times New Roman" w:eastAsia="黑体"/>
            <w:szCs w:val="32"/>
          </w:rPr>
          <w:t>第二十八条</w:t>
        </w:r>
      </w:ins>
      <w:ins w:id="285" w:author="user" w:date="2019-10-22T14:52:00Z">
        <w:r>
          <w:rPr>
            <w:rFonts w:ascii="Times New Roman" w:hAnsi="Times New Roman" w:cs="Times New Roman"/>
            <w:szCs w:val="32"/>
          </w:rPr>
          <w:t xml:space="preserve">  不得擅自占用城市道路和公共场地从事下列行为：</w:t>
        </w:r>
      </w:ins>
    </w:p>
    <w:p>
      <w:pPr>
        <w:pStyle w:val="Normal"/>
        <w:ind w:endChars="0" w:end="0"/>
        <w:rPr>
          <w:ins w:id="288" w:author="user" w:date="2019-10-22T14:52:00Z"/>
          <w:rFonts w:ascii="Times New Roman" w:hAnsi="Times New Roman" w:cs="Times New Roman"/>
          <w:szCs w:val="32"/>
        </w:rPr>
      </w:pPr>
      <w:ins w:id="287" w:author="user" w:date="2019-10-22T14:52:00Z">
        <w:r>
          <w:rPr>
            <w:rFonts w:ascii="Times New Roman" w:hAnsi="Times New Roman" w:cs="Times New Roman"/>
            <w:szCs w:val="32"/>
          </w:rPr>
          <w:t>（一）堆放物料，搭建建筑物、构筑物；</w:t>
        </w:r>
      </w:ins>
    </w:p>
    <w:p>
      <w:pPr>
        <w:pStyle w:val="Normal"/>
        <w:ind w:endChars="0" w:end="0"/>
        <w:rPr>
          <w:ins w:id="290" w:author="user" w:date="2019-10-22T14:52:00Z"/>
          <w:rFonts w:ascii="Times New Roman" w:hAnsi="Times New Roman" w:cs="Times New Roman"/>
          <w:szCs w:val="32"/>
        </w:rPr>
      </w:pPr>
      <w:ins w:id="289" w:author="user" w:date="2019-10-22T14:52:00Z">
        <w:r>
          <w:rPr>
            <w:rFonts w:ascii="Times New Roman" w:hAnsi="Times New Roman" w:cs="Times New Roman"/>
            <w:szCs w:val="32"/>
          </w:rPr>
          <w:t>（二）摆摊设点，超出门、窗经营、作业；</w:t>
        </w:r>
      </w:ins>
    </w:p>
    <w:p>
      <w:pPr>
        <w:pStyle w:val="Normal"/>
        <w:ind w:endChars="0" w:end="0"/>
        <w:rPr>
          <w:ins w:id="292" w:author="user" w:date="2019-10-22T14:52:00Z"/>
          <w:rFonts w:ascii="Times New Roman" w:hAnsi="Times New Roman" w:cs="Times New Roman"/>
          <w:szCs w:val="32"/>
        </w:rPr>
      </w:pPr>
      <w:ins w:id="291" w:author="user" w:date="2019-10-22T14:52:00Z">
        <w:r>
          <w:rPr>
            <w:rFonts w:ascii="Times New Roman" w:hAnsi="Times New Roman" w:cs="Times New Roman"/>
            <w:szCs w:val="32"/>
          </w:rPr>
          <w:t>（三）清洗机动车辆；</w:t>
        </w:r>
      </w:ins>
    </w:p>
    <w:p>
      <w:pPr>
        <w:pStyle w:val="Normal"/>
        <w:ind w:firstLineChars="210" w:endChars="0" w:end="0"/>
        <w:rPr>
          <w:ins w:id="294" w:author="user" w:date="2019-10-22T14:52:00Z"/>
          <w:rFonts w:ascii="Times New Roman" w:hAnsi="Times New Roman" w:cs="Times New Roman"/>
          <w:szCs w:val="32"/>
        </w:rPr>
      </w:pPr>
      <w:ins w:id="293" w:author="user" w:date="2019-10-22T14:52:00Z">
        <w:r>
          <w:rPr>
            <w:rFonts w:ascii="Times New Roman" w:hAnsi="Times New Roman" w:cs="Times New Roman"/>
            <w:szCs w:val="32"/>
          </w:rPr>
          <w:t>（四）法律、法规规定的其他行为。</w:t>
        </w:r>
      </w:ins>
    </w:p>
    <w:p>
      <w:pPr>
        <w:pStyle w:val="Normal"/>
        <w:ind w:endChars="0" w:end="0"/>
        <w:rPr>
          <w:ins w:id="296" w:author="user" w:date="2019-10-22T14:52:00Z"/>
          <w:rFonts w:ascii="Times New Roman" w:hAnsi="Times New Roman" w:cs="Times New Roman"/>
          <w:szCs w:val="32"/>
        </w:rPr>
      </w:pPr>
      <w:ins w:id="295" w:author="user" w:date="2019-10-22T14:52:00Z">
        <w:r>
          <w:rPr>
            <w:rFonts w:ascii="Times New Roman" w:hAnsi="Times New Roman" w:cs="Times New Roman"/>
            <w:szCs w:val="32"/>
          </w:rPr>
          <w:t>占用城市道路、公共场地举办各类公益、商业活动的，应当经批准，并在指定的时间和范围内从事相关活动；活动结束或者占用期满后，应当及时清理现场，恢复原状。</w:t>
        </w:r>
      </w:ins>
    </w:p>
    <w:p>
      <w:pPr>
        <w:pStyle w:val="Normal"/>
        <w:ind w:endChars="0" w:end="0"/>
        <w:rPr>
          <w:ins w:id="298" w:author="user" w:date="2019-10-22T14:52:00Z"/>
          <w:rFonts w:ascii="Times New Roman" w:hAnsi="Times New Roman" w:cs="Times New Roman"/>
          <w:szCs w:val="32"/>
        </w:rPr>
      </w:pPr>
      <w:ins w:id="297" w:author="user" w:date="2019-10-22T14:52:00Z">
        <w:r>
          <w:rPr>
            <w:rFonts w:ascii="Times New Roman" w:hAnsi="Times New Roman" w:cs="Times New Roman"/>
            <w:color w:val="000000"/>
            <w:kern w:val="0"/>
          </w:rPr>
          <w: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t>
        </w:r>
      </w:ins>
    </w:p>
    <w:p>
      <w:pPr>
        <w:pStyle w:val="Normal"/>
        <w:ind w:endChars="0" w:end="0"/>
        <w:rPr>
          <w:ins w:id="301" w:author="user" w:date="2019-10-22T14:52:00Z"/>
          <w:rFonts w:ascii="Times New Roman" w:hAnsi="Times New Roman" w:cs="Times New Roman"/>
          <w:szCs w:val="32"/>
        </w:rPr>
      </w:pPr>
      <w:ins w:id="299" w:author="user" w:date="2019-10-22T14:52:00Z">
        <w:r>
          <w:rPr>
            <w:rFonts w:ascii="Times New Roman" w:hAnsi="Times New Roman" w:cs="Times New Roman" w:eastAsia="黑体"/>
            <w:kern w:val="0"/>
            <w:szCs w:val="32"/>
          </w:rPr>
          <w:t xml:space="preserve">第二十九条  </w:t>
        </w:r>
      </w:ins>
      <w:ins w:id="300" w:author="user" w:date="2019-10-22T14:52:00Z">
        <w:r>
          <w:rPr>
            <w:rFonts w:ascii="Times New Roman" w:hAnsi="Times New Roman" w:cs="Times New Roman"/>
            <w:szCs w:val="32"/>
          </w:rPr>
          <w:t>互联网租赁自行车的经营管理遵循总量控制原则。</w:t>
        </w:r>
      </w:ins>
    </w:p>
    <w:p>
      <w:pPr>
        <w:pStyle w:val="Normal"/>
        <w:ind w:endChars="0" w:end="0"/>
        <w:rPr>
          <w:ins w:id="303" w:author="user" w:date="2019-10-22T14:52:00Z"/>
          <w:rFonts w:ascii="Times New Roman" w:hAnsi="Times New Roman" w:cs="Times New Roman"/>
          <w:szCs w:val="32"/>
        </w:rPr>
      </w:pPr>
      <w:ins w:id="302" w:author="user" w:date="2019-10-22T14:52:00Z">
        <w:r>
          <w:rPr>
            <w:rFonts w:ascii="Times New Roman" w:hAnsi="Times New Roman" w:cs="Times New Roman"/>
            <w:szCs w:val="32"/>
          </w:rPr>
          <w:t>互联网租赁自行车经营单位应当履行主体责任，维护互联网租赁自行车的停放秩序。</w:t>
        </w:r>
      </w:ins>
    </w:p>
    <w:p>
      <w:pPr>
        <w:pStyle w:val="Normal"/>
        <w:ind w:endChars="0" w:end="0"/>
        <w:rPr>
          <w:ins w:id="306" w:author="user" w:date="2019-10-22T14:52:00Z"/>
          <w:rFonts w:ascii="Times New Roman" w:hAnsi="Times New Roman" w:cs="Times New Roman"/>
          <w:szCs w:val="32"/>
        </w:rPr>
      </w:pPr>
      <w:ins w:id="304" w:author="user" w:date="2019-10-22T14:52:00Z">
        <w:r>
          <w:rPr>
            <w:rFonts w:ascii="Times New Roman" w:hAnsi="Times New Roman" w:cs="Times New Roman" w:eastAsia="黑体"/>
            <w:szCs w:val="32"/>
          </w:rPr>
          <w:t>第三十条</w:t>
        </w:r>
      </w:ins>
      <w:ins w:id="305" w:author="user" w:date="2019-10-22T14:52:00Z">
        <w:r>
          <w:rPr>
            <w:rFonts w:ascii="Times New Roman" w:hAnsi="Times New Roman" w:cs="Times New Roman"/>
            <w:szCs w:val="32"/>
          </w:rPr>
          <w:t xml:space="preserve">  在不影响群众生活、交通通行以及市容和环境卫生的情形下，县级市、区人民政府可以确定特定路段、时间段，允许摆摊设点。</w:t>
        </w:r>
      </w:ins>
    </w:p>
    <w:p>
      <w:pPr>
        <w:pStyle w:val="Normal"/>
        <w:ind w:endChars="0" w:end="0"/>
        <w:rPr>
          <w:ins w:id="308" w:author="user" w:date="2019-10-22T14:52:00Z"/>
          <w:rFonts w:ascii="Times New Roman" w:hAnsi="Times New Roman" w:cs="Times New Roman"/>
          <w:szCs w:val="32"/>
        </w:rPr>
      </w:pPr>
      <w:ins w:id="307" w:author="user" w:date="2019-10-22T14:52:00Z">
        <w:r>
          <w:rPr>
            <w:rFonts w:ascii="Times New Roman" w:hAnsi="Times New Roman" w:cs="Times New Roman"/>
            <w:szCs w:val="32"/>
          </w:rPr>
          <w:t>经营者应当在规定的时间和范围内经营，配备卫生设施，并保持市容和环境卫生整洁。</w:t>
        </w:r>
      </w:ins>
    </w:p>
    <w:p>
      <w:pPr>
        <w:pStyle w:val="Normal"/>
        <w:ind w:endChars="0" w:end="0"/>
        <w:rPr>
          <w:ins w:id="311" w:author="user" w:date="2019-10-22T14:52:00Z"/>
          <w:rFonts w:ascii="Times New Roman" w:hAnsi="Times New Roman" w:cs="Times New Roman"/>
          <w:szCs w:val="32"/>
        </w:rPr>
      </w:pPr>
      <w:ins w:id="309" w:author="user" w:date="2019-10-22T14:52:00Z">
        <w:r>
          <w:rPr>
            <w:rFonts w:ascii="Times New Roman" w:hAnsi="Times New Roman" w:cs="Times New Roman" w:eastAsia="黑体"/>
            <w:szCs w:val="32"/>
          </w:rPr>
          <w:t>第三十一条</w:t>
        </w:r>
      </w:ins>
      <w:ins w:id="310" w:author="user" w:date="2019-10-22T14:52:00Z">
        <w:r>
          <w:rPr>
            <w:rFonts w:ascii="Times New Roman" w:hAnsi="Times New Roman" w:cs="Times New Roman"/>
            <w:szCs w:val="32"/>
          </w:rPr>
          <w:t xml:space="preserve">  经批准在城市道路两侧从事车辆修理（清洗）、材料加工、殡葬服务、废品收购等经营活动的，应当符合市容环境规范要求，具备相应的经营场所和物料用品堆放场所。产生污水、污泥和垃圾的，应当配备符合规范要求的污水、污泥预处理设施及垃圾收集容器。</w:t>
        </w:r>
      </w:ins>
    </w:p>
    <w:p>
      <w:pPr>
        <w:pStyle w:val="Normal"/>
        <w:ind w:endChars="0" w:end="0"/>
        <w:rPr>
          <w:ins w:id="313" w:author="user" w:date="2019-10-22T14:52:00Z"/>
          <w:rFonts w:ascii="Times New Roman" w:hAnsi="Times New Roman" w:cs="Times New Roman"/>
          <w:szCs w:val="32"/>
        </w:rPr>
      </w:pPr>
      <w:ins w:id="312" w:author="user" w:date="2019-10-22T14:52:00Z">
        <w:r>
          <w:rPr>
            <w:rFonts w:ascii="Times New Roman" w:hAnsi="Times New Roman" w:cs="Times New Roman"/>
            <w:szCs w:val="32"/>
          </w:rPr>
          <w:t>前款规定的市容环境规范要求由市城市管理行政主管部门会同市场监管、生态环境、市政园林等部门共同制定。</w:t>
        </w:r>
      </w:ins>
    </w:p>
    <w:p>
      <w:pPr>
        <w:pStyle w:val="Normal"/>
        <w:ind w:endChars="0" w:end="0"/>
        <w:rPr>
          <w:ins w:id="316" w:author="user" w:date="2019-10-22T14:52:00Z"/>
          <w:rFonts w:ascii="Times New Roman" w:hAnsi="Times New Roman" w:cs="Times New Roman"/>
          <w:szCs w:val="32"/>
        </w:rPr>
      </w:pPr>
      <w:ins w:id="314" w:author="user" w:date="2019-10-22T14:52:00Z">
        <w:r>
          <w:rPr>
            <w:rFonts w:ascii="Times New Roman" w:hAnsi="Times New Roman" w:cs="Times New Roman" w:eastAsia="黑体"/>
            <w:szCs w:val="32"/>
          </w:rPr>
          <w:t>第三十二条</w:t>
        </w:r>
      </w:ins>
      <w:ins w:id="315" w:author="user" w:date="2019-10-22T14:52:00Z">
        <w:r>
          <w:rPr>
            <w:rFonts w:ascii="Times New Roman" w:hAnsi="Times New Roman" w:cs="Times New Roman"/>
            <w:szCs w:val="32"/>
          </w:rPr>
          <w:t xml:space="preserve">  城市道路两侧的建筑物、构筑物应当采用透景、半透景围墙、栅栏或者绿篱、花坛（池）、草坪等作为分界，并保持整洁、美观，色调、造型应当与周围环境相协调。</w:t>
        </w:r>
      </w:ins>
    </w:p>
    <w:p>
      <w:pPr>
        <w:pStyle w:val="Normal"/>
        <w:ind w:endChars="0" w:end="0"/>
        <w:rPr>
          <w:ins w:id="318" w:author="user" w:date="2019-10-22T14:52:00Z"/>
          <w:rFonts w:ascii="Times New Roman" w:hAnsi="Times New Roman" w:cs="Times New Roman"/>
          <w:szCs w:val="32"/>
        </w:rPr>
      </w:pPr>
      <w:ins w:id="317" w:author="user" w:date="2019-10-22T14:52:00Z">
        <w:r>
          <w:rPr>
            <w:rFonts w:ascii="Times New Roman" w:hAnsi="Times New Roman" w:cs="Times New Roman"/>
            <w:szCs w:val="32"/>
          </w:rPr>
          <w:t>城市道路两侧及隔离带上种植的树木或者其他植物不得遮挡路灯、交通信号、交通标志，不得妨碍安全视距，影响车辆、行人通行。</w:t>
        </w:r>
      </w:ins>
    </w:p>
    <w:p>
      <w:pPr>
        <w:pStyle w:val="Normal"/>
        <w:ind w:endChars="0" w:end="0"/>
        <w:rPr>
          <w:ins w:id="320" w:author="user" w:date="2019-10-22T14:52:00Z"/>
          <w:rFonts w:ascii="Times New Roman" w:hAnsi="Times New Roman" w:cs="Times New Roman"/>
          <w:szCs w:val="32"/>
        </w:rPr>
      </w:pPr>
      <w:ins w:id="319" w:author="user" w:date="2019-10-22T14:52:00Z">
        <w:r>
          <w:rPr>
            <w:rFonts w:ascii="Times New Roman" w:hAnsi="Times New Roman" w:cs="Times New Roman"/>
            <w:szCs w:val="32"/>
          </w:rPr>
          <w:t>城市道路两侧的绿地、绿化小品及绿化设施，应当进行日常养护、定期修剪。</w:t>
        </w:r>
      </w:ins>
    </w:p>
    <w:p>
      <w:pPr>
        <w:pStyle w:val="Normal"/>
        <w:ind w:firstLineChars="212" w:endChars="0" w:end="0"/>
        <w:rPr>
          <w:ins w:id="322" w:author="user" w:date="2019-10-22T14:52:00Z"/>
          <w:rFonts w:ascii="Times New Roman" w:hAnsi="Times New Roman" w:cs="Times New Roman"/>
          <w:szCs w:val="32"/>
        </w:rPr>
      </w:pPr>
      <w:ins w:id="321" w:author="user" w:date="2019-10-22T14:52:00Z">
        <w:r>
          <w:rPr>
            <w:rFonts w:cs="Times New Roman" w:ascii="Times New Roman" w:hAnsi="Times New Roman"/>
            <w:szCs w:val="32"/>
          </w:rPr>
        </w:r>
      </w:ins>
    </w:p>
    <w:p>
      <w:pPr>
        <w:pStyle w:val="Normal"/>
        <w:ind w:firstLineChars="0" w:firstLine="0" w:endChars="0" w:end="0"/>
        <w:jc w:val="center"/>
        <w:rPr>
          <w:ins w:id="324" w:author="user" w:date="2019-10-22T14:52:00Z"/>
          <w:rFonts w:ascii="Times New Roman" w:hAnsi="Times New Roman" w:eastAsia="楷体_GB2312" w:cs="Times New Roman"/>
          <w:szCs w:val="32"/>
        </w:rPr>
      </w:pPr>
      <w:ins w:id="323" w:author="user" w:date="2019-10-22T14:52:00Z">
        <w:r>
          <w:rPr>
            <w:rFonts w:ascii="Times New Roman" w:hAnsi="Times New Roman" w:cs="Times New Roman" w:eastAsia="楷体_GB2312"/>
            <w:szCs w:val="32"/>
          </w:rPr>
          <w:t>第四节  建设工地</w:t>
        </w:r>
      </w:ins>
    </w:p>
    <w:p>
      <w:pPr>
        <w:pStyle w:val="Normal"/>
        <w:ind w:endChars="0" w:end="0"/>
        <w:jc w:val="center"/>
        <w:rPr>
          <w:ins w:id="326" w:author="user" w:date="2019-10-22T14:52:00Z"/>
          <w:rFonts w:ascii="Times New Roman" w:hAnsi="Times New Roman" w:eastAsia="楷体_GB2312" w:cs="Times New Roman"/>
          <w:szCs w:val="32"/>
          <w:bdr w:val="single" w:sz="4" w:space="0" w:color="000000"/>
        </w:rPr>
      </w:pPr>
      <w:ins w:id="325" w:author="user" w:date="2019-10-22T14:52:00Z">
        <w:r>
          <w:rPr>
            <w:rFonts w:eastAsia="楷体_GB2312" w:cs="Times New Roman" w:ascii="Times New Roman" w:hAnsi="Times New Roman"/>
            <w:szCs w:val="32"/>
            <w:bdr w:val="single" w:sz="4" w:space="0" w:color="000000"/>
          </w:rPr>
        </w:r>
      </w:ins>
    </w:p>
    <w:p>
      <w:pPr>
        <w:pStyle w:val="Normal"/>
        <w:ind w:endChars="0" w:end="0"/>
        <w:rPr>
          <w:ins w:id="329" w:author="user" w:date="2019-10-22T14:52:00Z"/>
          <w:rFonts w:ascii="Times New Roman" w:hAnsi="Times New Roman" w:cs="Times New Roman"/>
          <w:szCs w:val="32"/>
        </w:rPr>
      </w:pPr>
      <w:ins w:id="327" w:author="user" w:date="2019-10-22T14:52:00Z">
        <w:r>
          <w:rPr>
            <w:rFonts w:ascii="Times New Roman" w:hAnsi="Times New Roman" w:cs="Times New Roman" w:eastAsia="黑体"/>
            <w:szCs w:val="32"/>
          </w:rPr>
          <w:t>第三十三条</w:t>
        </w:r>
      </w:ins>
      <w:ins w:id="328" w:author="user" w:date="2019-10-22T14:52:00Z">
        <w:r>
          <w:rPr>
            <w:rFonts w:ascii="Times New Roman" w:hAnsi="Times New Roman" w:cs="Times New Roman"/>
            <w:szCs w:val="32"/>
          </w:rPr>
          <w:t xml:space="preserve">  建设工地应当符合下列规定：</w:t>
        </w:r>
      </w:ins>
    </w:p>
    <w:p>
      <w:pPr>
        <w:pStyle w:val="Normal"/>
        <w:ind w:endChars="0" w:end="0"/>
        <w:rPr>
          <w:ins w:id="331" w:author="user" w:date="2019-10-22T14:52:00Z"/>
          <w:rFonts w:ascii="Times New Roman" w:hAnsi="Times New Roman" w:cs="Times New Roman"/>
          <w:szCs w:val="32"/>
        </w:rPr>
      </w:pPr>
      <w:ins w:id="330" w:author="user" w:date="2019-10-22T14:52:00Z">
        <w:r>
          <w:rPr>
            <w:rFonts w:ascii="Times New Roman" w:hAnsi="Times New Roman" w:cs="Times New Roman"/>
            <w:szCs w:val="32"/>
          </w:rPr>
          <w:t>（一）设置连续、封闭的围挡；不具备封闭围挡条件的，设置围栏。</w:t>
        </w:r>
      </w:ins>
    </w:p>
    <w:p>
      <w:pPr>
        <w:pStyle w:val="Normal"/>
        <w:ind w:endChars="0" w:end="0"/>
        <w:rPr>
          <w:ins w:id="333" w:author="user" w:date="2019-10-22T14:52:00Z"/>
          <w:rFonts w:ascii="Times New Roman" w:hAnsi="Times New Roman" w:cs="Times New Roman"/>
          <w:szCs w:val="32"/>
        </w:rPr>
      </w:pPr>
      <w:ins w:id="332" w:author="user" w:date="2019-10-22T14:52:00Z">
        <w:r>
          <w:rPr>
            <w:rFonts w:ascii="Times New Roman" w:hAnsi="Times New Roman" w:cs="Times New Roman"/>
            <w:szCs w:val="32"/>
          </w:rPr>
          <w:t>（二）建设工地内靠近围挡堆放物料的高度不得超出围挡顶部。</w:t>
        </w:r>
      </w:ins>
    </w:p>
    <w:p>
      <w:pPr>
        <w:pStyle w:val="Normal"/>
        <w:ind w:endChars="0" w:end="0"/>
        <w:rPr>
          <w:ins w:id="335" w:author="user" w:date="2019-10-22T14:52:00Z"/>
          <w:rFonts w:ascii="Times New Roman" w:hAnsi="Times New Roman" w:cs="Times New Roman"/>
          <w:szCs w:val="32"/>
        </w:rPr>
      </w:pPr>
      <w:ins w:id="334" w:author="user" w:date="2019-10-22T14:52:00Z">
        <w:r>
          <w:rPr>
            <w:rFonts w:ascii="Times New Roman" w:hAnsi="Times New Roman" w:cs="Times New Roman"/>
            <w:szCs w:val="32"/>
          </w:rPr>
          <w:t>（三）建设工地范围外不得堆放物料、机具和废弃物等。</w:t>
        </w:r>
      </w:ins>
    </w:p>
    <w:p>
      <w:pPr>
        <w:pStyle w:val="Normal"/>
        <w:ind w:endChars="0" w:end="0"/>
        <w:rPr>
          <w:ins w:id="337" w:author="user" w:date="2019-10-22T14:52:00Z"/>
          <w:rFonts w:ascii="Times New Roman" w:hAnsi="Times New Roman" w:cs="Times New Roman"/>
          <w:szCs w:val="32"/>
        </w:rPr>
      </w:pPr>
      <w:ins w:id="336" w:author="user" w:date="2019-10-22T14:52:00Z">
        <w:r>
          <w:rPr>
            <w:rFonts w:ascii="Times New Roman" w:hAnsi="Times New Roman" w:cs="Times New Roman"/>
            <w:szCs w:val="32"/>
          </w:rPr>
          <w:t>搭建脚手架等设施占用城市道路的，应当按照有关规定办理审批手续。</w:t>
        </w:r>
      </w:ins>
    </w:p>
    <w:p>
      <w:pPr>
        <w:pStyle w:val="Normal"/>
        <w:ind w:endChars="0" w:end="0"/>
        <w:rPr>
          <w:ins w:id="340" w:author="user" w:date="2019-10-22T14:52:00Z"/>
          <w:rFonts w:ascii="Times New Roman" w:hAnsi="Times New Roman" w:cs="Times New Roman"/>
          <w:szCs w:val="32"/>
        </w:rPr>
      </w:pPr>
      <w:ins w:id="338" w:author="user" w:date="2019-10-22T14:52:00Z">
        <w:r>
          <w:rPr>
            <w:rFonts w:ascii="Times New Roman" w:hAnsi="Times New Roman" w:cs="Times New Roman" w:eastAsia="黑体"/>
            <w:szCs w:val="32"/>
          </w:rPr>
          <w:t>第三十四条</w:t>
        </w:r>
      </w:ins>
      <w:ins w:id="339" w:author="user" w:date="2019-10-22T14:52:00Z">
        <w:r>
          <w:rPr>
            <w:rFonts w:ascii="Times New Roman" w:hAnsi="Times New Roman" w:cs="Times New Roman"/>
            <w:szCs w:val="32"/>
          </w:rPr>
          <w:t xml:space="preserve">  施工现场应当防止扬尘，拆除作业应当采取湿式作业法；产生的废水、泥浆不得直接排入城市排水管网、河道。</w:t>
        </w:r>
      </w:ins>
    </w:p>
    <w:p>
      <w:pPr>
        <w:pStyle w:val="Normal"/>
        <w:ind w:endChars="0" w:end="0"/>
        <w:rPr>
          <w:ins w:id="342" w:author="user" w:date="2019-10-22T14:52:00Z"/>
          <w:rFonts w:ascii="Times New Roman" w:hAnsi="Times New Roman" w:cs="Times New Roman"/>
          <w:szCs w:val="32"/>
        </w:rPr>
      </w:pPr>
      <w:ins w:id="341" w:author="user" w:date="2019-10-22T14:52:00Z">
        <w:r>
          <w:rPr>
            <w:rFonts w:ascii="Times New Roman" w:hAnsi="Times New Roman" w:cs="Times New Roman"/>
            <w:szCs w:val="32"/>
          </w:rPr>
          <w:t>建设工地出入口应当进行硬化处理，并配备车辆冲洗设施及相应的泥浆沉淀和排水设施。</w:t>
        </w:r>
      </w:ins>
    </w:p>
    <w:p>
      <w:pPr>
        <w:pStyle w:val="Normal"/>
        <w:ind w:endChars="0" w:end="0"/>
        <w:rPr>
          <w:ins w:id="346" w:author="user" w:date="2019-10-22T14:52:00Z"/>
          <w:rFonts w:ascii="Times New Roman" w:hAnsi="Times New Roman" w:cs="Times New Roman"/>
          <w:szCs w:val="32"/>
        </w:rPr>
      </w:pPr>
      <w:ins w:id="343" w:author="user" w:date="2019-10-22T14:52:00Z">
        <w:r>
          <w:rPr>
            <w:rFonts w:ascii="Times New Roman" w:hAnsi="Times New Roman" w:cs="Times New Roman" w:eastAsia="黑体"/>
            <w:szCs w:val="32"/>
          </w:rPr>
          <w:t>第三十五条</w:t>
        </w:r>
      </w:ins>
      <w:ins w:id="344" w:author="user" w:date="2019-10-22T14:52:00Z">
        <w:r>
          <w:rPr>
            <w:rFonts w:ascii="Times New Roman" w:hAnsi="Times New Roman" w:cs="Times New Roman" w:hint="eastAsia"/>
            <w:szCs w:val="32"/>
          </w:rPr>
          <w:t xml:space="preserve">  </w:t>
        </w:r>
      </w:ins>
      <w:ins w:id="345" w:author="user" w:date="2019-10-22T14:52:00Z">
        <w:r>
          <w:rPr>
            <w:rFonts w:ascii="Times New Roman" w:hAnsi="Times New Roman" w:cs="Times New Roman"/>
            <w:szCs w:val="32"/>
          </w:rPr>
          <w:t>除抢修、抢险等工程外，夜间二十二时至凌晨六时禁止在医疗区、文教科研区和以机关或者居民住宅为主的噪声敏感区域内进行产生噪声的施工。</w:t>
        </w:r>
      </w:ins>
    </w:p>
    <w:p>
      <w:pPr>
        <w:pStyle w:val="Normal"/>
        <w:ind w:endChars="0" w:end="0"/>
        <w:rPr>
          <w:ins w:id="348" w:author="user" w:date="2019-10-22T14:52:00Z"/>
          <w:rFonts w:ascii="Times New Roman" w:hAnsi="Times New Roman" w:cs="Times New Roman"/>
          <w:szCs w:val="32"/>
        </w:rPr>
      </w:pPr>
      <w:ins w:id="347" w:author="user" w:date="2019-10-22T14:52:00Z">
        <w:r>
          <w:rPr>
            <w:rFonts w:ascii="Times New Roman" w:hAnsi="Times New Roman" w:cs="Times New Roman"/>
            <w:szCs w:val="32"/>
          </w:rPr>
          <w:t>因生产工艺要求或者特殊需要必须进行夜间施工的，施工单位应当根据有关规定办理审批手续。</w:t>
        </w:r>
      </w:ins>
    </w:p>
    <w:p>
      <w:pPr>
        <w:pStyle w:val="Normal"/>
        <w:ind w:endChars="0" w:end="0"/>
        <w:rPr>
          <w:ins w:id="351" w:author="user" w:date="2019-10-22T14:52:00Z"/>
          <w:rFonts w:ascii="Times New Roman" w:hAnsi="Times New Roman" w:cs="Times New Roman"/>
          <w:szCs w:val="32"/>
        </w:rPr>
      </w:pPr>
      <w:ins w:id="349" w:author="user" w:date="2019-10-22T14:52:00Z">
        <w:r>
          <w:rPr>
            <w:rFonts w:ascii="Times New Roman" w:hAnsi="Times New Roman" w:cs="Times New Roman" w:eastAsia="黑体"/>
            <w:szCs w:val="32"/>
          </w:rPr>
          <w:t>第三十六条</w:t>
        </w:r>
      </w:ins>
      <w:ins w:id="350" w:author="user" w:date="2019-10-22T14:52:00Z">
        <w:r>
          <w:rPr>
            <w:rFonts w:ascii="Times New Roman" w:hAnsi="Times New Roman" w:cs="Times New Roman"/>
            <w:szCs w:val="32"/>
          </w:rPr>
          <w:t xml:space="preserve">  建设工程开工前，建设单位应当向市、县级市城市管理行政主管部门申报建筑垃圾、工程渣土、工程泥浆产生量和处置方案，取得处置许可。未经许可的，不得擅自处置。</w:t>
        </w:r>
      </w:ins>
    </w:p>
    <w:p>
      <w:pPr>
        <w:pStyle w:val="Normal"/>
        <w:ind w:endChars="0" w:end="0"/>
        <w:rPr>
          <w:ins w:id="353" w:author="user" w:date="2019-10-22T14:52:00Z"/>
          <w:rFonts w:ascii="Times New Roman" w:hAnsi="Times New Roman" w:cs="Times New Roman"/>
          <w:szCs w:val="32"/>
        </w:rPr>
      </w:pPr>
      <w:ins w:id="352" w:author="user" w:date="2019-10-22T14:52:00Z">
        <w:r>
          <w:rPr>
            <w:rFonts w:ascii="Times New Roman" w:hAnsi="Times New Roman" w:cs="Times New Roman"/>
            <w:szCs w:val="32"/>
          </w:rPr>
          <w:t>建设单位根据规定缴纳建筑垃圾处置费，工程结束后应当及时清理施工现场。</w:t>
        </w:r>
      </w:ins>
    </w:p>
    <w:p>
      <w:pPr>
        <w:pStyle w:val="Normal"/>
        <w:ind w:endChars="0" w:end="0"/>
        <w:rPr>
          <w:ins w:id="356" w:author="user" w:date="2019-10-22T14:52:00Z"/>
          <w:rFonts w:ascii="Times New Roman" w:hAnsi="Times New Roman" w:cs="Times New Roman"/>
          <w:szCs w:val="32"/>
        </w:rPr>
      </w:pPr>
      <w:ins w:id="354" w:author="user" w:date="2019-10-22T14:52:00Z">
        <w:r>
          <w:rPr>
            <w:rFonts w:ascii="Times New Roman" w:hAnsi="Times New Roman" w:cs="Times New Roman" w:eastAsia="黑体"/>
            <w:szCs w:val="32"/>
          </w:rPr>
          <w:t>第三十七条</w:t>
        </w:r>
      </w:ins>
      <w:ins w:id="355" w:author="user" w:date="2019-10-22T14:52:00Z">
        <w:r>
          <w:rPr>
            <w:rFonts w:ascii="Times New Roman" w:hAnsi="Times New Roman" w:cs="Times New Roman"/>
            <w:szCs w:val="32"/>
          </w:rPr>
          <w:t xml:space="preserve">  建设工程产生的建筑垃圾、工程渣土、工程泥浆等废弃物应当交给经核准的处置、运输、消纳单位处理。</w:t>
        </w:r>
      </w:ins>
    </w:p>
    <w:p>
      <w:pPr>
        <w:pStyle w:val="Normal"/>
        <w:ind w:endChars="0" w:end="0"/>
        <w:rPr>
          <w:ins w:id="358" w:author="user" w:date="2019-10-22T14:52:00Z"/>
          <w:rFonts w:ascii="Times New Roman" w:hAnsi="Times New Roman" w:cs="Times New Roman"/>
          <w:szCs w:val="32"/>
        </w:rPr>
      </w:pPr>
      <w:ins w:id="357" w:author="user" w:date="2019-10-22T14:52:00Z">
        <w:r>
          <w:rPr>
            <w:rFonts w:ascii="Times New Roman" w:hAnsi="Times New Roman" w:cs="Times New Roman"/>
            <w:szCs w:val="32"/>
          </w:rPr>
          <w:t>从事建筑垃圾、工程渣土、工程泥浆的运输单位车辆应当符合下列规定：</w:t>
        </w:r>
      </w:ins>
    </w:p>
    <w:p>
      <w:pPr>
        <w:pStyle w:val="Normal"/>
        <w:ind w:endChars="0" w:end="0"/>
        <w:rPr>
          <w:ins w:id="360" w:author="user" w:date="2019-10-22T14:52:00Z"/>
          <w:rFonts w:ascii="Times New Roman" w:hAnsi="Times New Roman" w:cs="Times New Roman"/>
          <w:szCs w:val="32"/>
        </w:rPr>
      </w:pPr>
      <w:ins w:id="359" w:author="user" w:date="2019-10-22T14:52:00Z">
        <w:r>
          <w:rPr>
            <w:rFonts w:ascii="Times New Roman" w:hAnsi="Times New Roman" w:cs="Times New Roman"/>
            <w:szCs w:val="32"/>
          </w:rPr>
          <w:t>（一）密闭运输；</w:t>
        </w:r>
      </w:ins>
    </w:p>
    <w:p>
      <w:pPr>
        <w:pStyle w:val="Normal"/>
        <w:ind w:endChars="0" w:end="0"/>
        <w:rPr>
          <w:ins w:id="362" w:author="user" w:date="2019-10-22T14:52:00Z"/>
          <w:rFonts w:ascii="Times New Roman" w:hAnsi="Times New Roman" w:cs="Times New Roman"/>
          <w:szCs w:val="32"/>
        </w:rPr>
      </w:pPr>
      <w:ins w:id="361" w:author="user" w:date="2019-10-22T14:52:00Z">
        <w:r>
          <w:rPr>
            <w:rFonts w:ascii="Times New Roman" w:hAnsi="Times New Roman" w:cs="Times New Roman"/>
            <w:szCs w:val="32"/>
          </w:rPr>
          <w:t>（二）严禁超载；</w:t>
        </w:r>
      </w:ins>
    </w:p>
    <w:p>
      <w:pPr>
        <w:pStyle w:val="Normal"/>
        <w:ind w:endChars="0" w:end="0"/>
        <w:rPr>
          <w:ins w:id="364" w:author="user" w:date="2019-10-22T14:52:00Z"/>
          <w:rFonts w:ascii="Times New Roman" w:hAnsi="Times New Roman" w:cs="Times New Roman"/>
          <w:szCs w:val="32"/>
        </w:rPr>
      </w:pPr>
      <w:ins w:id="363" w:author="user" w:date="2019-10-22T14:52:00Z">
        <w:r>
          <w:rPr>
            <w:rFonts w:ascii="Times New Roman" w:hAnsi="Times New Roman" w:cs="Times New Roman"/>
            <w:szCs w:val="32"/>
          </w:rPr>
          <w:t>（三）不得车轮带泥行驶；</w:t>
        </w:r>
      </w:ins>
    </w:p>
    <w:p>
      <w:pPr>
        <w:pStyle w:val="Normal"/>
        <w:ind w:endChars="0" w:end="0"/>
        <w:rPr>
          <w:ins w:id="366" w:author="user" w:date="2019-10-22T14:52:00Z"/>
          <w:rFonts w:ascii="Times New Roman" w:hAnsi="Times New Roman" w:cs="Times New Roman"/>
          <w:szCs w:val="32"/>
        </w:rPr>
      </w:pPr>
      <w:ins w:id="365" w:author="user" w:date="2019-10-22T14:52:00Z">
        <w:r>
          <w:rPr>
            <w:rFonts w:ascii="Times New Roman" w:hAnsi="Times New Roman" w:cs="Times New Roman"/>
            <w:szCs w:val="32"/>
          </w:rPr>
          <w:t>（四）不得沿途丢弃、遗撒；</w:t>
        </w:r>
      </w:ins>
    </w:p>
    <w:p>
      <w:pPr>
        <w:pStyle w:val="Normal"/>
        <w:ind w:endChars="0" w:end="0"/>
        <w:rPr>
          <w:ins w:id="368" w:author="user" w:date="2019-10-22T14:52:00Z"/>
          <w:rFonts w:ascii="Times New Roman" w:hAnsi="Times New Roman" w:cs="Times New Roman"/>
          <w:szCs w:val="32"/>
        </w:rPr>
      </w:pPr>
      <w:ins w:id="367" w:author="user" w:date="2019-10-22T14:52:00Z">
        <w:r>
          <w:rPr>
            <w:rFonts w:ascii="Times New Roman" w:hAnsi="Times New Roman" w:cs="Times New Roman"/>
            <w:szCs w:val="32"/>
          </w:rPr>
          <w:t>（五）随车携带车辆运输处置证明和车辆准运证；</w:t>
        </w:r>
      </w:ins>
    </w:p>
    <w:p>
      <w:pPr>
        <w:pStyle w:val="Normal"/>
        <w:ind w:endChars="0" w:end="0"/>
        <w:rPr>
          <w:ins w:id="370" w:author="user" w:date="2019-10-22T14:52:00Z"/>
          <w:rFonts w:ascii="Times New Roman" w:hAnsi="Times New Roman" w:cs="Times New Roman"/>
          <w:szCs w:val="32"/>
        </w:rPr>
      </w:pPr>
      <w:ins w:id="369" w:author="user" w:date="2019-10-22T14:52:00Z">
        <w:r>
          <w:rPr>
            <w:rFonts w:ascii="Times New Roman" w:hAnsi="Times New Roman" w:cs="Times New Roman"/>
            <w:szCs w:val="32"/>
          </w:rPr>
          <w:t>（六）按照规定的时间和线路运送到指定场地；</w:t>
        </w:r>
      </w:ins>
    </w:p>
    <w:p>
      <w:pPr>
        <w:pStyle w:val="Normal"/>
        <w:ind w:endChars="0" w:end="0"/>
        <w:rPr>
          <w:ins w:id="372" w:author="user" w:date="2019-10-22T14:52:00Z"/>
          <w:rFonts w:ascii="Times New Roman" w:hAnsi="Times New Roman" w:cs="Times New Roman"/>
          <w:szCs w:val="32"/>
        </w:rPr>
      </w:pPr>
      <w:ins w:id="371" w:author="user" w:date="2019-10-22T14:52:00Z">
        <w:r>
          <w:rPr>
            <w:rFonts w:ascii="Times New Roman" w:hAnsi="Times New Roman" w:cs="Times New Roman"/>
            <w:szCs w:val="32"/>
          </w:rPr>
          <w:t>（七）加装数字化监控设备，放大号牌应当清晰、完整；</w:t>
        </w:r>
      </w:ins>
    </w:p>
    <w:p>
      <w:pPr>
        <w:pStyle w:val="Normal"/>
        <w:ind w:endChars="0" w:end="0"/>
        <w:rPr>
          <w:ins w:id="374" w:author="user" w:date="2019-10-22T14:52:00Z"/>
          <w:rFonts w:ascii="Times New Roman" w:hAnsi="Times New Roman" w:cs="Times New Roman"/>
          <w:szCs w:val="32"/>
        </w:rPr>
      </w:pPr>
      <w:ins w:id="373" w:author="user" w:date="2019-10-22T14:52:00Z">
        <w:r>
          <w:rPr>
            <w:rFonts w:ascii="Times New Roman" w:hAnsi="Times New Roman" w:cs="Times New Roman"/>
            <w:szCs w:val="32"/>
          </w:rPr>
          <w:t>（八）法律、法规规定的其他要求。</w:t>
        </w:r>
      </w:ins>
    </w:p>
    <w:p>
      <w:pPr>
        <w:pStyle w:val="Normal"/>
        <w:ind w:firstLineChars="162" w:endChars="0" w:end="0"/>
        <w:rPr>
          <w:ins w:id="376" w:author="user" w:date="2019-10-22T14:52:00Z"/>
          <w:rFonts w:ascii="Times New Roman" w:hAnsi="Times New Roman" w:cs="Times New Roman"/>
          <w:szCs w:val="32"/>
        </w:rPr>
      </w:pPr>
      <w:ins w:id="375" w:author="user" w:date="2019-10-22T14:52:00Z">
        <w:r>
          <w:rPr>
            <w:rFonts w:cs="Times New Roman" w:ascii="Times New Roman" w:hAnsi="Times New Roman"/>
            <w:szCs w:val="32"/>
          </w:rPr>
        </w:r>
      </w:ins>
    </w:p>
    <w:p>
      <w:pPr>
        <w:pStyle w:val="Normal"/>
        <w:ind w:firstLineChars="0" w:firstLine="0" w:endChars="0" w:end="0"/>
        <w:jc w:val="center"/>
        <w:rPr>
          <w:ins w:id="378" w:author="user" w:date="2019-10-22T14:52:00Z"/>
          <w:rFonts w:ascii="Times New Roman" w:hAnsi="Times New Roman" w:eastAsia="楷体_GB2312" w:cs="Times New Roman"/>
          <w:szCs w:val="32"/>
        </w:rPr>
      </w:pPr>
      <w:ins w:id="377" w:author="user" w:date="2019-10-22T14:52:00Z">
        <w:r>
          <w:rPr>
            <w:rFonts w:ascii="Times New Roman" w:hAnsi="Times New Roman" w:cs="Times New Roman" w:eastAsia="楷体_GB2312"/>
            <w:szCs w:val="32"/>
          </w:rPr>
          <w:t>第五节  居住区</w:t>
        </w:r>
      </w:ins>
    </w:p>
    <w:p>
      <w:pPr>
        <w:pStyle w:val="Normal"/>
        <w:ind w:endChars="0" w:end="0"/>
        <w:jc w:val="center"/>
        <w:rPr>
          <w:ins w:id="380" w:author="user" w:date="2019-10-22T14:52:00Z"/>
          <w:rFonts w:ascii="Times New Roman" w:hAnsi="Times New Roman" w:eastAsia="楷体_GB2312" w:cs="Times New Roman"/>
          <w:szCs w:val="32"/>
          <w:bdr w:val="single" w:sz="4" w:space="0" w:color="000000"/>
        </w:rPr>
      </w:pPr>
      <w:ins w:id="379" w:author="user" w:date="2019-10-22T14:52:00Z">
        <w:r>
          <w:rPr>
            <w:rFonts w:eastAsia="楷体_GB2312" w:cs="Times New Roman" w:ascii="Times New Roman" w:hAnsi="Times New Roman"/>
            <w:szCs w:val="32"/>
            <w:bdr w:val="single" w:sz="4" w:space="0" w:color="000000"/>
          </w:rPr>
        </w:r>
      </w:ins>
    </w:p>
    <w:p>
      <w:pPr>
        <w:pStyle w:val="Normal"/>
        <w:ind w:endChars="0" w:end="0"/>
        <w:rPr>
          <w:ins w:id="384" w:author="user" w:date="2019-10-22T14:52:00Z"/>
          <w:rFonts w:ascii="Times New Roman" w:hAnsi="Times New Roman" w:cs="Times New Roman"/>
          <w:spacing w:val="-6"/>
          <w:szCs w:val="32"/>
        </w:rPr>
      </w:pPr>
      <w:ins w:id="381" w:author="user" w:date="2019-10-22T14:52:00Z">
        <w:r>
          <w:rPr>
            <w:rFonts w:ascii="Times New Roman" w:hAnsi="Times New Roman" w:cs="Times New Roman" w:eastAsia="黑体"/>
            <w:spacing w:val="-6"/>
            <w:szCs w:val="32"/>
          </w:rPr>
          <w:t>第三十八条</w:t>
        </w:r>
      </w:ins>
      <w:ins w:id="382" w:author="user" w:date="2019-10-22T14:52:00Z">
        <w:r>
          <w:rPr>
            <w:rFonts w:ascii="Times New Roman" w:hAnsi="Times New Roman" w:cs="Times New Roman" w:hint="eastAsia"/>
            <w:spacing w:val="-6"/>
            <w:szCs w:val="32"/>
          </w:rPr>
          <w:t xml:space="preserve">  </w:t>
        </w:r>
      </w:ins>
      <w:ins w:id="383" w:author="user" w:date="2019-10-22T14:52:00Z">
        <w:r>
          <w:rPr>
            <w:rFonts w:ascii="Times New Roman" w:hAnsi="Times New Roman" w:cs="Times New Roman"/>
            <w:spacing w:val="-6"/>
            <w:szCs w:val="32"/>
          </w:rPr>
          <w:t>居住区应当符合城市容貌标准，保持整洁卫生。</w:t>
        </w:r>
      </w:ins>
    </w:p>
    <w:p>
      <w:pPr>
        <w:pStyle w:val="Normal"/>
        <w:ind w:endChars="0" w:end="0"/>
        <w:rPr>
          <w:ins w:id="386" w:author="user" w:date="2019-10-22T14:52:00Z"/>
          <w:rFonts w:ascii="Times New Roman" w:hAnsi="Times New Roman" w:cs="Times New Roman"/>
          <w:szCs w:val="32"/>
        </w:rPr>
      </w:pPr>
      <w:ins w:id="385" w:author="user" w:date="2019-10-22T14:52:00Z">
        <w:r>
          <w:rPr>
            <w:rFonts w:ascii="Times New Roman" w:hAnsi="Times New Roman" w:cs="Times New Roman"/>
            <w:szCs w:val="32"/>
          </w:rPr>
          <w:t>居住区内的道路应当保持平整畅通，整洁卫生；居住区内的车辆应当按照指定地点停放。</w:t>
        </w:r>
      </w:ins>
    </w:p>
    <w:p>
      <w:pPr>
        <w:pStyle w:val="Normal"/>
        <w:ind w:endChars="0" w:end="0"/>
        <w:rPr>
          <w:ins w:id="388" w:author="user" w:date="2019-10-22T14:52:00Z"/>
          <w:rFonts w:ascii="Times New Roman" w:hAnsi="Times New Roman" w:cs="Times New Roman"/>
          <w:szCs w:val="32"/>
        </w:rPr>
      </w:pPr>
      <w:ins w:id="387" w:author="user" w:date="2019-10-22T14:52:00Z">
        <w:r>
          <w:rPr>
            <w:rFonts w:ascii="Times New Roman" w:hAnsi="Times New Roman" w:cs="Times New Roman"/>
            <w:szCs w:val="32"/>
          </w:rPr>
          <w:t>居住区内的绿化应当定期养护，不得毁坏、侵占绿地。</w:t>
        </w:r>
      </w:ins>
    </w:p>
    <w:p>
      <w:pPr>
        <w:pStyle w:val="Normal"/>
        <w:ind w:endChars="0" w:end="0"/>
        <w:rPr>
          <w:ins w:id="391" w:author="user" w:date="2019-10-22T14:52:00Z"/>
          <w:rFonts w:ascii="Times New Roman" w:hAnsi="Times New Roman" w:cs="Times New Roman"/>
          <w:szCs w:val="32"/>
        </w:rPr>
      </w:pPr>
      <w:ins w:id="389" w:author="user" w:date="2019-10-22T14:52:00Z">
        <w:r>
          <w:rPr>
            <w:rFonts w:ascii="Times New Roman" w:hAnsi="Times New Roman" w:cs="Times New Roman" w:eastAsia="黑体"/>
            <w:szCs w:val="32"/>
          </w:rPr>
          <w:t>第三十九条</w:t>
        </w:r>
      </w:ins>
      <w:ins w:id="390" w:author="user" w:date="2019-10-22T14:52:00Z">
        <w:r>
          <w:rPr>
            <w:rFonts w:ascii="Times New Roman" w:hAnsi="Times New Roman" w:cs="Times New Roman"/>
            <w:szCs w:val="32"/>
          </w:rPr>
          <w:t xml:space="preserve">  居住区内的公共设施应当规范设置，保持整洁完好；不得在墙面、楼道、邮箱、报栏、电线杆、变电箱等设施上乱张贴、乱刻画、乱涂写。</w:t>
        </w:r>
      </w:ins>
    </w:p>
    <w:p>
      <w:pPr>
        <w:pStyle w:val="Normal"/>
        <w:ind w:endChars="0" w:end="0"/>
        <w:rPr>
          <w:ins w:id="393" w:author="user" w:date="2019-10-22T14:52:00Z"/>
          <w:rFonts w:ascii="Times New Roman" w:hAnsi="Times New Roman" w:cs="Times New Roman"/>
          <w:szCs w:val="32"/>
        </w:rPr>
      </w:pPr>
      <w:ins w:id="392" w:author="user" w:date="2019-10-22T14:52:00Z">
        <w:r>
          <w:rPr>
            <w:rFonts w:ascii="Times New Roman" w:hAnsi="Times New Roman" w:cs="Times New Roman"/>
            <w:szCs w:val="32"/>
          </w:rPr>
          <w:t>居住区的公共场所、公共绿地内不得晾晒、牵挂物品。</w:t>
        </w:r>
      </w:ins>
    </w:p>
    <w:p>
      <w:pPr>
        <w:pStyle w:val="Normal"/>
        <w:ind w:endChars="0" w:end="0"/>
        <w:rPr>
          <w:ins w:id="396" w:author="user" w:date="2019-10-22T14:52:00Z"/>
          <w:rFonts w:ascii="Times New Roman" w:hAnsi="Times New Roman" w:cs="Times New Roman"/>
          <w:szCs w:val="32"/>
        </w:rPr>
      </w:pPr>
      <w:ins w:id="394" w:author="user" w:date="2019-10-22T14:52:00Z">
        <w:r>
          <w:rPr>
            <w:rFonts w:ascii="Times New Roman" w:hAnsi="Times New Roman" w:cs="Times New Roman" w:eastAsia="黑体"/>
            <w:szCs w:val="32"/>
          </w:rPr>
          <w:t>第四十条</w:t>
        </w:r>
      </w:ins>
      <w:ins w:id="395" w:author="user" w:date="2019-10-22T14:52:00Z">
        <w:r>
          <w:rPr>
            <w:rFonts w:ascii="Times New Roman" w:hAnsi="Times New Roman" w:cs="Times New Roman"/>
            <w:szCs w:val="32"/>
          </w:rPr>
          <w:t xml:space="preserve">  物业服务企业或者社区组织应当加强居住区内装饰、装修、建设行为的管理，对违法行为应当劝阻、制止。劝阻无效的，向相关部门举报。</w:t>
        </w:r>
      </w:ins>
    </w:p>
    <w:p>
      <w:pPr>
        <w:pStyle w:val="Normal"/>
        <w:ind w:endChars="0" w:end="0"/>
        <w:rPr>
          <w:ins w:id="398" w:author="user" w:date="2019-10-22T14:52:00Z"/>
          <w:rFonts w:ascii="Times New Roman" w:hAnsi="Times New Roman" w:cs="Times New Roman"/>
          <w:szCs w:val="32"/>
        </w:rPr>
      </w:pPr>
      <w:ins w:id="397" w:author="user" w:date="2019-10-22T14:52:00Z">
        <w:r>
          <w:rPr>
            <w:rFonts w:ascii="Times New Roman" w:hAnsi="Times New Roman" w:cs="Times New Roman"/>
            <w:szCs w:val="32"/>
          </w:rPr>
          <w:t>居民进行装修、娱乐、体育及其他活动时，应当采取有效措施控制音量，不得影响他人生活。</w:t>
        </w:r>
      </w:ins>
    </w:p>
    <w:p>
      <w:pPr>
        <w:pStyle w:val="Normal"/>
        <w:ind w:firstLineChars="196" w:endChars="0" w:end="0"/>
        <w:rPr>
          <w:ins w:id="400" w:author="user" w:date="2019-10-22T14:52:00Z"/>
          <w:rFonts w:ascii="Times New Roman" w:hAnsi="Times New Roman" w:cs="Times New Roman"/>
          <w:szCs w:val="32"/>
        </w:rPr>
      </w:pPr>
      <w:ins w:id="399" w:author="user" w:date="2019-10-22T14:52:00Z">
        <w:r>
          <w:rPr>
            <w:rFonts w:cs="Times New Roman" w:ascii="Times New Roman" w:hAnsi="Times New Roman"/>
            <w:szCs w:val="32"/>
          </w:rPr>
        </w:r>
      </w:ins>
    </w:p>
    <w:p>
      <w:pPr>
        <w:pStyle w:val="Normal"/>
        <w:ind w:firstLineChars="0" w:firstLine="0" w:endChars="0" w:end="0"/>
        <w:jc w:val="center"/>
        <w:rPr>
          <w:ins w:id="402" w:author="user" w:date="2019-10-22T14:52:00Z"/>
          <w:rFonts w:ascii="Times New Roman" w:hAnsi="Times New Roman" w:eastAsia="黑体" w:cs="Times New Roman"/>
          <w:bCs/>
          <w:szCs w:val="32"/>
        </w:rPr>
      </w:pPr>
      <w:ins w:id="401" w:author="user" w:date="2019-10-22T14:52:00Z">
        <w:r>
          <w:rPr>
            <w:rFonts w:ascii="Times New Roman" w:hAnsi="Times New Roman" w:cs="Times New Roman" w:eastAsia="黑体"/>
            <w:bCs/>
            <w:szCs w:val="32"/>
          </w:rPr>
          <w:t>第四章  环境卫生管理</w:t>
        </w:r>
      </w:ins>
    </w:p>
    <w:p>
      <w:pPr>
        <w:pStyle w:val="Normal"/>
        <w:ind w:endChars="0" w:end="0"/>
        <w:jc w:val="center"/>
        <w:rPr>
          <w:ins w:id="404" w:author="user" w:date="2019-10-22T14:52:00Z"/>
          <w:rFonts w:ascii="Times New Roman" w:hAnsi="Times New Roman" w:eastAsia="黑体" w:cs="Times New Roman"/>
          <w:bCs/>
          <w:szCs w:val="32"/>
        </w:rPr>
      </w:pPr>
      <w:ins w:id="403" w:author="user" w:date="2019-10-22T14:52:00Z">
        <w:r>
          <w:rPr>
            <w:rFonts w:eastAsia="黑体" w:cs="Times New Roman" w:ascii="Times New Roman" w:hAnsi="Times New Roman"/>
            <w:bCs/>
            <w:szCs w:val="32"/>
          </w:rPr>
        </w:r>
      </w:ins>
    </w:p>
    <w:p>
      <w:pPr>
        <w:pStyle w:val="Normal"/>
        <w:ind w:firstLineChars="0" w:firstLine="0" w:endChars="0" w:end="0"/>
        <w:jc w:val="center"/>
        <w:rPr>
          <w:ins w:id="406" w:author="user" w:date="2019-10-22T14:52:00Z"/>
          <w:rFonts w:ascii="Times New Roman" w:hAnsi="Times New Roman" w:eastAsia="楷体_GB2312" w:cs="Times New Roman"/>
          <w:szCs w:val="32"/>
        </w:rPr>
      </w:pPr>
      <w:ins w:id="405" w:author="user" w:date="2019-10-22T14:52:00Z">
        <w:r>
          <w:rPr>
            <w:rFonts w:ascii="Times New Roman" w:hAnsi="Times New Roman" w:cs="Times New Roman" w:eastAsia="楷体_GB2312"/>
            <w:szCs w:val="32"/>
          </w:rPr>
          <w:t>第一节  环境卫生</w:t>
        </w:r>
      </w:ins>
    </w:p>
    <w:p>
      <w:pPr>
        <w:pStyle w:val="Normal"/>
        <w:ind w:endChars="0" w:end="0"/>
        <w:jc w:val="center"/>
        <w:rPr>
          <w:ins w:id="408" w:author="user" w:date="2019-10-22T14:52:00Z"/>
          <w:rFonts w:ascii="Times New Roman" w:hAnsi="Times New Roman" w:eastAsia="楷体_GB2312" w:cs="Times New Roman"/>
          <w:szCs w:val="32"/>
        </w:rPr>
      </w:pPr>
      <w:ins w:id="407" w:author="user" w:date="2019-10-22T14:52:00Z">
        <w:r>
          <w:rPr>
            <w:rFonts w:eastAsia="楷体_GB2312" w:cs="Times New Roman" w:ascii="Times New Roman" w:hAnsi="Times New Roman"/>
            <w:szCs w:val="32"/>
          </w:rPr>
        </w:r>
      </w:ins>
    </w:p>
    <w:p>
      <w:pPr>
        <w:pStyle w:val="Normal"/>
        <w:ind w:endChars="0" w:end="0"/>
        <w:rPr>
          <w:ins w:id="412" w:author="user" w:date="2019-10-22T14:52:00Z"/>
          <w:rFonts w:ascii="Times New Roman" w:hAnsi="Times New Roman" w:cs="Times New Roman"/>
          <w:szCs w:val="32"/>
        </w:rPr>
      </w:pPr>
      <w:ins w:id="409" w:author="user" w:date="2019-10-22T14:52:00Z">
        <w:r>
          <w:rPr>
            <w:rFonts w:ascii="Times New Roman" w:hAnsi="Times New Roman" w:cs="Times New Roman" w:eastAsia="黑体"/>
            <w:bCs/>
            <w:szCs w:val="32"/>
          </w:rPr>
          <w:t>第四十一条</w:t>
        </w:r>
      </w:ins>
      <w:ins w:id="410" w:author="user" w:date="2019-10-22T14:52:00Z">
        <w:r>
          <w:rPr>
            <w:rFonts w:ascii="Times New Roman" w:hAnsi="Times New Roman" w:cs="Times New Roman"/>
            <w:bCs/>
            <w:szCs w:val="32"/>
          </w:rPr>
          <w:t xml:space="preserve">  </w:t>
        </w:r>
      </w:ins>
      <w:ins w:id="411" w:author="user" w:date="2019-10-22T14:52:00Z">
        <w:r>
          <w:rPr>
            <w:rFonts w:ascii="Times New Roman" w:hAnsi="Times New Roman" w:cs="Times New Roman"/>
            <w:szCs w:val="32"/>
          </w:rPr>
          <w:t>道路的清扫保洁，生活垃圾、粪便的收集、运输和处置，主要公共场所的环境卫生，应当符合国家、省环境卫生质量标准。</w:t>
        </w:r>
      </w:ins>
    </w:p>
    <w:p>
      <w:pPr>
        <w:pStyle w:val="Normal"/>
        <w:ind w:endChars="0" w:end="0"/>
        <w:rPr>
          <w:ins w:id="416" w:author="user" w:date="2019-10-22T14:52:00Z"/>
          <w:rFonts w:ascii="Times New Roman" w:hAnsi="Times New Roman" w:cs="Times New Roman"/>
          <w:szCs w:val="32"/>
        </w:rPr>
      </w:pPr>
      <w:ins w:id="413" w:author="user" w:date="2019-10-22T14:52:00Z">
        <w:r>
          <w:rPr>
            <w:rFonts w:ascii="Times New Roman" w:hAnsi="Times New Roman" w:cs="Times New Roman" w:eastAsia="黑体"/>
            <w:bCs/>
            <w:szCs w:val="32"/>
          </w:rPr>
          <w:t>第四十二条</w:t>
        </w:r>
      </w:ins>
      <w:ins w:id="414" w:author="user" w:date="2019-10-22T14:52:00Z">
        <w:r>
          <w:rPr>
            <w:rFonts w:ascii="Times New Roman" w:hAnsi="Times New Roman" w:cs="Times New Roman"/>
            <w:bCs/>
            <w:szCs w:val="32"/>
          </w:rPr>
          <w:t xml:space="preserve">  </w:t>
        </w:r>
      </w:ins>
      <w:ins w:id="415" w:author="user" w:date="2019-10-22T14:52:00Z">
        <w:r>
          <w:rPr>
            <w:rFonts w:ascii="Times New Roman" w:hAnsi="Times New Roman" w:cs="Times New Roman"/>
            <w:szCs w:val="32"/>
          </w:rPr>
          <w:t>环境卫生作业服务单位应当在规定的时间对道路和公共场所进行清扫、保洁，并减少对道路交通和市民休息的影响。</w:t>
        </w:r>
      </w:ins>
    </w:p>
    <w:p>
      <w:pPr>
        <w:pStyle w:val="Normal"/>
        <w:ind w:endChars="0" w:end="0"/>
        <w:rPr>
          <w:ins w:id="418" w:author="user" w:date="2019-10-22T14:52:00Z"/>
          <w:rFonts w:ascii="Times New Roman" w:hAnsi="Times New Roman" w:cs="Times New Roman"/>
          <w:szCs w:val="32"/>
        </w:rPr>
      </w:pPr>
      <w:ins w:id="417" w:author="user" w:date="2019-10-22T14:52:00Z">
        <w:r>
          <w:rPr>
            <w:rFonts w:ascii="Times New Roman" w:hAnsi="Times New Roman" w:cs="Times New Roman"/>
            <w:szCs w:val="32"/>
          </w:rPr>
          <w:t>不得将垃圾扫入下水道或者堆积在道路、绿化带、花坛，避免对环境的二次污染。</w:t>
        </w:r>
      </w:ins>
    </w:p>
    <w:p>
      <w:pPr>
        <w:pStyle w:val="Normal"/>
        <w:ind w:endChars="0" w:end="0"/>
        <w:rPr>
          <w:ins w:id="422" w:author="user" w:date="2019-10-22T14:52:00Z"/>
          <w:rFonts w:ascii="Times New Roman" w:hAnsi="Times New Roman" w:cs="Times New Roman"/>
          <w:szCs w:val="32"/>
        </w:rPr>
      </w:pPr>
      <w:ins w:id="419" w:author="user" w:date="2019-10-22T14:52:00Z">
        <w:r>
          <w:rPr>
            <w:rFonts w:ascii="Times New Roman" w:hAnsi="Times New Roman" w:cs="Times New Roman" w:eastAsia="黑体"/>
            <w:bCs/>
            <w:szCs w:val="32"/>
          </w:rPr>
          <w:t>第四十三条</w:t>
        </w:r>
      </w:ins>
      <w:ins w:id="420" w:author="user" w:date="2019-10-22T14:52:00Z">
        <w:r>
          <w:rPr>
            <w:rFonts w:ascii="Times New Roman" w:hAnsi="Times New Roman" w:cs="Times New Roman"/>
            <w:bCs/>
            <w:szCs w:val="32"/>
          </w:rPr>
          <w:t xml:space="preserve">  建设</w:t>
        </w:r>
      </w:ins>
      <w:ins w:id="421" w:author="user" w:date="2019-10-22T14:52:00Z">
        <w:r>
          <w:rPr>
            <w:rFonts w:ascii="Times New Roman" w:hAnsi="Times New Roman" w:cs="Times New Roman"/>
            <w:szCs w:val="32"/>
          </w:rPr>
          <w:t>工地或者利用公共场所举办大型展览、展销活动，应当按照规定设置垃圾收集容器、临时厕所等环境卫生设施。竣工或者活动结束后，应当及时清除废弃物，拆除临时设施。</w:t>
        </w:r>
      </w:ins>
    </w:p>
    <w:p>
      <w:pPr>
        <w:pStyle w:val="Normal"/>
        <w:ind w:endChars="0" w:end="0"/>
        <w:rPr>
          <w:ins w:id="424" w:author="user" w:date="2019-10-22T14:52:00Z"/>
          <w:rFonts w:ascii="Times New Roman" w:hAnsi="Times New Roman" w:cs="Times New Roman"/>
          <w:szCs w:val="32"/>
        </w:rPr>
      </w:pPr>
      <w:ins w:id="423" w:author="user" w:date="2019-10-22T14:52:00Z">
        <w:r>
          <w:rPr>
            <w:rFonts w:ascii="Times New Roman" w:hAnsi="Times New Roman" w:cs="Times New Roman"/>
            <w:szCs w:val="32"/>
          </w:rPr>
          <w:t>商品交易市场应当按照规定设置垃圾收集容器，及时清理垃圾，保持市场及周围环境整洁。</w:t>
        </w:r>
      </w:ins>
    </w:p>
    <w:p>
      <w:pPr>
        <w:pStyle w:val="Normal"/>
        <w:ind w:endChars="0" w:end="0"/>
        <w:rPr>
          <w:ins w:id="427" w:author="user" w:date="2019-10-22T14:52:00Z"/>
          <w:rFonts w:ascii="Times New Roman" w:hAnsi="Times New Roman" w:cs="Times New Roman"/>
          <w:szCs w:val="32"/>
          <w:bdr w:val="single" w:sz="4" w:space="0" w:color="000000"/>
        </w:rPr>
      </w:pPr>
      <w:ins w:id="425" w:author="user" w:date="2019-10-22T14:52:00Z">
        <w:r>
          <w:rPr>
            <w:rFonts w:ascii="Times New Roman" w:hAnsi="Times New Roman" w:cs="Times New Roman" w:eastAsia="黑体"/>
            <w:szCs w:val="32"/>
          </w:rPr>
          <w:t>第四十四条</w:t>
        </w:r>
      </w:ins>
      <w:ins w:id="426" w:author="user" w:date="2019-10-22T14:52:00Z">
        <w:r>
          <w:rPr>
            <w:rFonts w:ascii="Times New Roman" w:hAnsi="Times New Roman" w:cs="Times New Roman"/>
            <w:szCs w:val="32"/>
          </w:rPr>
          <w:t xml:space="preserve">  宠物饲养人对宠物在道路和其他公共场地排放的粪便应当即时清理。</w:t>
        </w:r>
      </w:ins>
    </w:p>
    <w:p>
      <w:pPr>
        <w:pStyle w:val="Normal"/>
        <w:ind w:endChars="0" w:end="0"/>
        <w:rPr>
          <w:ins w:id="431" w:author="user" w:date="2019-10-22T14:52:00Z"/>
          <w:rFonts w:ascii="Times New Roman" w:hAnsi="Times New Roman" w:cs="Times New Roman"/>
          <w:szCs w:val="32"/>
        </w:rPr>
      </w:pPr>
      <w:ins w:id="428" w:author="user" w:date="2019-10-22T14:52:00Z">
        <w:r>
          <w:rPr>
            <w:rFonts w:ascii="Times New Roman" w:hAnsi="Times New Roman" w:cs="Times New Roman" w:eastAsia="黑体"/>
            <w:bCs/>
            <w:szCs w:val="32"/>
          </w:rPr>
          <w:t>第四十五条</w:t>
        </w:r>
      </w:ins>
      <w:ins w:id="429" w:author="user" w:date="2019-10-22T14:52:00Z">
        <w:r>
          <w:rPr>
            <w:rFonts w:ascii="Times New Roman" w:hAnsi="Times New Roman" w:cs="Times New Roman"/>
            <w:bCs/>
            <w:szCs w:val="32"/>
          </w:rPr>
          <w:t xml:space="preserve">  </w:t>
        </w:r>
      </w:ins>
      <w:ins w:id="430" w:author="user" w:date="2019-10-22T14:52:00Z">
        <w:r>
          <w:rPr>
            <w:rFonts w:ascii="Times New Roman" w:hAnsi="Times New Roman" w:cs="Times New Roman"/>
            <w:szCs w:val="32"/>
          </w:rPr>
          <w:t>公共场所禁止下列影响环境卫生的行为：</w:t>
        </w:r>
      </w:ins>
    </w:p>
    <w:p>
      <w:pPr>
        <w:pStyle w:val="Normal"/>
        <w:ind w:endChars="0" w:end="0"/>
        <w:rPr>
          <w:ins w:id="433" w:author="user" w:date="2019-10-22T14:52:00Z"/>
          <w:rFonts w:ascii="Times New Roman" w:hAnsi="Times New Roman" w:cs="Times New Roman"/>
          <w:szCs w:val="32"/>
        </w:rPr>
      </w:pPr>
      <w:ins w:id="432" w:author="user" w:date="2019-10-22T14:52:00Z">
        <w:r>
          <w:rPr>
            <w:rFonts w:ascii="Times New Roman" w:hAnsi="Times New Roman" w:cs="Times New Roman"/>
            <w:szCs w:val="32"/>
          </w:rPr>
          <w:t>（一）随地吐痰、便溺，乱扔果皮、纸屑、烟头、口香糖、玻璃瓶或者其他废弃物；</w:t>
        </w:r>
      </w:ins>
    </w:p>
    <w:p>
      <w:pPr>
        <w:pStyle w:val="Normal"/>
        <w:ind w:endChars="0" w:end="0"/>
        <w:rPr>
          <w:ins w:id="435" w:author="user" w:date="2019-10-22T14:52:00Z"/>
          <w:rFonts w:ascii="Times New Roman" w:hAnsi="Times New Roman" w:cs="Times New Roman"/>
          <w:szCs w:val="32"/>
        </w:rPr>
      </w:pPr>
      <w:ins w:id="434" w:author="user" w:date="2019-10-22T14:52:00Z">
        <w:r>
          <w:rPr>
            <w:rFonts w:ascii="Times New Roman" w:hAnsi="Times New Roman" w:cs="Times New Roman"/>
            <w:szCs w:val="32"/>
          </w:rPr>
          <w:t>（二）向道路、河道、雨水管道、绿化带倾倒、排放城市生活垃圾或者其他废弃物；</w:t>
        </w:r>
      </w:ins>
    </w:p>
    <w:p>
      <w:pPr>
        <w:pStyle w:val="Normal"/>
        <w:ind w:endChars="0" w:end="0"/>
        <w:rPr>
          <w:ins w:id="437" w:author="user" w:date="2019-10-22T14:52:00Z"/>
          <w:rFonts w:ascii="Times New Roman" w:hAnsi="Times New Roman" w:cs="Times New Roman"/>
          <w:szCs w:val="32"/>
        </w:rPr>
      </w:pPr>
      <w:ins w:id="436" w:author="user" w:date="2019-10-22T14:52:00Z">
        <w:r>
          <w:rPr>
            <w:rFonts w:ascii="Times New Roman" w:hAnsi="Times New Roman" w:cs="Times New Roman"/>
            <w:szCs w:val="32"/>
          </w:rPr>
          <w:t>（三）在露天场所、生活垃圾收集容器内焚烧树叶、生活垃圾或者其他废弃物；</w:t>
        </w:r>
      </w:ins>
    </w:p>
    <w:p>
      <w:pPr>
        <w:pStyle w:val="Normal"/>
        <w:ind w:endChars="0" w:end="0"/>
        <w:rPr>
          <w:ins w:id="439" w:author="user" w:date="2019-10-22T14:52:00Z"/>
          <w:rFonts w:ascii="Times New Roman" w:hAnsi="Times New Roman" w:cs="Times New Roman"/>
          <w:szCs w:val="32"/>
        </w:rPr>
      </w:pPr>
      <w:ins w:id="438" w:author="user" w:date="2019-10-22T14:52:00Z">
        <w:r>
          <w:rPr>
            <w:rFonts w:ascii="Times New Roman" w:hAnsi="Times New Roman" w:cs="Times New Roman"/>
            <w:szCs w:val="32"/>
          </w:rPr>
          <w:t>（四）在道路废物箱和居民区垃圾收集点内翻捡垃圾污染环境；</w:t>
        </w:r>
      </w:ins>
    </w:p>
    <w:p>
      <w:pPr>
        <w:pStyle w:val="Normal"/>
        <w:ind w:endChars="0" w:end="0"/>
        <w:rPr>
          <w:ins w:id="441" w:author="user" w:date="2019-10-22T14:52:00Z"/>
          <w:rFonts w:ascii="Times New Roman" w:hAnsi="Times New Roman" w:cs="Times New Roman"/>
          <w:szCs w:val="32"/>
        </w:rPr>
      </w:pPr>
      <w:ins w:id="440" w:author="user" w:date="2019-10-22T14:52:00Z">
        <w:r>
          <w:rPr>
            <w:rFonts w:ascii="Times New Roman" w:hAnsi="Times New Roman" w:cs="Times New Roman"/>
            <w:szCs w:val="32"/>
          </w:rPr>
          <w:t>（五）乱倒垃圾、渣土、污水、污油、粪便，乱扔动物尸体等废弃物；</w:t>
        </w:r>
      </w:ins>
    </w:p>
    <w:p>
      <w:pPr>
        <w:pStyle w:val="Normal"/>
        <w:ind w:endChars="0" w:end="0"/>
        <w:rPr>
          <w:ins w:id="443" w:author="user" w:date="2019-10-22T14:52:00Z"/>
          <w:rFonts w:ascii="Times New Roman" w:hAnsi="Times New Roman" w:cs="Times New Roman"/>
          <w:szCs w:val="32"/>
        </w:rPr>
      </w:pPr>
      <w:ins w:id="442" w:author="user" w:date="2019-10-22T14:52:00Z">
        <w:r>
          <w:rPr>
            <w:rFonts w:ascii="Times New Roman" w:hAnsi="Times New Roman" w:cs="Times New Roman"/>
            <w:szCs w:val="32"/>
          </w:rPr>
          <w:t>（六）乱丢废电池、荧光灯管、电子显示屏等有毒有害废弃物；</w:t>
        </w:r>
      </w:ins>
    </w:p>
    <w:p>
      <w:pPr>
        <w:pStyle w:val="Normal"/>
        <w:ind w:endChars="0" w:end="0"/>
        <w:rPr>
          <w:ins w:id="445" w:author="user" w:date="2019-10-22T14:52:00Z"/>
          <w:rFonts w:ascii="Times New Roman" w:hAnsi="Times New Roman" w:cs="Times New Roman"/>
          <w:szCs w:val="32"/>
        </w:rPr>
      </w:pPr>
      <w:ins w:id="444" w:author="user" w:date="2019-10-22T14:52:00Z">
        <w:r>
          <w:rPr>
            <w:rFonts w:ascii="Times New Roman" w:hAnsi="Times New Roman" w:cs="Times New Roman"/>
            <w:szCs w:val="32"/>
          </w:rPr>
          <w:t>（七）法律、法规规定的其他行为。</w:t>
        </w:r>
      </w:ins>
    </w:p>
    <w:p>
      <w:pPr>
        <w:pStyle w:val="Normal"/>
        <w:ind w:endChars="0" w:end="0"/>
        <w:jc w:val="center"/>
        <w:rPr>
          <w:ins w:id="447" w:author="user" w:date="2019-10-22T14:52:00Z"/>
          <w:rFonts w:ascii="Times New Roman" w:hAnsi="Times New Roman" w:cs="Times New Roman"/>
          <w:bCs/>
          <w:szCs w:val="32"/>
        </w:rPr>
      </w:pPr>
      <w:ins w:id="446" w:author="user" w:date="2019-10-22T14:52:00Z">
        <w:r>
          <w:rPr>
            <w:rFonts w:cs="Times New Roman" w:ascii="Times New Roman" w:hAnsi="Times New Roman"/>
            <w:bCs/>
            <w:szCs w:val="32"/>
          </w:rPr>
        </w:r>
      </w:ins>
    </w:p>
    <w:p>
      <w:pPr>
        <w:pStyle w:val="Normal"/>
        <w:ind w:firstLineChars="0" w:firstLine="0" w:endChars="0" w:end="0"/>
        <w:jc w:val="center"/>
        <w:rPr>
          <w:ins w:id="449" w:author="user" w:date="2019-10-22T14:52:00Z"/>
          <w:rFonts w:ascii="Times New Roman" w:hAnsi="Times New Roman" w:eastAsia="楷体_GB2312" w:cs="Times New Roman"/>
          <w:szCs w:val="32"/>
        </w:rPr>
      </w:pPr>
      <w:ins w:id="448" w:author="user" w:date="2019-10-22T14:52:00Z">
        <w:r>
          <w:rPr>
            <w:rFonts w:ascii="Times New Roman" w:hAnsi="Times New Roman" w:cs="Times New Roman" w:eastAsia="楷体_GB2312"/>
            <w:szCs w:val="32"/>
          </w:rPr>
          <w:t>第二节  生活垃圾和餐厨废弃物</w:t>
        </w:r>
      </w:ins>
    </w:p>
    <w:p>
      <w:pPr>
        <w:pStyle w:val="Normal"/>
        <w:ind w:endChars="0" w:end="0"/>
        <w:jc w:val="center"/>
        <w:rPr>
          <w:ins w:id="451" w:author="user" w:date="2019-10-22T14:52:00Z"/>
          <w:rFonts w:ascii="Times New Roman" w:hAnsi="Times New Roman" w:eastAsia="楷体_GB2312" w:cs="Times New Roman"/>
          <w:szCs w:val="32"/>
        </w:rPr>
      </w:pPr>
      <w:ins w:id="450" w:author="user" w:date="2019-10-22T14:52:00Z">
        <w:r>
          <w:rPr>
            <w:rFonts w:eastAsia="楷体_GB2312" w:cs="Times New Roman" w:ascii="Times New Roman" w:hAnsi="Times New Roman"/>
            <w:szCs w:val="32"/>
          </w:rPr>
        </w:r>
      </w:ins>
    </w:p>
    <w:p>
      <w:pPr>
        <w:pStyle w:val="Normal"/>
        <w:ind w:endChars="0" w:end="0"/>
        <w:rPr>
          <w:ins w:id="455" w:author="user" w:date="2019-10-22T14:52:00Z"/>
          <w:rFonts w:ascii="Times New Roman" w:hAnsi="Times New Roman" w:cs="Times New Roman"/>
          <w:szCs w:val="32"/>
        </w:rPr>
      </w:pPr>
      <w:ins w:id="452" w:author="user" w:date="2019-10-22T14:52:00Z">
        <w:r>
          <w:rPr>
            <w:rFonts w:ascii="Times New Roman" w:hAnsi="Times New Roman" w:cs="Times New Roman" w:eastAsia="黑体"/>
            <w:bCs/>
            <w:szCs w:val="32"/>
          </w:rPr>
          <w:t>第四十六条</w:t>
        </w:r>
      </w:ins>
      <w:ins w:id="453" w:author="user" w:date="2019-10-22T14:52:00Z">
        <w:r>
          <w:rPr>
            <w:rFonts w:ascii="Times New Roman" w:hAnsi="Times New Roman" w:cs="Times New Roman"/>
            <w:bCs/>
            <w:szCs w:val="32"/>
          </w:rPr>
          <w:t xml:space="preserve">  </w:t>
        </w:r>
      </w:ins>
      <w:ins w:id="454" w:author="user" w:date="2019-10-22T14:52:00Z">
        <w:r>
          <w:rPr>
            <w:rFonts w:ascii="Times New Roman" w:hAnsi="Times New Roman" w:cs="Times New Roman"/>
            <w:szCs w:val="32"/>
          </w:rPr>
          <w:t>生活垃圾按照减量化、资源化、无害化的要求，推行垃圾分类投放、收集、运输和处置。</w:t>
        </w:r>
      </w:ins>
    </w:p>
    <w:p>
      <w:pPr>
        <w:pStyle w:val="Normal"/>
        <w:ind w:endChars="0" w:end="0"/>
        <w:rPr>
          <w:ins w:id="457" w:author="user" w:date="2019-10-22T14:52:00Z"/>
          <w:rFonts w:ascii="Times New Roman" w:hAnsi="Times New Roman" w:cs="Times New Roman"/>
          <w:szCs w:val="32"/>
        </w:rPr>
      </w:pPr>
      <w:ins w:id="456" w:author="user" w:date="2019-10-22T14:52:00Z">
        <w:r>
          <w:rPr>
            <w:rFonts w:ascii="Times New Roman" w:hAnsi="Times New Roman" w:cs="Times New Roman"/>
            <w:szCs w:val="32"/>
          </w:rPr>
          <w:t>交通站点、居住区、文化体育场所、商业设施等公共场所应当设置和完善垃圾分类设施。</w:t>
        </w:r>
      </w:ins>
    </w:p>
    <w:p>
      <w:pPr>
        <w:pStyle w:val="Normal"/>
        <w:ind w:endChars="0" w:end="0"/>
        <w:rPr>
          <w:ins w:id="461" w:author="user" w:date="2019-10-22T14:52:00Z"/>
          <w:rFonts w:ascii="Times New Roman" w:hAnsi="Times New Roman" w:cs="Times New Roman"/>
          <w:szCs w:val="32"/>
        </w:rPr>
      </w:pPr>
      <w:ins w:id="458" w:author="user" w:date="2019-10-22T14:52:00Z">
        <w:r>
          <w:rPr>
            <w:rFonts w:ascii="Times New Roman" w:hAnsi="Times New Roman" w:cs="Times New Roman" w:eastAsia="黑体"/>
            <w:bCs/>
            <w:szCs w:val="32"/>
          </w:rPr>
          <w:t>第四十七条</w:t>
        </w:r>
      </w:ins>
      <w:ins w:id="459" w:author="user" w:date="2019-10-22T14:52:00Z">
        <w:r>
          <w:rPr>
            <w:rFonts w:ascii="Times New Roman" w:hAnsi="Times New Roman" w:cs="Times New Roman"/>
            <w:bCs/>
            <w:szCs w:val="32"/>
          </w:rPr>
          <w:t xml:space="preserve">  </w:t>
        </w:r>
      </w:ins>
      <w:ins w:id="460" w:author="user" w:date="2019-10-22T14:52:00Z">
        <w:r>
          <w:rPr>
            <w:rFonts w:ascii="Times New Roman" w:hAnsi="Times New Roman" w:cs="Times New Roman"/>
            <w:szCs w:val="32"/>
          </w:rPr>
          <w:t>居民应当维护居住区的整洁，按照分类投放要求将生活垃圾倒入指定收集容器，不得在公共场所堆积垃圾杂物；居民产生的大件生活垃圾，应当定点投放。</w:t>
        </w:r>
      </w:ins>
    </w:p>
    <w:p>
      <w:pPr>
        <w:pStyle w:val="Normal"/>
        <w:ind w:endChars="0" w:end="0"/>
        <w:rPr>
          <w:ins w:id="463" w:author="user" w:date="2019-10-22T14:52:00Z"/>
          <w:rFonts w:ascii="Times New Roman" w:hAnsi="Times New Roman" w:cs="Times New Roman"/>
          <w:szCs w:val="32"/>
        </w:rPr>
      </w:pPr>
      <w:ins w:id="462" w:author="user" w:date="2019-10-22T14:52:00Z">
        <w:r>
          <w:rPr>
            <w:rFonts w:ascii="Times New Roman" w:hAnsi="Times New Roman" w:cs="Times New Roman"/>
            <w:szCs w:val="32"/>
          </w:rPr>
          <w:t>市、县级市、区城市管理行政主管部门应当确定大件垃圾投放点，并向社会公布。</w:t>
        </w:r>
      </w:ins>
    </w:p>
    <w:p>
      <w:pPr>
        <w:pStyle w:val="Normal"/>
        <w:ind w:endChars="0" w:end="0"/>
        <w:rPr>
          <w:ins w:id="467" w:author="user" w:date="2019-10-22T14:52:00Z"/>
          <w:rFonts w:ascii="Times New Roman" w:hAnsi="Times New Roman" w:cs="Times New Roman"/>
          <w:szCs w:val="32"/>
        </w:rPr>
      </w:pPr>
      <w:ins w:id="464" w:author="user" w:date="2019-10-22T14:52:00Z">
        <w:r>
          <w:rPr>
            <w:rFonts w:ascii="Times New Roman" w:hAnsi="Times New Roman" w:cs="Times New Roman" w:eastAsia="黑体"/>
            <w:bCs/>
            <w:szCs w:val="32"/>
          </w:rPr>
          <w:t>第四十八条</w:t>
        </w:r>
      </w:ins>
      <w:ins w:id="465" w:author="user" w:date="2019-10-22T14:52:00Z">
        <w:r>
          <w:rPr>
            <w:rFonts w:ascii="Times New Roman" w:hAnsi="Times New Roman" w:cs="Times New Roman"/>
            <w:bCs/>
            <w:szCs w:val="32"/>
          </w:rPr>
          <w:t xml:space="preserve">  </w:t>
        </w:r>
      </w:ins>
      <w:ins w:id="466" w:author="user" w:date="2019-10-22T14:52:00Z">
        <w:r>
          <w:rPr>
            <w:rFonts w:ascii="Times New Roman" w:hAnsi="Times New Roman" w:cs="Times New Roman"/>
            <w:szCs w:val="32"/>
          </w:rPr>
          <w:t>从事生活垃圾经营性清扫、收集、运输、处置服务的单位和餐厨废弃物经营性收集、运输、处置服务的单位，应当依法取得市、县级市城市管理行政主管部门的许可。</w:t>
        </w:r>
      </w:ins>
    </w:p>
    <w:p>
      <w:pPr>
        <w:pStyle w:val="Style15"/>
        <w:widowControl w:val="false"/>
        <w:spacing w:lineRule="exact" w:line="590" w:before="0" w:after="0"/>
        <w:ind w:firstLineChars="200" w:endChars="0" w:end="0"/>
        <w:rPr>
          <w:ins w:id="471" w:author="user" w:date="2019-10-22T14:52:00Z"/>
          <w:rFonts w:ascii="Times New Roman" w:hAnsi="Times New Roman" w:eastAsia="仿宋_GB2312" w:cs="Times New Roman"/>
          <w:kern w:val="2"/>
          <w:sz w:val="32"/>
        </w:rPr>
      </w:pPr>
      <w:ins w:id="468" w:author="user" w:date="2019-10-22T14:52:00Z">
        <w:r>
          <w:rPr>
            <w:rFonts w:ascii="Times New Roman" w:hAnsi="Times New Roman" w:cs="Times New Roman" w:eastAsia="黑体"/>
            <w:sz w:val="32"/>
          </w:rPr>
          <w:t xml:space="preserve">第四十九条 </w:t>
        </w:r>
      </w:ins>
      <w:ins w:id="469" w:author="user" w:date="2019-10-22T14:52:00Z">
        <w:r>
          <w:rPr>
            <w:rFonts w:ascii="Times New Roman" w:hAnsi="Times New Roman" w:cs="Times New Roman"/>
            <w:kern w:val="2"/>
            <w:sz w:val="32"/>
          </w:rPr>
          <w:t xml:space="preserve"> </w:t>
        </w:r>
      </w:ins>
      <w:ins w:id="470" w:author="user" w:date="2019-10-22T14:52:00Z">
        <w:r>
          <w:rPr>
            <w:rFonts w:ascii="Times New Roman" w:hAnsi="Times New Roman" w:cs="Times New Roman" w:eastAsia="仿宋_GB2312"/>
            <w:kern w:val="2"/>
            <w:sz w:val="32"/>
          </w:rPr>
          <w:t xml:space="preserve">从事餐厨废弃物经营性收集、运输服务，应当具备下列条件： </w:t>
        </w:r>
      </w:ins>
    </w:p>
    <w:p>
      <w:pPr>
        <w:pStyle w:val="Style15"/>
        <w:widowControl w:val="false"/>
        <w:spacing w:lineRule="exact" w:line="590" w:before="0" w:after="0"/>
        <w:ind w:firstLineChars="200" w:endChars="0" w:end="0"/>
        <w:rPr>
          <w:ins w:id="473" w:author="user" w:date="2019-10-22T14:52:00Z"/>
          <w:rFonts w:ascii="Times New Roman" w:hAnsi="Times New Roman" w:eastAsia="仿宋_GB2312" w:cs="Times New Roman"/>
          <w:kern w:val="2"/>
          <w:sz w:val="32"/>
        </w:rPr>
      </w:pPr>
      <w:ins w:id="472" w:author="user" w:date="2019-10-22T14:52:00Z">
        <w:r>
          <w:rPr>
            <w:rFonts w:ascii="Times New Roman" w:hAnsi="Times New Roman" w:cs="Times New Roman" w:eastAsia="仿宋_GB2312"/>
            <w:kern w:val="2"/>
            <w:sz w:val="32"/>
          </w:rPr>
          <w:t xml:space="preserve">（一）餐厨废弃物收集应当采用全密闭专用收集容器，并具有分类收集功能； </w:t>
        </w:r>
      </w:ins>
    </w:p>
    <w:p>
      <w:pPr>
        <w:pStyle w:val="Style15"/>
        <w:widowControl w:val="false"/>
        <w:spacing w:lineRule="exact" w:line="590" w:before="0" w:after="0"/>
        <w:rPr>
          <w:ins w:id="475" w:author="user" w:date="2019-10-22T14:52:00Z"/>
          <w:rFonts w:ascii="Times New Roman" w:hAnsi="Times New Roman" w:eastAsia="仿宋_GB2312" w:cs="Times New Roman"/>
          <w:kern w:val="2"/>
          <w:sz w:val="32"/>
        </w:rPr>
      </w:pPr>
      <w:ins w:id="474" w:author="user" w:date="2019-10-22T14:52:00Z">
        <w:r>
          <w:rPr>
            <w:rFonts w:ascii="Times New Roman" w:hAnsi="Times New Roman" w:cs="Times New Roman" w:eastAsia="仿宋_GB2312"/>
            <w:kern w:val="2"/>
            <w:sz w:val="32"/>
          </w:rPr>
          <w:t xml:space="preserve">　　（二）餐厨废弃物运输应当采用全密闭自动卸载车辆，具有防臭味扩散、防遗撒、防滴漏功能； </w:t>
        </w:r>
      </w:ins>
    </w:p>
    <w:p>
      <w:pPr>
        <w:pStyle w:val="Style15"/>
        <w:widowControl w:val="false"/>
        <w:spacing w:lineRule="exact" w:line="590" w:before="0" w:after="0"/>
        <w:rPr>
          <w:ins w:id="477" w:author="user" w:date="2019-10-22T14:52:00Z"/>
          <w:rFonts w:ascii="Times New Roman" w:hAnsi="Times New Roman" w:eastAsia="仿宋_GB2312" w:cs="Times New Roman"/>
          <w:kern w:val="2"/>
          <w:sz w:val="32"/>
        </w:rPr>
      </w:pPr>
      <w:ins w:id="476" w:author="user" w:date="2019-10-22T14:52:00Z">
        <w:r>
          <w:rPr>
            <w:rFonts w:ascii="Times New Roman" w:hAnsi="Times New Roman" w:cs="Times New Roman" w:eastAsia="仿宋_GB2312"/>
            <w:kern w:val="2"/>
            <w:sz w:val="32"/>
          </w:rPr>
          <w:t xml:space="preserve">　　（三）具有健全的技术、质量、安全和监测管理制度并得到有效执行； </w:t>
        </w:r>
      </w:ins>
    </w:p>
    <w:p>
      <w:pPr>
        <w:pStyle w:val="Style15"/>
        <w:widowControl w:val="false"/>
        <w:spacing w:lineRule="exact" w:line="590" w:before="0" w:after="0"/>
        <w:rPr>
          <w:ins w:id="479" w:author="user" w:date="2019-10-22T14:52:00Z"/>
          <w:rFonts w:ascii="Times New Roman" w:hAnsi="Times New Roman" w:eastAsia="仿宋_GB2312" w:cs="Times New Roman"/>
          <w:kern w:val="2"/>
          <w:sz w:val="32"/>
        </w:rPr>
      </w:pPr>
      <w:ins w:id="478" w:author="user" w:date="2019-10-22T14:52:00Z">
        <w:r>
          <w:rPr>
            <w:rFonts w:ascii="Times New Roman" w:hAnsi="Times New Roman" w:cs="Times New Roman" w:eastAsia="仿宋_GB2312"/>
            <w:kern w:val="2"/>
            <w:sz w:val="32"/>
          </w:rPr>
          <w:t xml:space="preserve">　　（四）按照规定取得相应的道路运输经营许可证； </w:t>
        </w:r>
      </w:ins>
    </w:p>
    <w:p>
      <w:pPr>
        <w:pStyle w:val="Style15"/>
        <w:widowControl w:val="false"/>
        <w:spacing w:lineRule="exact" w:line="590" w:before="0" w:after="0"/>
        <w:rPr>
          <w:ins w:id="481" w:author="user" w:date="2019-10-22T14:52:00Z"/>
          <w:rFonts w:ascii="Times New Roman" w:hAnsi="Times New Roman" w:eastAsia="仿宋_GB2312" w:cs="Times New Roman"/>
          <w:kern w:val="2"/>
          <w:sz w:val="32"/>
        </w:rPr>
      </w:pPr>
      <w:ins w:id="480" w:author="user" w:date="2019-10-22T14:52:00Z">
        <w:r>
          <w:rPr>
            <w:rFonts w:ascii="Times New Roman" w:hAnsi="Times New Roman" w:cs="Times New Roman" w:eastAsia="仿宋_GB2312"/>
            <w:kern w:val="2"/>
            <w:sz w:val="32"/>
          </w:rPr>
          <w:t xml:space="preserve">　　（五）具有固定的办公及机械、设备、车辆停放场所； </w:t>
        </w:r>
      </w:ins>
    </w:p>
    <w:p>
      <w:pPr>
        <w:pStyle w:val="Style15"/>
        <w:widowControl w:val="false"/>
        <w:spacing w:lineRule="exact" w:line="590" w:before="0" w:after="0"/>
        <w:rPr>
          <w:ins w:id="483" w:author="user" w:date="2019-10-22T14:52:00Z"/>
          <w:rFonts w:ascii="Times New Roman" w:hAnsi="Times New Roman" w:eastAsia="仿宋_GB2312" w:cs="Times New Roman"/>
          <w:kern w:val="2"/>
          <w:sz w:val="32"/>
        </w:rPr>
      </w:pPr>
      <w:ins w:id="482" w:author="user" w:date="2019-10-22T14:52:00Z">
        <w:r>
          <w:rPr>
            <w:rFonts w:ascii="Times New Roman" w:hAnsi="Times New Roman" w:cs="Times New Roman" w:eastAsia="仿宋_GB2312"/>
            <w:kern w:val="2"/>
            <w:sz w:val="32"/>
          </w:rPr>
          <w:t>　　（六）法律、法规规定的其他条件。</w:t>
        </w:r>
      </w:ins>
    </w:p>
    <w:p>
      <w:pPr>
        <w:pStyle w:val="Style15"/>
        <w:widowControl w:val="false"/>
        <w:spacing w:lineRule="exact" w:line="590" w:before="0" w:after="0"/>
        <w:ind w:firstLineChars="200" w:endChars="0" w:end="0"/>
        <w:rPr>
          <w:ins w:id="486" w:author="user" w:date="2019-10-22T14:52:00Z"/>
          <w:rFonts w:ascii="Times New Roman" w:hAnsi="Times New Roman" w:eastAsia="仿宋_GB2312" w:cs="Times New Roman"/>
          <w:kern w:val="2"/>
          <w:sz w:val="32"/>
        </w:rPr>
      </w:pPr>
      <w:ins w:id="484" w:author="user" w:date="2019-10-22T14:52:00Z">
        <w:r>
          <w:rPr>
            <w:rFonts w:ascii="Times New Roman" w:hAnsi="Times New Roman" w:cs="Times New Roman" w:eastAsia="黑体"/>
            <w:kern w:val="2"/>
            <w:sz w:val="32"/>
          </w:rPr>
          <w:t xml:space="preserve">第五十条  </w:t>
        </w:r>
      </w:ins>
      <w:ins w:id="485" w:author="user" w:date="2019-10-22T14:52:00Z">
        <w:r>
          <w:rPr>
            <w:rFonts w:ascii="Times New Roman" w:hAnsi="Times New Roman" w:cs="Times New Roman" w:eastAsia="仿宋_GB2312"/>
            <w:kern w:val="2"/>
            <w:sz w:val="32"/>
          </w:rPr>
          <w:t>从事餐厨废弃物经营性处置服务，应当具备下列条件：</w:t>
        </w:r>
      </w:ins>
    </w:p>
    <w:p>
      <w:pPr>
        <w:pStyle w:val="Style15"/>
        <w:widowControl w:val="false"/>
        <w:spacing w:lineRule="exact" w:line="590" w:before="0" w:after="0"/>
        <w:rPr>
          <w:ins w:id="488" w:author="user" w:date="2019-10-22T14:52:00Z"/>
          <w:rFonts w:ascii="Times New Roman" w:hAnsi="Times New Roman" w:eastAsia="仿宋_GB2312" w:cs="Times New Roman"/>
          <w:kern w:val="2"/>
          <w:sz w:val="32"/>
        </w:rPr>
      </w:pPr>
      <w:ins w:id="487" w:author="user" w:date="2019-10-22T14:52:00Z">
        <w:r>
          <w:rPr>
            <w:rFonts w:ascii="Times New Roman" w:hAnsi="Times New Roman" w:cs="Times New Roman" w:eastAsia="仿宋_GB2312"/>
            <w:kern w:val="2"/>
            <w:sz w:val="32"/>
          </w:rPr>
          <w:t xml:space="preserve">　　（一）选址符合城乡规划，并取得相应的规划许可文件； </w:t>
        </w:r>
      </w:ins>
    </w:p>
    <w:p>
      <w:pPr>
        <w:pStyle w:val="Style15"/>
        <w:widowControl w:val="false"/>
        <w:spacing w:lineRule="exact" w:line="590" w:before="0" w:after="0"/>
        <w:rPr>
          <w:ins w:id="490" w:author="user" w:date="2019-10-22T14:52:00Z"/>
          <w:rFonts w:ascii="Times New Roman" w:hAnsi="Times New Roman" w:eastAsia="仿宋_GB2312" w:cs="Times New Roman"/>
          <w:kern w:val="2"/>
          <w:sz w:val="32"/>
        </w:rPr>
      </w:pPr>
      <w:ins w:id="489" w:author="user" w:date="2019-10-22T14:52:00Z">
        <w:r>
          <w:rPr>
            <w:rFonts w:ascii="Times New Roman" w:hAnsi="Times New Roman" w:cs="Times New Roman" w:eastAsia="仿宋_GB2312"/>
            <w:kern w:val="2"/>
            <w:sz w:val="32"/>
          </w:rPr>
          <w:t xml:space="preserve">　　（二）采用的技术、工艺符合有关标准； </w:t>
        </w:r>
      </w:ins>
    </w:p>
    <w:p>
      <w:pPr>
        <w:pStyle w:val="Style15"/>
        <w:widowControl w:val="false"/>
        <w:spacing w:lineRule="exact" w:line="590" w:before="0" w:after="0"/>
        <w:rPr>
          <w:ins w:id="492" w:author="user" w:date="2019-10-22T14:52:00Z"/>
          <w:rFonts w:ascii="Times New Roman" w:hAnsi="Times New Roman" w:eastAsia="仿宋_GB2312" w:cs="Times New Roman"/>
          <w:kern w:val="2"/>
          <w:sz w:val="32"/>
        </w:rPr>
      </w:pPr>
      <w:ins w:id="491" w:author="user" w:date="2019-10-22T14:52:00Z">
        <w:r>
          <w:rPr>
            <w:rFonts w:ascii="Times New Roman" w:hAnsi="Times New Roman" w:cs="Times New Roman" w:eastAsia="仿宋_GB2312"/>
            <w:kern w:val="2"/>
            <w:sz w:val="32"/>
          </w:rPr>
          <w:t xml:space="preserve">　　（三）具有健全的工艺运行、设备管理、环境监测与保护、财务管理、生产安全、计量统计等方面的管理制度并得到有效执行； </w:t>
        </w:r>
      </w:ins>
    </w:p>
    <w:p>
      <w:pPr>
        <w:pStyle w:val="Style15"/>
        <w:widowControl w:val="false"/>
        <w:spacing w:lineRule="exact" w:line="590" w:before="0" w:after="0"/>
        <w:rPr>
          <w:ins w:id="494" w:author="user" w:date="2019-10-22T14:52:00Z"/>
          <w:rFonts w:ascii="Times New Roman" w:hAnsi="Times New Roman" w:eastAsia="仿宋_GB2312" w:cs="Times New Roman"/>
          <w:kern w:val="2"/>
          <w:sz w:val="32"/>
        </w:rPr>
      </w:pPr>
      <w:ins w:id="493" w:author="user" w:date="2019-10-22T14:52:00Z">
        <w:r>
          <w:rPr>
            <w:rFonts w:ascii="Times New Roman" w:hAnsi="Times New Roman" w:cs="Times New Roman" w:eastAsia="仿宋_GB2312"/>
            <w:kern w:val="2"/>
            <w:sz w:val="32"/>
          </w:rPr>
          <w:t xml:space="preserve">　　（四）具有可行的餐厨废弃物废水、废气、废渣处理技术方案和达标排放方案； </w:t>
        </w:r>
      </w:ins>
    </w:p>
    <w:p>
      <w:pPr>
        <w:pStyle w:val="Style15"/>
        <w:widowControl w:val="false"/>
        <w:spacing w:lineRule="exact" w:line="590" w:before="0" w:after="0"/>
        <w:ind w:firstLineChars="200" w:endChars="0" w:end="0"/>
        <w:rPr>
          <w:ins w:id="496" w:author="user" w:date="2019-10-22T14:52:00Z"/>
          <w:rFonts w:ascii="Times New Roman" w:hAnsi="Times New Roman" w:eastAsia="仿宋_GB2312" w:cs="Times New Roman"/>
          <w:kern w:val="2"/>
          <w:sz w:val="32"/>
        </w:rPr>
      </w:pPr>
      <w:ins w:id="495" w:author="user" w:date="2019-10-22T14:52:00Z">
        <w:r>
          <w:rPr>
            <w:rFonts w:ascii="Times New Roman" w:hAnsi="Times New Roman" w:cs="Times New Roman" w:eastAsia="仿宋_GB2312"/>
            <w:kern w:val="2"/>
            <w:sz w:val="32"/>
          </w:rPr>
          <w:t>（五）法律、法规规定的其他条件。</w:t>
        </w:r>
      </w:ins>
    </w:p>
    <w:p>
      <w:pPr>
        <w:pStyle w:val="Style15"/>
        <w:widowControl w:val="false"/>
        <w:spacing w:lineRule="exact" w:line="590" w:before="0" w:after="0"/>
        <w:ind w:firstLineChars="200" w:endChars="0" w:end="0"/>
        <w:rPr>
          <w:ins w:id="500" w:author="user" w:date="2019-10-22T14:52:00Z"/>
          <w:rFonts w:ascii="Times New Roman" w:hAnsi="Times New Roman" w:eastAsia="仿宋_GB2312" w:cs="Times New Roman"/>
          <w:kern w:val="2"/>
          <w:sz w:val="32"/>
        </w:rPr>
      </w:pPr>
      <w:ins w:id="497" w:author="user" w:date="2019-10-22T14:52:00Z">
        <w:r>
          <w:rPr>
            <w:rFonts w:ascii="Times New Roman" w:hAnsi="Times New Roman" w:cs="Times New Roman" w:eastAsia="黑体"/>
            <w:kern w:val="2"/>
            <w:sz w:val="32"/>
          </w:rPr>
          <w:t xml:space="preserve">第五十一条  </w:t>
        </w:r>
      </w:ins>
      <w:ins w:id="498" w:author="user" w:date="2019-10-22T14:52:00Z">
        <w:r>
          <w:rPr>
            <w:rFonts w:ascii="Times New Roman" w:hAnsi="Times New Roman" w:cs="Times New Roman" w:eastAsia="仿宋_GB2312"/>
            <w:sz w:val="32"/>
          </w:rPr>
          <w:t>市、县级市城市管理行政主管部门</w:t>
        </w:r>
      </w:ins>
      <w:ins w:id="499" w:author="user" w:date="2019-10-22T14:52:00Z">
        <w:r>
          <w:rPr>
            <w:rFonts w:ascii="Times New Roman" w:hAnsi="Times New Roman" w:cs="Times New Roman" w:eastAsia="仿宋_GB2312"/>
            <w:kern w:val="2"/>
            <w:sz w:val="32"/>
          </w:rPr>
          <w:t xml:space="preserve">应当通过招标等公平竞争的方式作出餐厨废弃物收集、运输服务许可决定和处置服务许可决定，向中标企业颁发餐厨废弃物收集、运输服务许可证和处置服务许可证。 </w:t>
        </w:r>
      </w:ins>
    </w:p>
    <w:p>
      <w:pPr>
        <w:pStyle w:val="Normal"/>
        <w:ind w:endChars="0" w:end="0"/>
        <w:rPr>
          <w:ins w:id="504" w:author="user" w:date="2019-10-22T14:52:00Z"/>
          <w:rFonts w:ascii="Times New Roman" w:hAnsi="Times New Roman" w:cs="Times New Roman"/>
          <w:szCs w:val="32"/>
        </w:rPr>
      </w:pPr>
      <w:ins w:id="501" w:author="user" w:date="2019-10-22T14:52:00Z">
        <w:r>
          <w:rPr>
            <w:rFonts w:ascii="Times New Roman" w:hAnsi="Times New Roman" w:cs="Times New Roman" w:eastAsia="黑体"/>
            <w:bCs/>
            <w:szCs w:val="32"/>
          </w:rPr>
          <w:t>第五十二条</w:t>
        </w:r>
      </w:ins>
      <w:ins w:id="502" w:author="user" w:date="2019-10-22T14:52:00Z">
        <w:r>
          <w:rPr>
            <w:rFonts w:ascii="Times New Roman" w:hAnsi="Times New Roman" w:cs="Times New Roman"/>
            <w:bCs/>
            <w:szCs w:val="32"/>
          </w:rPr>
          <w:t xml:space="preserve">  </w:t>
        </w:r>
      </w:ins>
      <w:ins w:id="503" w:author="user" w:date="2019-10-22T14:52:00Z">
        <w:r>
          <w:rPr>
            <w:rFonts w:ascii="Times New Roman" w:hAnsi="Times New Roman" w:cs="Times New Roman"/>
            <w:szCs w:val="32"/>
          </w:rPr>
          <w:t>餐厨废弃物产生单位应当与餐厨废弃物收集、运输服务企业签订协议，并报所在地城市管理行政主管部门备案。</w:t>
        </w:r>
      </w:ins>
    </w:p>
    <w:p>
      <w:pPr>
        <w:pStyle w:val="Normal"/>
        <w:ind w:endChars="0" w:end="0"/>
        <w:rPr>
          <w:ins w:id="506" w:author="user" w:date="2019-10-22T14:52:00Z"/>
          <w:rFonts w:ascii="Times New Roman" w:hAnsi="Times New Roman" w:cs="Times New Roman"/>
          <w:szCs w:val="32"/>
        </w:rPr>
      </w:pPr>
      <w:ins w:id="505" w:author="user" w:date="2019-10-22T14:52:00Z">
        <w:r>
          <w:rPr>
            <w:rFonts w:ascii="Times New Roman" w:hAnsi="Times New Roman" w:cs="Times New Roman"/>
            <w:szCs w:val="32"/>
          </w:rPr>
          <w:t>餐厨废弃物产生单位应当按照规定设置符合标准的收集点和收集容器；定期申报餐厨废弃物产生情况，并根据实际产生量，将餐厨废弃物交由依法取得相关资质的单位收集、运输、处置。</w:t>
        </w:r>
      </w:ins>
    </w:p>
    <w:p>
      <w:pPr>
        <w:pStyle w:val="Normal"/>
        <w:ind w:endChars="0" w:end="0"/>
        <w:rPr>
          <w:ins w:id="510" w:author="user" w:date="2019-10-22T14:52:00Z"/>
          <w:rFonts w:ascii="Times New Roman" w:hAnsi="Times New Roman" w:cs="Times New Roman"/>
          <w:szCs w:val="32"/>
        </w:rPr>
      </w:pPr>
      <w:ins w:id="507" w:author="user" w:date="2019-10-22T14:52:00Z">
        <w:r>
          <w:rPr>
            <w:rFonts w:ascii="Times New Roman" w:hAnsi="Times New Roman" w:cs="Times New Roman" w:eastAsia="黑体"/>
            <w:bCs/>
            <w:szCs w:val="32"/>
          </w:rPr>
          <w:t>第五十三条</w:t>
        </w:r>
      </w:ins>
      <w:ins w:id="508" w:author="user" w:date="2019-10-22T14:52:00Z">
        <w:r>
          <w:rPr>
            <w:rFonts w:ascii="Times New Roman" w:hAnsi="Times New Roman" w:cs="Times New Roman"/>
            <w:bCs/>
            <w:szCs w:val="32"/>
          </w:rPr>
          <w:t xml:space="preserve">  </w:t>
        </w:r>
      </w:ins>
      <w:ins w:id="509" w:author="user" w:date="2019-10-22T14:52:00Z">
        <w:r>
          <w:rPr>
            <w:rFonts w:ascii="Times New Roman" w:hAnsi="Times New Roman" w:cs="Times New Roman"/>
            <w:szCs w:val="32"/>
          </w:rPr>
          <w:t>产生生活垃圾、餐厨废弃物的单位和个人，应当按照规定缴纳城市生活垃圾处理费。</w:t>
        </w:r>
      </w:ins>
    </w:p>
    <w:p>
      <w:pPr>
        <w:pStyle w:val="Normal"/>
        <w:ind w:endChars="0" w:end="0"/>
        <w:rPr>
          <w:ins w:id="512" w:author="user" w:date="2019-10-22T14:52:00Z"/>
          <w:rFonts w:ascii="Times New Roman" w:hAnsi="Times New Roman" w:cs="Times New Roman"/>
          <w:szCs w:val="32"/>
        </w:rPr>
      </w:pPr>
      <w:ins w:id="511" w:author="user" w:date="2019-10-22T14:52:00Z">
        <w:r>
          <w:rPr>
            <w:rFonts w:ascii="Times New Roman" w:hAnsi="Times New Roman" w:cs="Times New Roman"/>
            <w:szCs w:val="32"/>
          </w:rPr>
          <w:t>城市生活垃圾处理费应当专项用于生活垃圾、餐厨废弃物的收集、运输和处置，不得挪作他用。</w:t>
        </w:r>
      </w:ins>
    </w:p>
    <w:p>
      <w:pPr>
        <w:pStyle w:val="Normal"/>
        <w:ind w:endChars="0" w:end="0"/>
        <w:rPr>
          <w:ins w:id="516" w:author="user" w:date="2019-10-22T14:52:00Z"/>
          <w:rFonts w:ascii="Times New Roman" w:hAnsi="Times New Roman" w:cs="Times New Roman"/>
          <w:szCs w:val="32"/>
        </w:rPr>
      </w:pPr>
      <w:ins w:id="513" w:author="user" w:date="2019-10-22T14:52:00Z">
        <w:r>
          <w:rPr>
            <w:rFonts w:ascii="Times New Roman" w:hAnsi="Times New Roman" w:cs="Times New Roman" w:eastAsia="黑体"/>
            <w:bCs/>
            <w:szCs w:val="32"/>
          </w:rPr>
          <w:t>第五十四条</w:t>
        </w:r>
      </w:ins>
      <w:ins w:id="514" w:author="user" w:date="2019-10-22T14:52:00Z">
        <w:r>
          <w:rPr>
            <w:rFonts w:ascii="Times New Roman" w:hAnsi="Times New Roman" w:cs="Times New Roman"/>
            <w:bCs/>
            <w:szCs w:val="32"/>
          </w:rPr>
          <w:t xml:space="preserve">  </w:t>
        </w:r>
      </w:ins>
      <w:ins w:id="515" w:author="user" w:date="2019-10-22T14:52:00Z">
        <w:r>
          <w:rPr>
            <w:rFonts w:ascii="Times New Roman" w:hAnsi="Times New Roman" w:cs="Times New Roman"/>
            <w:szCs w:val="32"/>
          </w:rPr>
          <w:t>单位和个人因装饰、装修产生的垃圾，应当在指定的地点堆放，并承担清运费用。</w:t>
        </w:r>
      </w:ins>
    </w:p>
    <w:p>
      <w:pPr>
        <w:pStyle w:val="Normal"/>
        <w:ind w:endChars="0" w:end="0"/>
        <w:rPr>
          <w:ins w:id="519" w:author="user" w:date="2019-10-22T14:52:00Z"/>
          <w:rFonts w:ascii="Times New Roman" w:hAnsi="Times New Roman" w:cs="Times New Roman"/>
          <w:szCs w:val="32"/>
        </w:rPr>
      </w:pPr>
      <w:ins w:id="517" w:author="user" w:date="2019-10-22T14:52:00Z">
        <w:r>
          <w:rPr>
            <w:rFonts w:ascii="Times New Roman" w:hAnsi="Times New Roman" w:cs="Times New Roman"/>
            <w:spacing w:val="-4"/>
            <w:szCs w:val="32"/>
          </w:rPr>
          <w:t>物业服务企业或者社区组织应当委托环境卫生专业作业单位，将装饰、装修垃圾运至城市管理行政主管部门确定的场所处置</w:t>
        </w:r>
      </w:ins>
      <w:ins w:id="518" w:author="user" w:date="2019-10-22T14:52:00Z">
        <w:r>
          <w:rPr>
            <w:rFonts w:ascii="Times New Roman" w:hAnsi="Times New Roman" w:cs="Times New Roman"/>
            <w:szCs w:val="32"/>
          </w:rPr>
          <w:t>。</w:t>
        </w:r>
      </w:ins>
    </w:p>
    <w:p>
      <w:pPr>
        <w:pStyle w:val="Normal"/>
        <w:ind w:endChars="0" w:end="0"/>
        <w:rPr>
          <w:ins w:id="523" w:author="user" w:date="2019-10-22T14:52:00Z"/>
          <w:rFonts w:ascii="Times New Roman" w:hAnsi="Times New Roman" w:cs="Times New Roman"/>
          <w:szCs w:val="32"/>
        </w:rPr>
      </w:pPr>
      <w:ins w:id="520" w:author="user" w:date="2019-10-22T14:52:00Z">
        <w:r>
          <w:rPr>
            <w:rFonts w:ascii="Times New Roman" w:hAnsi="Times New Roman" w:cs="Times New Roman" w:eastAsia="黑体"/>
            <w:bCs/>
            <w:szCs w:val="32"/>
          </w:rPr>
          <w:t>第五十五条</w:t>
        </w:r>
      </w:ins>
      <w:ins w:id="521" w:author="user" w:date="2019-10-22T14:52:00Z">
        <w:r>
          <w:rPr>
            <w:rFonts w:ascii="Times New Roman" w:hAnsi="Times New Roman" w:cs="Times New Roman"/>
            <w:bCs/>
            <w:szCs w:val="32"/>
          </w:rPr>
          <w:t xml:space="preserve">  </w:t>
        </w:r>
      </w:ins>
      <w:ins w:id="522" w:author="user" w:date="2019-10-22T14:52:00Z">
        <w:r>
          <w:rPr>
            <w:rFonts w:ascii="Times New Roman" w:hAnsi="Times New Roman" w:cs="Times New Roman"/>
            <w:szCs w:val="32"/>
          </w:rPr>
          <w:t>工业垃圾、医疗卫生垃圾及其他有毒有害垃圾应当按照规定单独收集、运输和处置，不得混入生活垃圾。</w:t>
        </w:r>
      </w:ins>
    </w:p>
    <w:p>
      <w:pPr>
        <w:pStyle w:val="Normal"/>
        <w:ind w:firstLineChars="224" w:endChars="0" w:end="0"/>
        <w:rPr>
          <w:ins w:id="525" w:author="user" w:date="2019-10-22T14:52:00Z"/>
          <w:rFonts w:ascii="Times New Roman" w:hAnsi="Times New Roman" w:eastAsia="楷体_GB2312" w:cs="Times New Roman"/>
          <w:szCs w:val="32"/>
        </w:rPr>
      </w:pPr>
      <w:ins w:id="524" w:author="user" w:date="2019-10-22T14:52:00Z">
        <w:r>
          <w:rPr>
            <w:rFonts w:eastAsia="楷体_GB2312" w:cs="Times New Roman" w:ascii="Times New Roman" w:hAnsi="Times New Roman"/>
            <w:szCs w:val="32"/>
          </w:rPr>
        </w:r>
      </w:ins>
    </w:p>
    <w:p>
      <w:pPr>
        <w:pStyle w:val="Normal"/>
        <w:ind w:firstLineChars="0" w:firstLine="0" w:endChars="0" w:end="0"/>
        <w:jc w:val="center"/>
        <w:rPr>
          <w:ins w:id="527" w:author="user" w:date="2019-10-22T14:52:00Z"/>
          <w:rFonts w:ascii="Times New Roman" w:hAnsi="Times New Roman" w:eastAsia="楷体_GB2312" w:cs="Times New Roman"/>
          <w:szCs w:val="32"/>
        </w:rPr>
      </w:pPr>
      <w:ins w:id="526" w:author="user" w:date="2019-10-22T14:52:00Z">
        <w:r>
          <w:rPr>
            <w:rFonts w:ascii="Times New Roman" w:hAnsi="Times New Roman" w:cs="Times New Roman" w:eastAsia="楷体_GB2312"/>
            <w:szCs w:val="32"/>
          </w:rPr>
          <w:t>第三节  环境卫生设施</w:t>
        </w:r>
      </w:ins>
    </w:p>
    <w:p>
      <w:pPr>
        <w:pStyle w:val="Normal"/>
        <w:ind w:endChars="0" w:end="0"/>
        <w:jc w:val="center"/>
        <w:rPr>
          <w:ins w:id="529" w:author="user" w:date="2019-10-22T14:52:00Z"/>
          <w:rFonts w:ascii="Times New Roman" w:hAnsi="Times New Roman" w:eastAsia="楷体_GB2312" w:cs="Times New Roman"/>
          <w:szCs w:val="32"/>
        </w:rPr>
      </w:pPr>
      <w:ins w:id="528" w:author="user" w:date="2019-10-22T14:52:00Z">
        <w:r>
          <w:rPr>
            <w:rFonts w:eastAsia="楷体_GB2312" w:cs="Times New Roman" w:ascii="Times New Roman" w:hAnsi="Times New Roman"/>
            <w:szCs w:val="32"/>
          </w:rPr>
        </w:r>
      </w:ins>
    </w:p>
    <w:p>
      <w:pPr>
        <w:pStyle w:val="Normal"/>
        <w:ind w:endChars="0" w:end="0"/>
        <w:rPr>
          <w:ins w:id="533" w:author="user" w:date="2019-10-22T14:52:00Z"/>
          <w:rFonts w:ascii="Times New Roman" w:hAnsi="Times New Roman" w:cs="Times New Roman"/>
          <w:szCs w:val="32"/>
        </w:rPr>
      </w:pPr>
      <w:ins w:id="530" w:author="user" w:date="2019-10-22T14:52:00Z">
        <w:r>
          <w:rPr>
            <w:rFonts w:ascii="Times New Roman" w:hAnsi="Times New Roman" w:cs="Times New Roman" w:eastAsia="黑体"/>
            <w:bCs/>
            <w:szCs w:val="32"/>
          </w:rPr>
          <w:t>第五十六条</w:t>
        </w:r>
      </w:ins>
      <w:ins w:id="531" w:author="user" w:date="2019-10-22T14:52:00Z">
        <w:r>
          <w:rPr>
            <w:rFonts w:ascii="Times New Roman" w:hAnsi="Times New Roman" w:cs="Times New Roman"/>
            <w:bCs/>
            <w:szCs w:val="32"/>
          </w:rPr>
          <w:t xml:space="preserve">  </w:t>
        </w:r>
      </w:ins>
      <w:ins w:id="532" w:author="user" w:date="2019-10-22T14:52:00Z">
        <w:r>
          <w:rPr>
            <w:rFonts w:ascii="Times New Roman" w:hAnsi="Times New Roman" w:cs="Times New Roman"/>
            <w:szCs w:val="32"/>
          </w:rPr>
          <w:t>城市管理行政主管部门应当会同自然资源规划等部门，根据城市总体规划和环境卫生事业需要，编制环境卫生专项规划，经法定程序批准后组织实施。</w:t>
        </w:r>
      </w:ins>
    </w:p>
    <w:p>
      <w:pPr>
        <w:pStyle w:val="Normal"/>
        <w:ind w:endChars="0" w:end="0"/>
        <w:rPr>
          <w:ins w:id="535" w:author="user" w:date="2019-10-22T14:52:00Z"/>
          <w:rFonts w:ascii="Times New Roman" w:hAnsi="Times New Roman" w:cs="Times New Roman"/>
          <w:szCs w:val="32"/>
        </w:rPr>
      </w:pPr>
      <w:ins w:id="534" w:author="user" w:date="2019-10-22T14:52:00Z">
        <w:r>
          <w:rPr>
            <w:rFonts w:ascii="Times New Roman" w:hAnsi="Times New Roman" w:cs="Times New Roman"/>
            <w:szCs w:val="32"/>
          </w:rPr>
          <w:t>城市管理行政主管部门应当根据人口密度以及城市发展需要，制定公共厕所、垃圾中转站、大件垃圾投放点、垃圾处置设施的设置方案并纳入环境卫生专项规划，按照法定程序立项报批后组织实施。</w:t>
        </w:r>
      </w:ins>
    </w:p>
    <w:p>
      <w:pPr>
        <w:pStyle w:val="Normal"/>
        <w:ind w:endChars="0" w:end="0"/>
        <w:rPr>
          <w:ins w:id="538" w:author="user" w:date="2019-10-22T14:52:00Z"/>
          <w:rFonts w:ascii="Times New Roman" w:hAnsi="Times New Roman" w:cs="Times New Roman"/>
          <w:szCs w:val="32"/>
        </w:rPr>
      </w:pPr>
      <w:ins w:id="536" w:author="user" w:date="2019-10-22T14:52:00Z">
        <w:r>
          <w:rPr>
            <w:rFonts w:ascii="Times New Roman" w:hAnsi="Times New Roman" w:cs="Times New Roman" w:eastAsia="黑体"/>
            <w:szCs w:val="32"/>
          </w:rPr>
          <w:t>第五十七条</w:t>
        </w:r>
      </w:ins>
      <w:ins w:id="537" w:author="user" w:date="2019-10-22T14:52:00Z">
        <w:r>
          <w:rPr>
            <w:rFonts w:ascii="Times New Roman" w:hAnsi="Times New Roman" w:cs="Times New Roman"/>
            <w:szCs w:val="32"/>
          </w:rPr>
          <w:t xml:space="preserve">  建设项目应当按照环境卫生专项规划、行业标准以及城市管理、规划等部门的要求，配套建设环境卫生设施。</w:t>
        </w:r>
      </w:ins>
    </w:p>
    <w:p>
      <w:pPr>
        <w:pStyle w:val="Normal"/>
        <w:ind w:endChars="0" w:end="0"/>
        <w:rPr>
          <w:ins w:id="540" w:author="user" w:date="2019-10-22T14:52:00Z"/>
          <w:rFonts w:ascii="Times New Roman" w:hAnsi="Times New Roman" w:cs="Times New Roman"/>
          <w:szCs w:val="32"/>
        </w:rPr>
      </w:pPr>
      <w:ins w:id="539" w:author="user" w:date="2019-10-22T14:52:00Z">
        <w:r>
          <w:rPr>
            <w:rFonts w:ascii="Times New Roman" w:hAnsi="Times New Roman" w:cs="Times New Roman"/>
            <w:szCs w:val="32"/>
          </w:rPr>
          <w:t>商品交易市场、城市综合体、特色街区、街景等建设和改造方案涉及环境卫生设施的，论证时应当听取城市管理行政主管部门意见。</w:t>
        </w:r>
      </w:ins>
    </w:p>
    <w:p>
      <w:pPr>
        <w:pStyle w:val="Normal"/>
        <w:ind w:endChars="0" w:end="0"/>
        <w:rPr>
          <w:ins w:id="542" w:author="user" w:date="2019-10-22T14:52:00Z"/>
          <w:rFonts w:ascii="Times New Roman" w:hAnsi="Times New Roman" w:cs="Times New Roman"/>
          <w:szCs w:val="32"/>
        </w:rPr>
      </w:pPr>
      <w:ins w:id="541" w:author="user" w:date="2019-10-22T14:52:00Z">
        <w:r>
          <w:rPr>
            <w:rFonts w:ascii="Times New Roman" w:hAnsi="Times New Roman" w:cs="Times New Roman"/>
            <w:szCs w:val="32"/>
          </w:rPr>
          <w:t>环境卫生设施应当与主体工程同时设计、同时施工、同时投入使用，所需建设资金纳入建设工程概算。</w:t>
        </w:r>
      </w:ins>
    </w:p>
    <w:p>
      <w:pPr>
        <w:pStyle w:val="Normal"/>
        <w:ind w:endChars="0" w:end="0"/>
        <w:rPr>
          <w:ins w:id="544" w:author="user" w:date="2019-10-22T14:52:00Z"/>
          <w:rFonts w:ascii="Times New Roman" w:hAnsi="Times New Roman" w:cs="Times New Roman"/>
          <w:szCs w:val="32"/>
        </w:rPr>
      </w:pPr>
      <w:ins w:id="543" w:author="user" w:date="2019-10-22T14:52:00Z">
        <w:r>
          <w:rPr>
            <w:rFonts w:ascii="Times New Roman" w:hAnsi="Times New Roman" w:cs="Times New Roman"/>
            <w:szCs w:val="32"/>
          </w:rPr>
          <w:t>不得擅自变更、占用环境卫生设施用地；经批准的环境卫生设施建设，任何单位和个人不得阻挠。</w:t>
        </w:r>
      </w:ins>
    </w:p>
    <w:p>
      <w:pPr>
        <w:pStyle w:val="Normal"/>
        <w:tabs>
          <w:tab w:val="clear" w:pos="425"/>
          <w:tab w:val="left" w:pos="1815" w:leader="none"/>
        </w:tabs>
        <w:ind w:endChars="0" w:end="0"/>
        <w:rPr>
          <w:ins w:id="547" w:author="user" w:date="2019-10-22T14:52:00Z"/>
          <w:rFonts w:ascii="Times New Roman" w:hAnsi="Times New Roman" w:cs="Times New Roman"/>
          <w:szCs w:val="32"/>
        </w:rPr>
      </w:pPr>
      <w:ins w:id="545" w:author="user" w:date="2019-10-22T14:52:00Z">
        <w:r>
          <w:rPr>
            <w:rFonts w:ascii="Times New Roman" w:hAnsi="Times New Roman" w:cs="Times New Roman" w:eastAsia="黑体"/>
            <w:szCs w:val="32"/>
          </w:rPr>
          <w:t>第五十八条</w:t>
        </w:r>
      </w:ins>
      <w:ins w:id="546" w:author="user" w:date="2019-10-22T14:52:00Z">
        <w:r>
          <w:rPr>
            <w:rFonts w:ascii="Times New Roman" w:hAnsi="Times New Roman" w:cs="Times New Roman"/>
            <w:szCs w:val="32"/>
          </w:rPr>
          <w:t xml:space="preserve">  市、县级市城市管理行政主管部门应当参与建设项目环境卫生配套设施的设计方案审查和竣工验收，环境卫生设施经验收合格后，方可交付使用。不符合城市环境卫生设置标准的，不得投入使用；已经投入使用的，建设单位应当限期改造。</w:t>
        </w:r>
      </w:ins>
    </w:p>
    <w:p>
      <w:pPr>
        <w:pStyle w:val="Normal"/>
        <w:ind w:endChars="0" w:end="0"/>
        <w:rPr>
          <w:ins w:id="551" w:author="user" w:date="2019-10-22T14:52:00Z"/>
          <w:rFonts w:ascii="Times New Roman" w:hAnsi="Times New Roman" w:cs="Times New Roman"/>
          <w:szCs w:val="32"/>
        </w:rPr>
      </w:pPr>
      <w:ins w:id="548" w:author="user" w:date="2019-10-22T14:52:00Z">
        <w:r>
          <w:rPr>
            <w:rFonts w:ascii="Times New Roman" w:hAnsi="Times New Roman" w:cs="Times New Roman" w:eastAsia="黑体"/>
            <w:bCs/>
            <w:szCs w:val="32"/>
          </w:rPr>
          <w:t>第五十九条</w:t>
        </w:r>
      </w:ins>
      <w:ins w:id="549" w:author="user" w:date="2019-10-22T14:52:00Z">
        <w:r>
          <w:rPr>
            <w:rFonts w:ascii="Times New Roman" w:hAnsi="Times New Roman" w:cs="Times New Roman"/>
            <w:bCs/>
            <w:szCs w:val="32"/>
          </w:rPr>
          <w:t xml:space="preserve">  任何单位和个人</w:t>
        </w:r>
      </w:ins>
      <w:ins w:id="550" w:author="user" w:date="2019-10-22T14:52:00Z">
        <w:r>
          <w:rPr>
            <w:rFonts w:ascii="Times New Roman" w:hAnsi="Times New Roman" w:cs="Times New Roman"/>
            <w:szCs w:val="32"/>
          </w:rPr>
          <w:t>不得擅自迁移、拆除、封闭环境卫生设施或者改变其用途。确需迁移、拆除、封闭或者改变用途的，应当经市、县级市城市管理行政主管部门批准。</w:t>
        </w:r>
      </w:ins>
    </w:p>
    <w:p>
      <w:pPr>
        <w:pStyle w:val="Normal"/>
        <w:ind w:endChars="0" w:end="0"/>
        <w:rPr>
          <w:ins w:id="553" w:author="user" w:date="2019-10-22T14:52:00Z"/>
          <w:rFonts w:ascii="Times New Roman" w:hAnsi="Times New Roman" w:cs="Times New Roman"/>
          <w:szCs w:val="32"/>
        </w:rPr>
      </w:pPr>
      <w:ins w:id="552" w:author="user" w:date="2019-10-22T14:52:00Z">
        <w:r>
          <w:rPr>
            <w:rFonts w:ascii="Times New Roman" w:hAnsi="Times New Roman" w:cs="Times New Roman"/>
            <w:szCs w:val="32"/>
          </w:rPr>
          <w:t>经批准拆除环境卫生设施的，应当按照规划和标准予以复建或者移建。</w:t>
        </w:r>
      </w:ins>
    </w:p>
    <w:p>
      <w:pPr>
        <w:pStyle w:val="Normal"/>
        <w:ind w:endChars="0" w:end="0"/>
        <w:rPr>
          <w:ins w:id="556" w:author="user" w:date="2019-10-22T14:52:00Z"/>
          <w:rFonts w:ascii="Times New Roman" w:hAnsi="Times New Roman" w:cs="Times New Roman"/>
          <w:szCs w:val="32"/>
        </w:rPr>
      </w:pPr>
      <w:ins w:id="554" w:author="user" w:date="2019-10-22T14:52:00Z">
        <w:r>
          <w:rPr>
            <w:rFonts w:ascii="Times New Roman" w:hAnsi="Times New Roman" w:cs="Times New Roman" w:eastAsia="黑体"/>
            <w:szCs w:val="32"/>
          </w:rPr>
          <w:t xml:space="preserve">第六十条 </w:t>
        </w:r>
      </w:ins>
      <w:ins w:id="555" w:author="user" w:date="2019-10-22T14:52:00Z">
        <w:r>
          <w:rPr>
            <w:rFonts w:ascii="Times New Roman" w:hAnsi="Times New Roman" w:cs="Times New Roman"/>
            <w:szCs w:val="32"/>
          </w:rPr>
          <w:t xml:space="preserve"> 新建、改建、复建公共厕所的布局、建设标准，应当符合环境卫生专项规划和国家有关规定；现有公共厕所数量和硬件设施达不到环境卫生专项规划和国家规定要求的，由县级市、区人民政府负责制定建设和改造方案，逐步达到规定要求。</w:t>
        </w:r>
      </w:ins>
    </w:p>
    <w:p>
      <w:pPr>
        <w:pStyle w:val="Normal"/>
        <w:ind w:endChars="0" w:end="0"/>
        <w:rPr>
          <w:ins w:id="560" w:author="user" w:date="2019-10-22T14:52:00Z"/>
          <w:rFonts w:ascii="Times New Roman" w:hAnsi="Times New Roman" w:cs="Times New Roman"/>
          <w:szCs w:val="32"/>
        </w:rPr>
      </w:pPr>
      <w:ins w:id="557" w:author="user" w:date="2019-10-22T14:52:00Z">
        <w:r>
          <w:rPr>
            <w:rFonts w:ascii="Times New Roman" w:hAnsi="Times New Roman" w:cs="Times New Roman" w:eastAsia="黑体"/>
            <w:bCs/>
            <w:szCs w:val="32"/>
          </w:rPr>
          <w:t>第六十一条</w:t>
        </w:r>
      </w:ins>
      <w:ins w:id="558" w:author="user" w:date="2019-10-22T14:52:00Z">
        <w:r>
          <w:rPr>
            <w:rFonts w:ascii="Times New Roman" w:hAnsi="Times New Roman" w:cs="Times New Roman"/>
            <w:bCs/>
            <w:szCs w:val="32"/>
          </w:rPr>
          <w:t xml:space="preserve">  </w:t>
        </w:r>
      </w:ins>
      <w:ins w:id="559" w:author="user" w:date="2019-10-22T14:52:00Z">
        <w:r>
          <w:rPr>
            <w:rFonts w:ascii="Times New Roman" w:hAnsi="Times New Roman" w:cs="Times New Roman"/>
            <w:szCs w:val="32"/>
          </w:rPr>
          <w:t>公共厕所、垃圾中转站等环境卫生设施的管理责任人，应当按照管理标准进行管理、维护，确保设施完好。</w:t>
        </w:r>
      </w:ins>
    </w:p>
    <w:p>
      <w:pPr>
        <w:pStyle w:val="Normal"/>
        <w:ind w:endChars="0" w:end="0"/>
        <w:rPr>
          <w:ins w:id="562" w:author="user" w:date="2019-10-22T14:52:00Z"/>
          <w:rFonts w:ascii="Times New Roman" w:hAnsi="Times New Roman" w:cs="Times New Roman"/>
          <w:szCs w:val="32"/>
        </w:rPr>
      </w:pPr>
      <w:ins w:id="561" w:author="user" w:date="2019-10-22T14:52:00Z">
        <w:r>
          <w:rPr>
            <w:rFonts w:ascii="Times New Roman" w:hAnsi="Times New Roman" w:cs="Times New Roman"/>
            <w:szCs w:val="32"/>
          </w:rPr>
          <w:t>鼓励临街宾馆、饭店等经营性场所的公共厕所向社会开放。</w:t>
        </w:r>
      </w:ins>
    </w:p>
    <w:p>
      <w:pPr>
        <w:pStyle w:val="Normal"/>
        <w:ind w:firstLineChars="162" w:endChars="0" w:end="0"/>
        <w:jc w:val="center"/>
        <w:rPr>
          <w:ins w:id="564" w:author="user" w:date="2019-10-22T14:52:00Z"/>
          <w:rFonts w:ascii="Times New Roman" w:hAnsi="Times New Roman" w:cs="Times New Roman"/>
          <w:szCs w:val="32"/>
        </w:rPr>
      </w:pPr>
      <w:ins w:id="563" w:author="user" w:date="2019-10-22T14:52:00Z">
        <w:r>
          <w:rPr>
            <w:rFonts w:cs="Times New Roman" w:ascii="Times New Roman" w:hAnsi="Times New Roman"/>
            <w:szCs w:val="32"/>
          </w:rPr>
        </w:r>
      </w:ins>
    </w:p>
    <w:p>
      <w:pPr>
        <w:pStyle w:val="Normal"/>
        <w:ind w:firstLineChars="0" w:firstLine="0" w:endChars="0" w:end="0"/>
        <w:jc w:val="center"/>
        <w:rPr>
          <w:ins w:id="566" w:author="user" w:date="2019-10-22T14:52:00Z"/>
          <w:rFonts w:ascii="Times New Roman" w:hAnsi="Times New Roman" w:eastAsia="黑体" w:cs="Times New Roman"/>
          <w:bCs/>
          <w:szCs w:val="32"/>
        </w:rPr>
      </w:pPr>
      <w:ins w:id="565" w:author="user" w:date="2019-10-22T14:52:00Z">
        <w:r>
          <w:rPr>
            <w:rFonts w:ascii="Times New Roman" w:hAnsi="Times New Roman" w:cs="Times New Roman" w:eastAsia="黑体"/>
            <w:bCs/>
            <w:szCs w:val="32"/>
          </w:rPr>
          <w:t>第五章  法律责任</w:t>
        </w:r>
      </w:ins>
    </w:p>
    <w:p>
      <w:pPr>
        <w:pStyle w:val="Normal"/>
        <w:ind w:endChars="0" w:end="0"/>
        <w:jc w:val="center"/>
        <w:rPr>
          <w:ins w:id="568" w:author="user" w:date="2019-10-22T14:52:00Z"/>
          <w:rFonts w:ascii="Times New Roman" w:hAnsi="Times New Roman" w:eastAsia="黑体" w:cs="Times New Roman"/>
          <w:bCs/>
          <w:szCs w:val="32"/>
        </w:rPr>
      </w:pPr>
      <w:ins w:id="567" w:author="user" w:date="2019-10-22T14:52:00Z">
        <w:r>
          <w:rPr>
            <w:rFonts w:eastAsia="黑体" w:cs="Times New Roman" w:ascii="Times New Roman" w:hAnsi="Times New Roman"/>
            <w:bCs/>
            <w:szCs w:val="32"/>
          </w:rPr>
        </w:r>
      </w:ins>
    </w:p>
    <w:p>
      <w:pPr>
        <w:pStyle w:val="Normal"/>
        <w:ind w:endChars="0" w:end="0"/>
        <w:rPr>
          <w:ins w:id="571" w:author="user" w:date="2019-10-22T14:52:00Z"/>
          <w:rFonts w:ascii="Times New Roman" w:hAnsi="Times New Roman" w:cs="Times New Roman"/>
          <w:szCs w:val="32"/>
        </w:rPr>
      </w:pPr>
      <w:ins w:id="569" w:author="user" w:date="2019-10-22T14:52:00Z">
        <w:r>
          <w:rPr>
            <w:rFonts w:ascii="Times New Roman" w:hAnsi="Times New Roman" w:cs="Times New Roman" w:eastAsia="黑体"/>
            <w:color w:val="000000"/>
            <w:szCs w:val="32"/>
          </w:rPr>
          <w:t xml:space="preserve">第六十二条  </w:t>
        </w:r>
      </w:ins>
      <w:ins w:id="570" w:author="user" w:date="2019-10-22T14:52:00Z">
        <w:r>
          <w:rPr>
            <w:rFonts w:ascii="Times New Roman" w:hAnsi="Times New Roman" w:cs="Times New Roman"/>
            <w:szCs w:val="32"/>
          </w:rPr>
          <w:t>违反本条例规定，法律、法规已有处罚规定的，从其规定。</w:t>
        </w:r>
      </w:ins>
    </w:p>
    <w:p>
      <w:pPr>
        <w:pStyle w:val="Normal"/>
        <w:ind w:endChars="0" w:end="0"/>
        <w:rPr>
          <w:ins w:id="573" w:author="user" w:date="2019-10-22T14:52:00Z"/>
          <w:rFonts w:ascii="Times New Roman" w:hAnsi="Times New Roman" w:cs="Times New Roman"/>
          <w:szCs w:val="32"/>
        </w:rPr>
      </w:pPr>
      <w:ins w:id="572" w:author="user" w:date="2019-10-22T14:52:00Z">
        <w:r>
          <w:rPr>
            <w:rFonts w:ascii="Times New Roman" w:hAnsi="Times New Roman" w:cs="Times New Roman"/>
            <w:szCs w:val="32"/>
          </w:rPr>
          <w:t>本条例规定的行政处罚，按照城市管理相对集中行政处罚权的相关规定，应当由城市管理综合行政执法部门行使的，从其规定。</w:t>
        </w:r>
      </w:ins>
    </w:p>
    <w:p>
      <w:pPr>
        <w:pStyle w:val="Normal"/>
        <w:ind w:endChars="0" w:end="0"/>
        <w:rPr>
          <w:ins w:id="578" w:author="user" w:date="2019-10-22T14:52:00Z"/>
          <w:rFonts w:ascii="Times New Roman" w:hAnsi="Times New Roman" w:cs="Times New Roman"/>
          <w:szCs w:val="32"/>
        </w:rPr>
      </w:pPr>
      <w:ins w:id="574" w:author="user" w:date="2019-10-22T14:52:00Z">
        <w:r>
          <w:rPr>
            <w:rFonts w:ascii="Times New Roman" w:hAnsi="Times New Roman" w:cs="Times New Roman" w:eastAsia="黑体"/>
            <w:szCs w:val="32"/>
          </w:rPr>
          <w:t>第六十</w:t>
        </w:r>
      </w:ins>
      <w:ins w:id="575" w:author="user" w:date="2019-10-22T14:52:00Z">
        <w:r>
          <w:rPr>
            <w:rFonts w:ascii="Times New Roman" w:hAnsi="Times New Roman" w:cs="Times New Roman" w:eastAsia="黑体"/>
            <w:color w:val="000000"/>
            <w:szCs w:val="32"/>
          </w:rPr>
          <w:t>三</w:t>
        </w:r>
      </w:ins>
      <w:ins w:id="576" w:author="user" w:date="2019-10-22T14:52:00Z">
        <w:r>
          <w:rPr>
            <w:rFonts w:ascii="Times New Roman" w:hAnsi="Times New Roman" w:cs="Times New Roman" w:eastAsia="黑体"/>
            <w:szCs w:val="32"/>
          </w:rPr>
          <w:t>条</w:t>
        </w:r>
      </w:ins>
      <w:ins w:id="577" w:author="user" w:date="2019-10-22T14:52:00Z">
        <w:r>
          <w:rPr>
            <w:rFonts w:ascii="Times New Roman" w:hAnsi="Times New Roman" w:cs="Times New Roman"/>
            <w:szCs w:val="32"/>
          </w:rPr>
          <w:t xml:space="preserve">  违反本条例第十二条第二款规定，市容和环境卫生责任人不履行市容和环境卫生责任的，由城市管理综合行政执法部门责令限期改正；逾期未改正的，处以一百元以上一千元以下罚款。</w:t>
        </w:r>
      </w:ins>
    </w:p>
    <w:p>
      <w:pPr>
        <w:pStyle w:val="Normal"/>
        <w:ind w:endChars="0" w:end="0"/>
        <w:rPr>
          <w:ins w:id="583" w:author="user" w:date="2019-10-22T14:52:00Z"/>
          <w:rFonts w:ascii="Times New Roman" w:hAnsi="Times New Roman" w:eastAsia="黑体" w:cs="Times New Roman"/>
          <w:szCs w:val="32"/>
        </w:rPr>
      </w:pPr>
      <w:ins w:id="579" w:author="user" w:date="2019-10-22T14:52:00Z">
        <w:r>
          <w:rPr>
            <w:rFonts w:ascii="Times New Roman" w:hAnsi="Times New Roman" w:cs="Times New Roman" w:eastAsia="黑体"/>
            <w:szCs w:val="32"/>
          </w:rPr>
          <w:t>第六十</w:t>
        </w:r>
      </w:ins>
      <w:ins w:id="580" w:author="user" w:date="2019-10-22T14:52:00Z">
        <w:r>
          <w:rPr>
            <w:rFonts w:ascii="Times New Roman" w:hAnsi="Times New Roman" w:cs="Times New Roman" w:eastAsia="黑体"/>
            <w:color w:val="000000"/>
            <w:szCs w:val="32"/>
          </w:rPr>
          <w:t>四</w:t>
        </w:r>
      </w:ins>
      <w:ins w:id="581" w:author="user" w:date="2019-10-22T14:52:00Z">
        <w:r>
          <w:rPr>
            <w:rFonts w:ascii="Times New Roman" w:hAnsi="Times New Roman" w:cs="Times New Roman" w:eastAsia="黑体"/>
            <w:szCs w:val="32"/>
          </w:rPr>
          <w:t xml:space="preserve">条  </w:t>
        </w:r>
      </w:ins>
      <w:ins w:id="582" w:author="user" w:date="2019-10-22T14:52:00Z">
        <w:r>
          <w:rPr>
            <w:rFonts w:ascii="Times New Roman" w:hAnsi="Times New Roman" w:cs="Times New Roman"/>
            <w:color w:val="000000"/>
            <w:kern w:val="0"/>
          </w:rPr>
          <w: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t>
        </w:r>
      </w:ins>
    </w:p>
    <w:p>
      <w:pPr>
        <w:pStyle w:val="Normal"/>
        <w:ind w:endChars="0" w:end="0"/>
        <w:rPr>
          <w:ins w:id="585" w:author="user" w:date="2019-10-22T14:52:00Z"/>
          <w:rFonts w:ascii="Times New Roman" w:hAnsi="Times New Roman" w:eastAsia="黑体" w:cs="Times New Roman"/>
          <w:szCs w:val="32"/>
        </w:rPr>
      </w:pPr>
      <w:ins w:id="584" w:author="user" w:date="2019-10-22T14:52:00Z">
        <w:r>
          <w:rPr>
            <w:rFonts w:ascii="Times New Roman" w:hAnsi="Times New Roman" w:cs="Times New Roman"/>
            <w:color w:val="000000"/>
            <w:kern w:val="0"/>
          </w:rPr>
          <w: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t>
        </w:r>
      </w:ins>
    </w:p>
    <w:p>
      <w:pPr>
        <w:pStyle w:val="Normal"/>
        <w:ind w:endChars="0" w:end="0"/>
        <w:rPr>
          <w:ins w:id="590" w:author="user" w:date="2019-10-22T14:52:00Z"/>
          <w:rFonts w:ascii="Times New Roman" w:hAnsi="Times New Roman" w:cs="Times New Roman"/>
          <w:szCs w:val="32"/>
          <w:bdr w:val="single" w:sz="4" w:space="0" w:color="000000"/>
        </w:rPr>
      </w:pPr>
      <w:ins w:id="586" w:author="user" w:date="2019-10-22T14:52:00Z">
        <w:r>
          <w:rPr>
            <w:rFonts w:ascii="Times New Roman" w:hAnsi="Times New Roman" w:cs="Times New Roman" w:eastAsia="黑体"/>
            <w:szCs w:val="32"/>
          </w:rPr>
          <w:t>第六十</w:t>
        </w:r>
      </w:ins>
      <w:ins w:id="587" w:author="user" w:date="2019-10-22T14:52:00Z">
        <w:r>
          <w:rPr>
            <w:rFonts w:ascii="Times New Roman" w:hAnsi="Times New Roman" w:cs="Times New Roman" w:eastAsia="黑体"/>
            <w:color w:val="000000"/>
            <w:szCs w:val="32"/>
          </w:rPr>
          <w:t>五</w:t>
        </w:r>
      </w:ins>
      <w:ins w:id="588" w:author="user" w:date="2019-10-22T14:52:00Z">
        <w:r>
          <w:rPr>
            <w:rFonts w:ascii="Times New Roman" w:hAnsi="Times New Roman" w:cs="Times New Roman" w:eastAsia="黑体"/>
            <w:szCs w:val="32"/>
          </w:rPr>
          <w:t>条</w:t>
        </w:r>
      </w:ins>
      <w:ins w:id="589" w:author="user" w:date="2019-10-22T14:52:00Z">
        <w:r>
          <w:rPr>
            <w:rFonts w:ascii="Times New Roman" w:hAnsi="Times New Roman" w:cs="Times New Roman"/>
            <w:szCs w:val="32"/>
          </w:rPr>
          <w:t xml:space="preserve">  违反本条例第十六条第一款规定，从事违法建设活动的，由城市管理综合行政执法部门作出责令停止建设或者限期拆除的决定；当事人不停止建设或者逾期不拆除的，县级市、区人民政府可以责成有关部门依法采取查封施工现场、强制拆除等措施。</w:t>
        </w:r>
      </w:ins>
    </w:p>
    <w:p>
      <w:pPr>
        <w:pStyle w:val="Normal"/>
        <w:ind w:endChars="0" w:end="0"/>
        <w:rPr>
          <w:ins w:id="596" w:author="user" w:date="2019-10-22T14:52:00Z"/>
          <w:rFonts w:ascii="Times New Roman" w:hAnsi="Times New Roman" w:cs="Times New Roman"/>
          <w:color w:val="000000"/>
        </w:rPr>
      </w:pPr>
      <w:ins w:id="591" w:author="user" w:date="2019-10-22T14:52:00Z">
        <w:r>
          <w:rPr>
            <w:rFonts w:ascii="Times New Roman" w:hAnsi="Times New Roman" w:cs="Times New Roman" w:eastAsia="黑体"/>
            <w:szCs w:val="32"/>
          </w:rPr>
          <w:t>第六十</w:t>
        </w:r>
      </w:ins>
      <w:ins w:id="592" w:author="user" w:date="2019-10-22T14:52:00Z">
        <w:r>
          <w:rPr>
            <w:rFonts w:ascii="Times New Roman" w:hAnsi="Times New Roman" w:cs="Times New Roman" w:eastAsia="黑体"/>
            <w:color w:val="000000"/>
            <w:szCs w:val="32"/>
          </w:rPr>
          <w:t>六</w:t>
        </w:r>
      </w:ins>
      <w:ins w:id="593" w:author="user" w:date="2019-10-22T14:52:00Z">
        <w:r>
          <w:rPr>
            <w:rFonts w:ascii="Times New Roman" w:hAnsi="Times New Roman" w:cs="Times New Roman" w:eastAsia="黑体"/>
            <w:szCs w:val="32"/>
          </w:rPr>
          <w:t>条</w:t>
        </w:r>
      </w:ins>
      <w:ins w:id="594" w:author="user" w:date="2019-10-22T14:52:00Z">
        <w:r>
          <w:rPr>
            <w:rFonts w:ascii="Times New Roman" w:hAnsi="Times New Roman" w:cs="Times New Roman"/>
            <w:szCs w:val="32"/>
          </w:rPr>
          <w:t xml:space="preserve">  </w:t>
        </w:r>
      </w:ins>
      <w:ins w:id="595" w:author="user" w:date="2019-10-22T14:52:00Z">
        <w:r>
          <w:rPr>
            <w:rFonts w:ascii="Times New Roman" w:hAnsi="Times New Roman" w:cs="Times New Roman"/>
            <w:color w:val="000000"/>
          </w:rPr>
          <w:t>违反本条例关于户外广告设施设置规定的，按照下列规定予以处罚：</w:t>
        </w:r>
      </w:ins>
    </w:p>
    <w:p>
      <w:pPr>
        <w:pStyle w:val="Normal"/>
        <w:ind w:endChars="0" w:end="0"/>
        <w:rPr>
          <w:ins w:id="598" w:author="user" w:date="2019-10-22T14:52:00Z"/>
          <w:rFonts w:ascii="Times New Roman" w:hAnsi="Times New Roman" w:cs="Times New Roman"/>
          <w:color w:val="000000"/>
        </w:rPr>
      </w:pPr>
      <w:ins w:id="597" w:author="user" w:date="2019-10-22T14:52:00Z">
        <w:r>
          <w:rPr>
            <w:rFonts w:ascii="Times New Roman" w:hAnsi="Times New Roman" w:cs="Times New Roman"/>
            <w:color w:val="000000"/>
          </w:rPr>
          <w: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t>
        </w:r>
      </w:ins>
    </w:p>
    <w:p>
      <w:pPr>
        <w:pStyle w:val="Normal"/>
        <w:ind w:endChars="0" w:end="0"/>
        <w:rPr>
          <w:ins w:id="600" w:author="user" w:date="2019-10-22T14:52:00Z"/>
          <w:rFonts w:ascii="Times New Roman" w:hAnsi="Times New Roman" w:cs="Times New Roman"/>
          <w:szCs w:val="32"/>
        </w:rPr>
      </w:pPr>
      <w:ins w:id="599" w:author="user" w:date="2019-10-22T14:52:00Z">
        <w:r>
          <w:rPr>
            <w:rFonts w:ascii="Times New Roman" w:hAnsi="Times New Roman" w:cs="Times New Roman"/>
            <w:color w:val="000000"/>
          </w:rPr>
          <w: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t>
        </w:r>
      </w:ins>
    </w:p>
    <w:p>
      <w:pPr>
        <w:pStyle w:val="Normal"/>
        <w:ind w:endChars="0" w:end="0"/>
        <w:rPr>
          <w:ins w:id="605" w:author="user" w:date="2019-10-22T14:52:00Z"/>
          <w:rFonts w:ascii="Times New Roman" w:hAnsi="Times New Roman" w:cs="Times New Roman"/>
          <w:szCs w:val="32"/>
        </w:rPr>
      </w:pPr>
      <w:ins w:id="601" w:author="user" w:date="2019-10-22T14:52:00Z">
        <w:r>
          <w:rPr>
            <w:rFonts w:ascii="Times New Roman" w:hAnsi="Times New Roman" w:cs="Times New Roman" w:eastAsia="黑体"/>
            <w:szCs w:val="32"/>
          </w:rPr>
          <w:t>第六十</w:t>
        </w:r>
      </w:ins>
      <w:ins w:id="602" w:author="user" w:date="2019-10-22T14:52:00Z">
        <w:r>
          <w:rPr>
            <w:rFonts w:ascii="Times New Roman" w:hAnsi="Times New Roman" w:cs="Times New Roman" w:eastAsia="黑体"/>
            <w:color w:val="000000"/>
            <w:szCs w:val="32"/>
          </w:rPr>
          <w:t>七</w:t>
        </w:r>
      </w:ins>
      <w:ins w:id="603" w:author="user" w:date="2019-10-22T14:52:00Z">
        <w:r>
          <w:rPr>
            <w:rFonts w:ascii="Times New Roman" w:hAnsi="Times New Roman" w:cs="Times New Roman" w:eastAsia="黑体"/>
            <w:szCs w:val="32"/>
          </w:rPr>
          <w:t>条</w:t>
        </w:r>
      </w:ins>
      <w:ins w:id="604" w:author="user" w:date="2019-10-22T14:52:00Z">
        <w:r>
          <w:rPr>
            <w:rFonts w:ascii="Times New Roman" w:hAnsi="Times New Roman" w:cs="Times New Roman"/>
            <w:szCs w:val="32"/>
          </w:rPr>
          <w:t xml:space="preserve">  违反本条例第二十四条第一款规定，占用城市道路、广场及其附属设施设置临时充气拱门、移动灯箱（柱）、撑牌、气球、卡通造型、旗幡、布幔等户外广告设施不符合规定的，由城市管理综合行政执法部门责令限期改正，并处以五百元以上五千元以下罚款。</w:t>
        </w:r>
      </w:ins>
    </w:p>
    <w:p>
      <w:pPr>
        <w:pStyle w:val="Normal"/>
        <w:ind w:endChars="0" w:end="0"/>
        <w:rPr>
          <w:ins w:id="607" w:author="user" w:date="2019-10-22T14:52:00Z"/>
          <w:rFonts w:ascii="Times New Roman" w:hAnsi="Times New Roman" w:cs="Times New Roman"/>
          <w:szCs w:val="32"/>
        </w:rPr>
      </w:pPr>
      <w:ins w:id="606" w:author="user" w:date="2019-10-22T14:52:00Z">
        <w:r>
          <w:rPr>
            <w:rFonts w:ascii="Times New Roman" w:hAnsi="Times New Roman" w:cs="Times New Roman"/>
            <w:szCs w:val="32"/>
          </w:rPr>
          <w:t>违反本条例第二十四条第二款规定，在树木、地面、建筑物、构筑物以及其他设施上刻画、涂写、喷涂或者擅自悬挂、张贴宣传品的，由城市管理综合行政执法部门责令限期清除，处以一百元以上五百元以下罚款；逾期不清除的，代为清除，所需费用由违法行为人承担。造成损失的，依法承担赔偿责任。使用通讯工具从事上述行为的，由城市管理综合行政执法部门依照有关法律、法规规定处理。</w:t>
        </w:r>
      </w:ins>
    </w:p>
    <w:p>
      <w:pPr>
        <w:pStyle w:val="Normal"/>
        <w:ind w:endChars="0" w:end="0"/>
        <w:rPr>
          <w:ins w:id="612" w:author="user" w:date="2019-10-22T14:52:00Z"/>
          <w:rFonts w:ascii="Times New Roman" w:hAnsi="Times New Roman" w:cs="Times New Roman"/>
          <w:szCs w:val="32"/>
        </w:rPr>
      </w:pPr>
      <w:ins w:id="608" w:author="user" w:date="2019-10-22T14:52:00Z">
        <w:r>
          <w:rPr>
            <w:rFonts w:ascii="Times New Roman" w:hAnsi="Times New Roman" w:cs="Times New Roman" w:eastAsia="黑体"/>
            <w:szCs w:val="32"/>
          </w:rPr>
          <w:t>第六十</w:t>
        </w:r>
      </w:ins>
      <w:ins w:id="609" w:author="user" w:date="2019-10-22T14:52:00Z">
        <w:r>
          <w:rPr>
            <w:rFonts w:ascii="Times New Roman" w:hAnsi="Times New Roman" w:cs="Times New Roman" w:eastAsia="黑体"/>
            <w:color w:val="000000"/>
            <w:szCs w:val="32"/>
          </w:rPr>
          <w:t>八</w:t>
        </w:r>
      </w:ins>
      <w:ins w:id="610" w:author="user" w:date="2019-10-22T14:52:00Z">
        <w:r>
          <w:rPr>
            <w:rFonts w:ascii="Times New Roman" w:hAnsi="Times New Roman" w:cs="Times New Roman" w:eastAsia="黑体"/>
            <w:szCs w:val="32"/>
          </w:rPr>
          <w:t>条</w:t>
        </w:r>
      </w:ins>
      <w:ins w:id="611" w:author="user" w:date="2019-10-22T14:52:00Z">
        <w:r>
          <w:rPr>
            <w:rFonts w:ascii="Times New Roman" w:hAnsi="Times New Roman" w:cs="Times New Roman"/>
            <w:szCs w:val="32"/>
          </w:rPr>
          <w:t xml:space="preserve">  违反本条例关于城市道路、公共场地容貌管理规定的，由城市管理综合行政执法部门按照下列规定予以处罚：</w:t>
        </w:r>
      </w:ins>
    </w:p>
    <w:p>
      <w:pPr>
        <w:pStyle w:val="Normal"/>
        <w:ind w:endChars="0" w:end="0"/>
        <w:rPr>
          <w:ins w:id="614" w:author="user" w:date="2019-10-22T14:52:00Z"/>
          <w:rFonts w:ascii="Times New Roman" w:hAnsi="Times New Roman" w:cs="Times New Roman"/>
          <w:szCs w:val="32"/>
        </w:rPr>
      </w:pPr>
      <w:ins w:id="613" w:author="user" w:date="2019-10-22T14:52:00Z">
        <w:r>
          <w:rPr>
            <w:rFonts w:ascii="Times New Roman" w:hAnsi="Times New Roman" w:cs="Times New Roman"/>
            <w:szCs w:val="32"/>
          </w:rPr>
          <w:t>（一）违反本条例第二十六条规定，擅自挖掘城市道路或者未及时平整现场、恢复路面，拆除临时设施的，责令限期改正，可以处以二千元以上二万元以下罚款。造成损失的，依法承担赔偿责任。</w:t>
        </w:r>
      </w:ins>
    </w:p>
    <w:p>
      <w:pPr>
        <w:pStyle w:val="Normal"/>
        <w:ind w:endChars="0" w:end="0"/>
        <w:rPr>
          <w:ins w:id="616" w:author="user" w:date="2019-10-22T14:52:00Z"/>
          <w:rFonts w:ascii="Times New Roman" w:hAnsi="Times New Roman" w:cs="Times New Roman"/>
          <w:szCs w:val="32"/>
        </w:rPr>
      </w:pPr>
      <w:ins w:id="615" w:author="user" w:date="2019-10-22T14:52:00Z">
        <w:r>
          <w:rPr>
            <w:rFonts w:ascii="Times New Roman" w:hAnsi="Times New Roman" w:cs="Times New Roman"/>
            <w:szCs w:val="32"/>
          </w:rPr>
          <w:t>（二）违反本条例第二十七条第一款规定，机动车未按照指定地点停放，影响市容，妨碍其他车辆、行人通行，驾驶人不在现场的，处以五十元的罚款，并可以将车辆拖移至不妨碍车辆、行人通行的地点或者指定的地点停放。</w:t>
        </w:r>
      </w:ins>
    </w:p>
    <w:p>
      <w:pPr>
        <w:pStyle w:val="Normal"/>
        <w:ind w:endChars="0" w:end="0"/>
        <w:rPr>
          <w:ins w:id="618" w:author="user" w:date="2019-10-22T14:52:00Z"/>
          <w:rFonts w:ascii="Times New Roman" w:hAnsi="Times New Roman" w:cs="Times New Roman"/>
          <w:szCs w:val="32"/>
        </w:rPr>
      </w:pPr>
      <w:ins w:id="617" w:author="user" w:date="2019-10-22T14:52:00Z">
        <w:r>
          <w:rPr>
            <w:rFonts w:ascii="Times New Roman" w:hAnsi="Times New Roman" w:cs="Times New Roman"/>
            <w:szCs w:val="32"/>
          </w:rPr>
          <w:t>（三）违反本条例第二十八条第一款第一项、第二款、第三款规定，擅自占用城市道路堆放物料，搭建建筑物、构筑物，举办各类公益、商业活动或者设置临时停车泊位的，责令限期改正，可以处以二千元以上二万元以下罚款。造成损失的，依法承担赔偿责任。</w:t>
        </w:r>
      </w:ins>
    </w:p>
    <w:p>
      <w:pPr>
        <w:pStyle w:val="Normal"/>
        <w:ind w:endChars="0" w:end="0"/>
        <w:rPr>
          <w:ins w:id="621" w:author="user" w:date="2019-10-22T14:52:00Z"/>
          <w:rFonts w:ascii="Times New Roman" w:hAnsi="Times New Roman" w:eastAsia="黑体" w:cs="Times New Roman"/>
          <w:szCs w:val="32"/>
        </w:rPr>
      </w:pPr>
      <w:ins w:id="619" w:author="user" w:date="2019-10-22T14:52:00Z">
        <w:r>
          <w:rPr>
            <w:rFonts w:ascii="Times New Roman" w:hAnsi="Times New Roman" w:cs="Times New Roman"/>
            <w:szCs w:val="32"/>
          </w:rPr>
          <w:t>（四）</w:t>
        </w:r>
      </w:ins>
      <w:ins w:id="620" w:author="user" w:date="2019-10-22T14:52:00Z">
        <w:r>
          <w:rPr>
            <w:rFonts w:ascii="Times New Roman" w:hAnsi="Times New Roman" w:cs="Times New Roman"/>
            <w:color w:val="000000"/>
          </w:rPr>
          <w:t>违反本条例第二十八条第一款第三项、第三款规定，占用公共场地清洗机动车辆、设置临时停车泊位的，责令改正，可以处以二百元以上二千元以下罚款。</w:t>
        </w:r>
      </w:ins>
    </w:p>
    <w:p>
      <w:pPr>
        <w:pStyle w:val="Normal"/>
        <w:ind w:endChars="0" w:end="0"/>
        <w:rPr>
          <w:ins w:id="623" w:author="user" w:date="2019-10-22T14:52:00Z"/>
          <w:rFonts w:ascii="Times New Roman" w:hAnsi="Times New Roman" w:cs="Times New Roman"/>
          <w:szCs w:val="32"/>
        </w:rPr>
      </w:pPr>
      <w:ins w:id="622" w:author="user" w:date="2019-10-22T14:52:00Z">
        <w:r>
          <w:rPr>
            <w:rFonts w:ascii="Times New Roman" w:hAnsi="Times New Roman" w:cs="Times New Roman"/>
            <w:szCs w:val="32"/>
          </w:rPr>
          <w:t>（五）违反本条例第三十一条第一款规定，在城市道路两侧从事车辆修理（清洗）、材料加工、殡葬服务、废品收购等经营活动产生垃圾，未配备符合规范要求的垃圾收集容器的，责令限期改正，可以处以一千元以上一万元以下罚款。</w:t>
        </w:r>
      </w:ins>
    </w:p>
    <w:p>
      <w:pPr>
        <w:pStyle w:val="Normal"/>
        <w:ind w:endChars="0" w:end="0"/>
        <w:rPr>
          <w:ins w:id="628" w:author="user" w:date="2019-10-22T14:52:00Z"/>
          <w:rFonts w:ascii="Times New Roman" w:hAnsi="Times New Roman" w:eastAsia="黑体" w:cs="Times New Roman"/>
          <w:kern w:val="0"/>
          <w:szCs w:val="32"/>
        </w:rPr>
      </w:pPr>
      <w:ins w:id="624" w:author="user" w:date="2019-10-22T14:52:00Z">
        <w:r>
          <w:rPr>
            <w:rFonts w:ascii="Times New Roman" w:hAnsi="Times New Roman" w:cs="Times New Roman" w:eastAsia="黑体"/>
            <w:kern w:val="0"/>
            <w:szCs w:val="32"/>
          </w:rPr>
          <w:t>第六十</w:t>
        </w:r>
      </w:ins>
      <w:ins w:id="625" w:author="user" w:date="2019-10-22T14:52:00Z">
        <w:r>
          <w:rPr>
            <w:rFonts w:ascii="Times New Roman" w:hAnsi="Times New Roman" w:cs="Times New Roman" w:eastAsia="黑体"/>
            <w:color w:val="000000"/>
            <w:kern w:val="0"/>
            <w:szCs w:val="32"/>
          </w:rPr>
          <w:t>九</w:t>
        </w:r>
      </w:ins>
      <w:ins w:id="626" w:author="user" w:date="2019-10-22T14:52:00Z">
        <w:r>
          <w:rPr>
            <w:rFonts w:ascii="Times New Roman" w:hAnsi="Times New Roman" w:cs="Times New Roman" w:eastAsia="黑体"/>
            <w:kern w:val="0"/>
            <w:szCs w:val="32"/>
          </w:rPr>
          <w:t xml:space="preserve">条  </w:t>
        </w:r>
      </w:ins>
      <w:ins w:id="627" w:author="user" w:date="2019-10-22T14:52:00Z">
        <w:r>
          <w:rPr>
            <w:rFonts w:ascii="Times New Roman" w:hAnsi="Times New Roman" w:cs="Times New Roman"/>
            <w:szCs w:val="32"/>
          </w:rPr>
          <w:t>违反本条例第二十九条第二款规定，互联网租赁自行车经营单位未履行主体责任造成互联网租赁自行车停放秩序混乱的，由城市管理综合行政执法部门责令改正，处以二千元以上一万元以下罚款。</w:t>
        </w:r>
      </w:ins>
    </w:p>
    <w:p>
      <w:pPr>
        <w:pStyle w:val="Normal"/>
        <w:ind w:endChars="0" w:end="0"/>
        <w:rPr>
          <w:ins w:id="632" w:author="user" w:date="2019-10-22T14:52:00Z"/>
          <w:rFonts w:ascii="Times New Roman" w:hAnsi="Times New Roman" w:cs="Times New Roman"/>
          <w:szCs w:val="32"/>
        </w:rPr>
      </w:pPr>
      <w:ins w:id="629" w:author="user" w:date="2019-10-22T14:52:00Z">
        <w:r>
          <w:rPr>
            <w:rFonts w:ascii="Times New Roman" w:hAnsi="Times New Roman" w:cs="Times New Roman" w:eastAsia="黑体"/>
            <w:color w:val="000000"/>
            <w:kern w:val="0"/>
            <w:szCs w:val="32"/>
          </w:rPr>
          <w:t>第七十条</w:t>
        </w:r>
      </w:ins>
      <w:ins w:id="630" w:author="user" w:date="2019-10-22T14:52:00Z">
        <w:r>
          <w:rPr>
            <w:rFonts w:ascii="Times New Roman" w:hAnsi="Times New Roman" w:cs="Times New Roman" w:eastAsia="黑体"/>
            <w:color w:val="000000"/>
            <w:szCs w:val="32"/>
          </w:rPr>
          <w:t xml:space="preserve">  </w:t>
        </w:r>
      </w:ins>
      <w:ins w:id="631" w:author="user" w:date="2019-10-22T14:52:00Z">
        <w:r>
          <w:rPr>
            <w:rFonts w:ascii="Times New Roman" w:hAnsi="Times New Roman" w:cs="Times New Roman"/>
            <w:szCs w:val="32"/>
          </w:rPr>
          <w:t>违反本条例第三十五条规定，未经许可擅自在夜间进行产生噪声的施工或者不遵守作业时限规定的，由生态环境保护行政主管部门责令立即停止施工，可以处以三千元以上三万元以下罚款。</w:t>
        </w:r>
      </w:ins>
    </w:p>
    <w:p>
      <w:pPr>
        <w:pStyle w:val="Normal"/>
        <w:ind w:endChars="0" w:end="0"/>
        <w:rPr>
          <w:ins w:id="638" w:author="user" w:date="2019-10-22T14:52:00Z"/>
          <w:rFonts w:ascii="Times New Roman" w:hAnsi="Times New Roman" w:cs="Times New Roman"/>
          <w:color w:val="000000"/>
        </w:rPr>
      </w:pPr>
      <w:ins w:id="633" w:author="user" w:date="2019-10-22T14:52:00Z">
        <w:r>
          <w:rPr>
            <w:rFonts w:ascii="Times New Roman" w:hAnsi="Times New Roman" w:cs="Times New Roman" w:eastAsia="黑体"/>
            <w:szCs w:val="32"/>
          </w:rPr>
          <w:t>第</w:t>
        </w:r>
      </w:ins>
      <w:ins w:id="634" w:author="user" w:date="2019-10-22T14:52:00Z">
        <w:r>
          <w:rPr>
            <w:rFonts w:ascii="Times New Roman" w:hAnsi="Times New Roman" w:cs="Times New Roman" w:eastAsia="黑体"/>
            <w:color w:val="000000"/>
            <w:szCs w:val="32"/>
          </w:rPr>
          <w:t>七十一</w:t>
        </w:r>
      </w:ins>
      <w:ins w:id="635" w:author="user" w:date="2019-10-22T14:52:00Z">
        <w:r>
          <w:rPr>
            <w:rFonts w:ascii="Times New Roman" w:hAnsi="Times New Roman" w:cs="Times New Roman" w:eastAsia="黑体"/>
            <w:szCs w:val="32"/>
          </w:rPr>
          <w:t>条</w:t>
        </w:r>
      </w:ins>
      <w:ins w:id="636" w:author="user" w:date="2019-10-22T14:52:00Z">
        <w:r>
          <w:rPr>
            <w:rFonts w:ascii="Times New Roman" w:hAnsi="Times New Roman" w:cs="Times New Roman"/>
            <w:szCs w:val="32"/>
          </w:rPr>
          <w:t xml:space="preserve">  </w:t>
        </w:r>
      </w:ins>
      <w:ins w:id="637" w:author="user" w:date="2019-10-22T14:52:00Z">
        <w:r>
          <w:rPr>
            <w:rFonts w:ascii="Times New Roman" w:hAnsi="Times New Roman" w:cs="Times New Roman"/>
            <w:color w:val="000000"/>
          </w:rPr>
          <w:t>违反本条例关于建设工地管理规定的，由城市管理综合行政执法部门按照下列规定予以处罚：</w:t>
        </w:r>
      </w:ins>
    </w:p>
    <w:p>
      <w:pPr>
        <w:pStyle w:val="Normal"/>
        <w:ind w:endChars="0" w:end="0"/>
        <w:rPr>
          <w:ins w:id="640" w:author="user" w:date="2019-10-22T14:52:00Z"/>
          <w:rFonts w:ascii="Times New Roman" w:hAnsi="Times New Roman" w:cs="Times New Roman"/>
          <w:color w:val="000000"/>
        </w:rPr>
      </w:pPr>
      <w:ins w:id="639" w:author="user" w:date="2019-10-22T14:52:00Z">
        <w:r>
          <w:rPr>
            <w:rFonts w:ascii="Times New Roman" w:hAnsi="Times New Roman" w:cs="Times New Roman"/>
            <w:color w:val="000000"/>
          </w:rPr>
          <w:t>（一）违反本条例第三十六条第一款规定，未经许可处置建筑垃圾、工程渣土、工程泥浆的，责令限期改正，给予警告，对施工单位处以一万元以上十万元以下罚款，对建设单位、运输单位处以五千元以上三万元以下罚款。</w:t>
        </w:r>
      </w:ins>
    </w:p>
    <w:p>
      <w:pPr>
        <w:pStyle w:val="Normal"/>
        <w:ind w:endChars="0" w:end="0"/>
        <w:rPr>
          <w:ins w:id="642" w:author="user" w:date="2019-10-22T14:52:00Z"/>
          <w:rFonts w:ascii="Times New Roman" w:hAnsi="Times New Roman" w:cs="Times New Roman"/>
          <w:color w:val="000000"/>
        </w:rPr>
      </w:pPr>
      <w:ins w:id="641" w:author="user" w:date="2019-10-22T14:52:00Z">
        <w:r>
          <w:rPr>
            <w:rFonts w:ascii="Times New Roman" w:hAnsi="Times New Roman" w:cs="Times New Roman"/>
            <w:color w:val="000000"/>
          </w:rPr>
          <w:t>（二）违反本条例第三十七条第二款第一项规定，未密闭运输的，责令运输单位限期改正，处以五千元以上两万元以下罚款。</w:t>
        </w:r>
      </w:ins>
    </w:p>
    <w:p>
      <w:pPr>
        <w:pStyle w:val="Normal"/>
        <w:ind w:endChars="0" w:end="0"/>
        <w:rPr>
          <w:ins w:id="644" w:author="user" w:date="2019-10-22T14:52:00Z"/>
          <w:rFonts w:ascii="Times New Roman" w:hAnsi="Times New Roman" w:cs="Times New Roman"/>
          <w:color w:val="000000"/>
        </w:rPr>
      </w:pPr>
      <w:ins w:id="643" w:author="user" w:date="2019-10-22T14:52:00Z">
        <w:r>
          <w:rPr>
            <w:rFonts w:ascii="Times New Roman" w:hAnsi="Times New Roman" w:cs="Times New Roman"/>
            <w:color w:val="000000"/>
          </w:rPr>
          <w: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t>
        </w:r>
      </w:ins>
    </w:p>
    <w:p>
      <w:pPr>
        <w:pStyle w:val="Normal"/>
        <w:ind w:endChars="0" w:end="0"/>
        <w:rPr>
          <w:ins w:id="647" w:author="user" w:date="2019-10-22T14:52:00Z"/>
          <w:rFonts w:ascii="Times New Roman" w:hAnsi="Times New Roman" w:cs="Times New Roman"/>
          <w:szCs w:val="32"/>
        </w:rPr>
      </w:pPr>
      <w:ins w:id="645" w:author="user" w:date="2019-10-22T14:52:00Z">
        <w:r>
          <w:rPr>
            <w:rFonts w:ascii="Times New Roman" w:hAnsi="Times New Roman" w:cs="Times New Roman"/>
            <w:color w:val="000000"/>
          </w:rPr>
          <w:t>（四）违反本条例第三十七条第二款第六项规定，车辆未按照规定时间和线路行驶的，处以五百元以上五千元以下罚款。</w:t>
        </w:r>
      </w:ins>
      <w:ins w:id="646" w:author="user" w:date="2019-10-22T14:52:00Z">
        <w:r>
          <w:rPr>
            <w:rFonts w:ascii="Times New Roman" w:hAnsi="Times New Roman" w:cs="Times New Roman"/>
            <w:szCs w:val="32"/>
          </w:rPr>
          <w:t xml:space="preserve"> </w:t>
        </w:r>
      </w:ins>
    </w:p>
    <w:p>
      <w:pPr>
        <w:pStyle w:val="Normal"/>
        <w:ind w:endChars="0" w:end="0"/>
        <w:rPr>
          <w:ins w:id="650" w:author="user" w:date="2019-10-22T14:52:00Z"/>
          <w:rFonts w:ascii="Times New Roman" w:hAnsi="Times New Roman" w:cs="Times New Roman"/>
          <w:szCs w:val="32"/>
        </w:rPr>
      </w:pPr>
      <w:ins w:id="648" w:author="user" w:date="2019-10-22T14:52:00Z">
        <w:r>
          <w:rPr>
            <w:rFonts w:ascii="Times New Roman" w:hAnsi="Times New Roman" w:cs="Times New Roman" w:eastAsia="黑体"/>
            <w:szCs w:val="32"/>
          </w:rPr>
          <w:t>第七十二条</w:t>
        </w:r>
      </w:ins>
      <w:ins w:id="649" w:author="user" w:date="2019-10-22T14:52:00Z">
        <w:r>
          <w:rPr>
            <w:rFonts w:ascii="Times New Roman" w:hAnsi="Times New Roman" w:cs="Times New Roman"/>
            <w:szCs w:val="32"/>
          </w:rPr>
          <w:t xml:space="preserve">  违反本条例关于垃圾处置规定的，由城市管理综合行政执法部门按照下列规定予以处罚：</w:t>
        </w:r>
      </w:ins>
    </w:p>
    <w:p>
      <w:pPr>
        <w:pStyle w:val="Normal"/>
        <w:ind w:endChars="0" w:end="0"/>
        <w:rPr>
          <w:ins w:id="652" w:author="user" w:date="2019-10-22T14:52:00Z"/>
          <w:rFonts w:ascii="Times New Roman" w:hAnsi="Times New Roman" w:cs="Times New Roman"/>
          <w:szCs w:val="32"/>
          <w:bdr w:val="single" w:sz="4" w:space="0" w:color="000000"/>
        </w:rPr>
      </w:pPr>
      <w:ins w:id="651" w:author="user" w:date="2019-10-22T14:52:00Z">
        <w:r>
          <w:rPr>
            <w:rFonts w:ascii="Times New Roman" w:hAnsi="Times New Roman" w:cs="Times New Roman"/>
            <w:szCs w:val="32"/>
          </w:rPr>
          <w:t>（一）违反本条例第四十五条第二项规定，向道路、河道、雨水管道、绿化带倾倒、排放城市生活垃圾或者其他废弃物的，责令停止违法行为，限期改正，对个人处以二百元以下罚款，对单位处以五千元以上五万元以下罚款。</w:t>
        </w:r>
      </w:ins>
    </w:p>
    <w:p>
      <w:pPr>
        <w:pStyle w:val="Normal"/>
        <w:ind w:endChars="0" w:end="0"/>
        <w:rPr>
          <w:ins w:id="654" w:author="user" w:date="2019-10-22T14:52:00Z"/>
          <w:rFonts w:ascii="Times New Roman" w:hAnsi="Times New Roman" w:cs="Times New Roman"/>
          <w:szCs w:val="32"/>
        </w:rPr>
      </w:pPr>
      <w:ins w:id="653" w:author="user" w:date="2019-10-22T14:52:00Z">
        <w:r>
          <w:rPr>
            <w:rFonts w:ascii="Times New Roman" w:hAnsi="Times New Roman" w:cs="Times New Roman"/>
            <w:szCs w:val="32"/>
          </w:rPr>
          <w:t>（二）违反本条例第四十八条规定，未经许可擅自从事生活垃圾经营性清扫、收集、运输、处置服务或者擅自从事餐厨废弃物经营性收集、运输、处置服务的，责令停止违法行为，可以没收违法所得，对单位处以一万元以上三万元以下罚款，对个人处以二百元以上二千元以下罚款。</w:t>
        </w:r>
      </w:ins>
    </w:p>
    <w:p>
      <w:pPr>
        <w:pStyle w:val="Normal"/>
        <w:ind w:endChars="0" w:end="0"/>
        <w:rPr>
          <w:ins w:id="656" w:author="user" w:date="2019-10-22T14:52:00Z"/>
          <w:rFonts w:ascii="Times New Roman" w:hAnsi="Times New Roman" w:cs="Times New Roman"/>
          <w:szCs w:val="32"/>
        </w:rPr>
      </w:pPr>
      <w:ins w:id="655" w:author="user" w:date="2019-10-22T14:52:00Z">
        <w:r>
          <w:rPr>
            <w:rFonts w:ascii="Times New Roman" w:hAnsi="Times New Roman" w:cs="Times New Roman"/>
            <w:szCs w:val="32"/>
          </w:rPr>
          <w:t>（三）违反本条例第五十二条第二款规定，未设置符合标准的收集容器或者将餐厨废弃物交由未依法取得相关资质的单位收集、运输、处置的，责令其限期改正，处以五千元以上三万元以下罚款。</w:t>
        </w:r>
      </w:ins>
    </w:p>
    <w:p>
      <w:pPr>
        <w:pStyle w:val="Normal"/>
        <w:ind w:endChars="0" w:end="0"/>
        <w:rPr>
          <w:ins w:id="658" w:author="user" w:date="2019-10-22T14:52:00Z"/>
          <w:rFonts w:ascii="Times New Roman" w:hAnsi="Times New Roman" w:cs="Times New Roman"/>
          <w:szCs w:val="32"/>
        </w:rPr>
      </w:pPr>
      <w:ins w:id="657" w:author="user" w:date="2019-10-22T14:52:00Z">
        <w:r>
          <w:rPr>
            <w:rFonts w:ascii="Times New Roman" w:hAnsi="Times New Roman" w:cs="Times New Roman"/>
            <w:szCs w:val="32"/>
          </w:rPr>
          <w:t>（四）违反本条例第五十三条第一款规定，未按照规定缴纳城市生活垃圾处理费的，责令限期改正；逾期不改正的，对单位可以处以应交城市生活垃圾处理费一倍以下且不超过三万元的罚款，对个人可以处以应交城市生活垃圾处理费一倍以下且不超过一千元的罚款。</w:t>
        </w:r>
      </w:ins>
    </w:p>
    <w:p>
      <w:pPr>
        <w:pStyle w:val="Normal"/>
        <w:ind w:endChars="0" w:end="0"/>
        <w:rPr>
          <w:ins w:id="660" w:author="user" w:date="2019-10-22T14:52:00Z"/>
          <w:rFonts w:ascii="Times New Roman" w:hAnsi="Times New Roman" w:cs="Times New Roman"/>
          <w:szCs w:val="32"/>
        </w:rPr>
      </w:pPr>
      <w:ins w:id="659" w:author="user" w:date="2019-10-22T14:52:00Z">
        <w:r>
          <w:rPr>
            <w:rFonts w:ascii="Times New Roman" w:hAnsi="Times New Roman" w:cs="Times New Roman"/>
            <w:szCs w:val="32"/>
          </w:rPr>
          <w:t>（五）违反本条例第五十四条规定，单位和个人因装饰、装修产生的垃圾未在指定的地点堆放的，责令限期改正，给予警告，并对单位处以五千元以上五万元以下罚款，对个人处以二百元以下罚款。</w:t>
        </w:r>
      </w:ins>
    </w:p>
    <w:p>
      <w:pPr>
        <w:pStyle w:val="Normal"/>
        <w:ind w:endChars="0" w:end="0"/>
        <w:rPr>
          <w:ins w:id="665" w:author="user" w:date="2019-10-22T14:52:00Z"/>
          <w:rFonts w:ascii="Times New Roman" w:hAnsi="Times New Roman" w:cs="Times New Roman"/>
          <w:szCs w:val="32"/>
        </w:rPr>
      </w:pPr>
      <w:ins w:id="661" w:author="user" w:date="2019-10-22T14:52:00Z">
        <w:r>
          <w:rPr>
            <w:rFonts w:ascii="Times New Roman" w:hAnsi="Times New Roman" w:cs="Times New Roman" w:eastAsia="黑体"/>
            <w:szCs w:val="32"/>
          </w:rPr>
          <w:t>第七</w:t>
        </w:r>
      </w:ins>
      <w:ins w:id="662" w:author="user" w:date="2019-10-22T14:52:00Z">
        <w:r>
          <w:rPr>
            <w:rFonts w:ascii="Times New Roman" w:hAnsi="Times New Roman" w:cs="Times New Roman" w:eastAsia="黑体"/>
            <w:color w:val="000000"/>
            <w:szCs w:val="32"/>
          </w:rPr>
          <w:t>十三</w:t>
        </w:r>
      </w:ins>
      <w:ins w:id="663" w:author="user" w:date="2019-10-22T14:52:00Z">
        <w:r>
          <w:rPr>
            <w:rFonts w:ascii="Times New Roman" w:hAnsi="Times New Roman" w:cs="Times New Roman" w:eastAsia="黑体"/>
            <w:szCs w:val="32"/>
          </w:rPr>
          <w:t>条</w:t>
        </w:r>
      </w:ins>
      <w:ins w:id="664" w:author="user" w:date="2019-10-22T14:52:00Z">
        <w:r>
          <w:rPr>
            <w:rFonts w:ascii="Times New Roman" w:hAnsi="Times New Roman" w:cs="Times New Roman"/>
            <w:szCs w:val="32"/>
          </w:rPr>
          <w:t xml:space="preserve">  违反本条例关于环境卫生设施建设和管理规定的，由城市管理综合行政执法部门按照下列规定予以处罚：</w:t>
        </w:r>
      </w:ins>
    </w:p>
    <w:p>
      <w:pPr>
        <w:pStyle w:val="Normal"/>
        <w:ind w:endChars="0" w:end="0"/>
        <w:rPr>
          <w:ins w:id="667" w:author="user" w:date="2019-10-22T14:52:00Z"/>
          <w:rFonts w:ascii="Times New Roman" w:hAnsi="Times New Roman" w:cs="Times New Roman"/>
          <w:szCs w:val="32"/>
        </w:rPr>
      </w:pPr>
      <w:ins w:id="666" w:author="user" w:date="2019-10-22T14:52:00Z">
        <w:r>
          <w:rPr>
            <w:rFonts w:ascii="Times New Roman" w:hAnsi="Times New Roman" w:cs="Times New Roman"/>
            <w:szCs w:val="32"/>
          </w:rPr>
          <w:t>（一）违反本条例第五十七条第一款规定，未按照要求配套建设环境卫生设施的，可以处以应建配套设施工程造价一倍以上两倍以下的罚款，未建的配套设施由所在地人民政府建设。</w:t>
        </w:r>
      </w:ins>
    </w:p>
    <w:p>
      <w:pPr>
        <w:pStyle w:val="Normal"/>
        <w:ind w:endChars="0" w:end="0"/>
        <w:rPr>
          <w:ins w:id="669" w:author="user" w:date="2019-10-22T14:52:00Z"/>
          <w:rFonts w:ascii="Times New Roman" w:hAnsi="Times New Roman" w:cs="Times New Roman"/>
          <w:szCs w:val="32"/>
        </w:rPr>
      </w:pPr>
      <w:ins w:id="668" w:author="user" w:date="2019-10-22T14:52:00Z">
        <w:r>
          <w:rPr>
            <w:rFonts w:ascii="Times New Roman" w:hAnsi="Times New Roman" w:cs="Times New Roman"/>
            <w:szCs w:val="32"/>
          </w:rPr>
          <w:t>（二）违反本条例第五十八条规定，配套建设的环境卫生设施未经验收或者验收不合格即投入使用的，责令限期改正，处以工程合同价款百分之二以上百分之四以下罚款。造成损失的，依法承担赔偿责任。</w:t>
        </w:r>
      </w:ins>
    </w:p>
    <w:p>
      <w:pPr>
        <w:pStyle w:val="Normal"/>
        <w:ind w:endChars="0" w:end="0"/>
        <w:rPr>
          <w:ins w:id="671" w:author="user" w:date="2019-10-22T14:52:00Z"/>
          <w:rFonts w:ascii="Times New Roman" w:hAnsi="Times New Roman" w:cs="Times New Roman"/>
          <w:szCs w:val="32"/>
        </w:rPr>
      </w:pPr>
      <w:ins w:id="670" w:author="user" w:date="2019-10-22T14:52:00Z">
        <w:r>
          <w:rPr>
            <w:rFonts w:ascii="Times New Roman" w:hAnsi="Times New Roman" w:cs="Times New Roman"/>
            <w:szCs w:val="32"/>
          </w:rPr>
          <w:t>（三）违反本条例第五十九条第一款规定，未经批准擅自改变环境卫生设施用途的，处以五百元以上三千元以下罚款。造成损失的，依法承担赔偿责任。</w:t>
        </w:r>
      </w:ins>
    </w:p>
    <w:p>
      <w:pPr>
        <w:pStyle w:val="Normal"/>
        <w:ind w:endChars="0" w:end="0"/>
        <w:rPr>
          <w:ins w:id="676" w:author="user" w:date="2019-10-22T14:52:00Z"/>
          <w:rFonts w:ascii="Times New Roman" w:hAnsi="Times New Roman" w:cs="Times New Roman"/>
          <w:szCs w:val="32"/>
        </w:rPr>
      </w:pPr>
      <w:ins w:id="672" w:author="user" w:date="2019-10-22T14:52:00Z">
        <w:r>
          <w:rPr>
            <w:rFonts w:ascii="Times New Roman" w:hAnsi="Times New Roman" w:cs="Times New Roman" w:eastAsia="黑体"/>
            <w:szCs w:val="32"/>
          </w:rPr>
          <w:t>第七十</w:t>
        </w:r>
      </w:ins>
      <w:ins w:id="673" w:author="user" w:date="2019-10-22T14:52:00Z">
        <w:r>
          <w:rPr>
            <w:rFonts w:ascii="Times New Roman" w:hAnsi="Times New Roman" w:cs="Times New Roman" w:eastAsia="黑体"/>
            <w:color w:val="000000"/>
            <w:szCs w:val="32"/>
          </w:rPr>
          <w:t>四</w:t>
        </w:r>
      </w:ins>
      <w:ins w:id="674" w:author="user" w:date="2019-10-22T14:52:00Z">
        <w:r>
          <w:rPr>
            <w:rFonts w:ascii="Times New Roman" w:hAnsi="Times New Roman" w:cs="Times New Roman" w:eastAsia="黑体"/>
            <w:szCs w:val="32"/>
          </w:rPr>
          <w:t>条</w:t>
        </w:r>
      </w:ins>
      <w:ins w:id="675" w:author="user" w:date="2019-10-22T14:52:00Z">
        <w:r>
          <w:rPr>
            <w:rFonts w:ascii="Times New Roman" w:hAnsi="Times New Roman" w:cs="Times New Roman"/>
            <w:szCs w:val="32"/>
          </w:rPr>
          <w:t xml:space="preserve">  城市管理综合行政执法或者有关部门在查处违反本条例规定的行为时，相关行政主管部门或者服务运营单位应当提供复制、查阅相关资料等便利，并根据职能协助制止和消除违法行为的影响。</w:t>
        </w:r>
      </w:ins>
    </w:p>
    <w:p>
      <w:pPr>
        <w:pStyle w:val="Normal"/>
        <w:ind w:endChars="0" w:end="0"/>
        <w:rPr>
          <w:ins w:id="678" w:author="user" w:date="2019-10-22T14:52:00Z"/>
          <w:rFonts w:ascii="Times New Roman" w:hAnsi="Times New Roman" w:cs="Times New Roman"/>
          <w:szCs w:val="32"/>
        </w:rPr>
      </w:pPr>
      <w:ins w:id="677" w:author="user" w:date="2019-10-22T14:52:00Z">
        <w:r>
          <w:rPr>
            <w:rFonts w:ascii="Times New Roman" w:hAnsi="Times New Roman" w:cs="Times New Roman"/>
            <w:szCs w:val="32"/>
          </w:rPr>
          <w:t>城市管理综合行政执法部门在行政执法过程中涉及城市绿化等赔偿补偿标准的，按照市人民政府有关规定执行。</w:t>
        </w:r>
      </w:ins>
    </w:p>
    <w:p>
      <w:pPr>
        <w:pStyle w:val="Normal"/>
        <w:ind w:endChars="0" w:end="0"/>
        <w:rPr>
          <w:ins w:id="683" w:author="user" w:date="2019-10-22T14:52:00Z"/>
          <w:rFonts w:ascii="Times New Roman" w:hAnsi="Times New Roman" w:cs="Times New Roman"/>
          <w:szCs w:val="32"/>
        </w:rPr>
      </w:pPr>
      <w:ins w:id="679" w:author="user" w:date="2019-10-22T14:52:00Z">
        <w:r>
          <w:rPr>
            <w:rFonts w:ascii="Times New Roman" w:hAnsi="Times New Roman" w:cs="Times New Roman" w:eastAsia="黑体"/>
            <w:szCs w:val="32"/>
          </w:rPr>
          <w:t>第七十</w:t>
        </w:r>
      </w:ins>
      <w:ins w:id="680" w:author="user" w:date="2019-10-22T14:52:00Z">
        <w:r>
          <w:rPr>
            <w:rFonts w:ascii="Times New Roman" w:hAnsi="Times New Roman" w:cs="Times New Roman" w:eastAsia="黑体"/>
            <w:color w:val="000000"/>
            <w:szCs w:val="32"/>
          </w:rPr>
          <w:t>五</w:t>
        </w:r>
      </w:ins>
      <w:ins w:id="681" w:author="user" w:date="2019-10-22T14:52:00Z">
        <w:r>
          <w:rPr>
            <w:rFonts w:ascii="Times New Roman" w:hAnsi="Times New Roman" w:cs="Times New Roman" w:eastAsia="黑体"/>
            <w:szCs w:val="32"/>
          </w:rPr>
          <w:t>条</w:t>
        </w:r>
      </w:ins>
      <w:ins w:id="682" w:author="user" w:date="2019-10-22T14:52:00Z">
        <w:r>
          <w:rPr>
            <w:rFonts w:ascii="Times New Roman" w:hAnsi="Times New Roman" w:cs="Times New Roman"/>
            <w:szCs w:val="32"/>
          </w:rPr>
          <w:t xml:space="preserve">  城市管理、城市管理综合行政执法或者有关部门工作人员有下列情形之一的，由所在单位或者上级行政机关责令改正，对直接负责的主管人员和其他直接责任人员依法给予行政处分；构成犯罪的，依法追究刑事责任：</w:t>
        </w:r>
      </w:ins>
    </w:p>
    <w:p>
      <w:pPr>
        <w:pStyle w:val="Normal"/>
        <w:ind w:endChars="0" w:end="0"/>
        <w:rPr>
          <w:ins w:id="685" w:author="user" w:date="2019-10-22T14:52:00Z"/>
          <w:rFonts w:ascii="Times New Roman" w:hAnsi="Times New Roman" w:cs="Times New Roman"/>
          <w:szCs w:val="32"/>
        </w:rPr>
      </w:pPr>
      <w:ins w:id="684" w:author="user" w:date="2019-10-22T14:52:00Z">
        <w:r>
          <w:rPr>
            <w:rFonts w:ascii="Times New Roman" w:hAnsi="Times New Roman" w:cs="Times New Roman"/>
            <w:szCs w:val="32"/>
          </w:rPr>
          <w:t>（一）未按照法定程序实施行政管理和执法的；</w:t>
        </w:r>
      </w:ins>
    </w:p>
    <w:p>
      <w:pPr>
        <w:pStyle w:val="Normal"/>
        <w:ind w:endChars="0" w:end="0"/>
        <w:rPr>
          <w:ins w:id="687" w:author="user" w:date="2019-10-22T14:52:00Z"/>
          <w:rFonts w:ascii="Times New Roman" w:hAnsi="Times New Roman" w:cs="Times New Roman"/>
          <w:szCs w:val="32"/>
        </w:rPr>
      </w:pPr>
      <w:ins w:id="686" w:author="user" w:date="2019-10-22T14:52:00Z">
        <w:r>
          <w:rPr>
            <w:rFonts w:ascii="Times New Roman" w:hAnsi="Times New Roman" w:cs="Times New Roman"/>
            <w:szCs w:val="32"/>
          </w:rPr>
          <w:t>（二）打骂、侮辱当事人的；</w:t>
        </w:r>
      </w:ins>
    </w:p>
    <w:p>
      <w:pPr>
        <w:pStyle w:val="Normal"/>
        <w:ind w:endChars="0" w:end="0"/>
        <w:rPr>
          <w:ins w:id="689" w:author="user" w:date="2019-10-22T14:52:00Z"/>
          <w:rFonts w:ascii="Times New Roman" w:hAnsi="Times New Roman" w:cs="Times New Roman"/>
          <w:szCs w:val="32"/>
        </w:rPr>
      </w:pPr>
      <w:ins w:id="688" w:author="user" w:date="2019-10-22T14:52:00Z">
        <w:r>
          <w:rPr>
            <w:rFonts w:ascii="Times New Roman" w:hAnsi="Times New Roman" w:cs="Times New Roman"/>
            <w:szCs w:val="32"/>
          </w:rPr>
          <w:t>（三）违规收费或者收缴罚款后不出具专用票据的；</w:t>
        </w:r>
      </w:ins>
    </w:p>
    <w:p>
      <w:pPr>
        <w:pStyle w:val="Normal"/>
        <w:ind w:endChars="0" w:end="0"/>
        <w:rPr>
          <w:ins w:id="691" w:author="user" w:date="2019-10-22T14:52:00Z"/>
          <w:rFonts w:ascii="Times New Roman" w:hAnsi="Times New Roman" w:cs="Times New Roman"/>
          <w:szCs w:val="32"/>
        </w:rPr>
      </w:pPr>
      <w:ins w:id="690" w:author="user" w:date="2019-10-22T14:52:00Z">
        <w:r>
          <w:rPr>
            <w:rFonts w:ascii="Times New Roman" w:hAnsi="Times New Roman" w:cs="Times New Roman"/>
            <w:szCs w:val="32"/>
          </w:rPr>
          <w:t>（四）玩忽职守、滥用职权、徇私舞弊、贪污受贿的；</w:t>
        </w:r>
      </w:ins>
    </w:p>
    <w:p>
      <w:pPr>
        <w:pStyle w:val="Normal"/>
        <w:ind w:endChars="0" w:end="0"/>
        <w:rPr>
          <w:ins w:id="693" w:author="user" w:date="2019-10-22T14:52:00Z"/>
          <w:rFonts w:ascii="Times New Roman" w:hAnsi="Times New Roman" w:cs="Times New Roman"/>
          <w:szCs w:val="32"/>
        </w:rPr>
      </w:pPr>
      <w:ins w:id="692" w:author="user" w:date="2019-10-22T14:52:00Z">
        <w:r>
          <w:rPr>
            <w:rFonts w:ascii="Times New Roman" w:hAnsi="Times New Roman" w:cs="Times New Roman"/>
            <w:szCs w:val="32"/>
          </w:rPr>
          <w:t>（五）法律、法规规定的其他违法行为。</w:t>
        </w:r>
      </w:ins>
    </w:p>
    <w:p>
      <w:pPr>
        <w:pStyle w:val="Normal"/>
        <w:ind w:endChars="0" w:end="0"/>
        <w:rPr>
          <w:ins w:id="698" w:author="user" w:date="2019-10-22T14:52:00Z"/>
          <w:rFonts w:ascii="Times New Roman" w:hAnsi="Times New Roman" w:cs="Times New Roman"/>
          <w:szCs w:val="32"/>
        </w:rPr>
      </w:pPr>
      <w:ins w:id="694" w:author="user" w:date="2019-10-22T14:52:00Z">
        <w:r>
          <w:rPr>
            <w:rFonts w:ascii="Times New Roman" w:hAnsi="Times New Roman" w:cs="Times New Roman" w:eastAsia="黑体"/>
            <w:szCs w:val="32"/>
          </w:rPr>
          <w:t>第七十</w:t>
        </w:r>
      </w:ins>
      <w:ins w:id="695" w:author="user" w:date="2019-10-22T14:52:00Z">
        <w:r>
          <w:rPr>
            <w:rFonts w:ascii="Times New Roman" w:hAnsi="Times New Roman" w:cs="Times New Roman" w:eastAsia="黑体"/>
            <w:color w:val="000000"/>
            <w:szCs w:val="32"/>
          </w:rPr>
          <w:t>六</w:t>
        </w:r>
      </w:ins>
      <w:ins w:id="696" w:author="user" w:date="2019-10-22T14:52:00Z">
        <w:r>
          <w:rPr>
            <w:rFonts w:ascii="Times New Roman" w:hAnsi="Times New Roman" w:cs="Times New Roman" w:eastAsia="黑体"/>
            <w:szCs w:val="32"/>
          </w:rPr>
          <w:t>条</w:t>
        </w:r>
      </w:ins>
      <w:ins w:id="697" w:author="user" w:date="2019-10-22T14:52:00Z">
        <w:r>
          <w:rPr>
            <w:rFonts w:ascii="Times New Roman" w:hAnsi="Times New Roman" w:cs="Times New Roman"/>
            <w:szCs w:val="32"/>
          </w:rPr>
          <w:t xml:space="preserve">  阻挠或者妨碍城市管理、城市管理综合行政执法和有关部门依法履行公务的，公安城市管理治安机构应当予以制止和处置。</w:t>
        </w:r>
      </w:ins>
    </w:p>
    <w:p>
      <w:pPr>
        <w:pStyle w:val="Normal"/>
        <w:ind w:endChars="0" w:end="0"/>
        <w:rPr>
          <w:ins w:id="700" w:author="user" w:date="2019-10-22T14:52:00Z"/>
          <w:rFonts w:ascii="Times New Roman" w:hAnsi="Times New Roman" w:cs="Times New Roman"/>
          <w:szCs w:val="32"/>
        </w:rPr>
      </w:pPr>
      <w:ins w:id="699" w:author="user" w:date="2019-10-22T14:52:00Z">
        <w:r>
          <w:rPr>
            <w:rFonts w:cs="Times New Roman" w:ascii="Times New Roman" w:hAnsi="Times New Roman"/>
            <w:szCs w:val="32"/>
          </w:rPr>
        </w:r>
      </w:ins>
    </w:p>
    <w:p>
      <w:pPr>
        <w:pStyle w:val="Normal"/>
        <w:ind w:firstLineChars="0" w:firstLine="0" w:endChars="0" w:end="0"/>
        <w:jc w:val="center"/>
        <w:rPr>
          <w:ins w:id="702" w:author="user" w:date="2019-10-22T14:52:00Z"/>
          <w:rFonts w:ascii="Times New Roman" w:hAnsi="Times New Roman" w:eastAsia="黑体" w:cs="Times New Roman"/>
          <w:bCs/>
          <w:szCs w:val="32"/>
        </w:rPr>
      </w:pPr>
      <w:ins w:id="701" w:author="user" w:date="2019-10-22T14:52:00Z">
        <w:r>
          <w:rPr>
            <w:rFonts w:ascii="Times New Roman" w:hAnsi="Times New Roman" w:cs="Times New Roman" w:eastAsia="黑体"/>
            <w:bCs/>
            <w:szCs w:val="32"/>
          </w:rPr>
          <w:t>第六章  附则</w:t>
        </w:r>
      </w:ins>
    </w:p>
    <w:p>
      <w:pPr>
        <w:pStyle w:val="Normal"/>
        <w:ind w:endChars="0" w:end="0"/>
        <w:jc w:val="center"/>
        <w:rPr>
          <w:ins w:id="704" w:author="user" w:date="2019-10-22T14:52:00Z"/>
          <w:rFonts w:ascii="Times New Roman" w:hAnsi="Times New Roman" w:eastAsia="黑体" w:cs="Times New Roman"/>
          <w:bCs/>
          <w:szCs w:val="32"/>
        </w:rPr>
      </w:pPr>
      <w:ins w:id="703" w:author="user" w:date="2019-10-22T14:52:00Z">
        <w:r>
          <w:rPr>
            <w:rFonts w:eastAsia="黑体" w:cs="Times New Roman" w:ascii="Times New Roman" w:hAnsi="Times New Roman"/>
            <w:bCs/>
            <w:szCs w:val="32"/>
          </w:rPr>
        </w:r>
      </w:ins>
    </w:p>
    <w:p>
      <w:pPr>
        <w:pStyle w:val="Normal"/>
        <w:ind w:firstLineChars="162" w:endChars="0" w:end="0"/>
        <w:rPr>
          <w:ins w:id="715" w:author="user" w:date="2019-10-22T14:52:00Z"/>
          <w:rFonts w:ascii="Times New Roman" w:hAnsi="Times New Roman" w:cs="Times New Roman"/>
          <w:szCs w:val="32"/>
        </w:rPr>
      </w:pPr>
      <w:ins w:id="705" w:author="user" w:date="2019-10-22T14:52:00Z">
        <w:r>
          <w:rPr>
            <w:rFonts w:ascii="Times New Roman" w:hAnsi="Times New Roman" w:cs="Times New Roman" w:eastAsia="黑体"/>
            <w:szCs w:val="32"/>
          </w:rPr>
          <w:t>第七十</w:t>
        </w:r>
      </w:ins>
      <w:ins w:id="706" w:author="user" w:date="2019-10-22T14:52:00Z">
        <w:r>
          <w:rPr>
            <w:rFonts w:ascii="Times New Roman" w:hAnsi="Times New Roman" w:cs="Times New Roman" w:eastAsia="黑体"/>
            <w:color w:val="000000"/>
            <w:szCs w:val="32"/>
          </w:rPr>
          <w:t>七</w:t>
        </w:r>
      </w:ins>
      <w:ins w:id="707" w:author="user" w:date="2019-10-22T14:52:00Z">
        <w:r>
          <w:rPr>
            <w:rFonts w:ascii="Times New Roman" w:hAnsi="Times New Roman" w:cs="Times New Roman" w:eastAsia="黑体"/>
            <w:szCs w:val="32"/>
          </w:rPr>
          <w:t>条</w:t>
        </w:r>
      </w:ins>
      <w:ins w:id="708" w:author="user" w:date="2019-10-22T14:52:00Z">
        <w:r>
          <w:rPr>
            <w:rFonts w:ascii="Times New Roman" w:hAnsi="Times New Roman" w:cs="Times New Roman"/>
            <w:szCs w:val="32"/>
          </w:rPr>
          <w:t xml:space="preserve">  本条例自</w:t>
        </w:r>
      </w:ins>
      <w:ins w:id="709" w:author="user" w:date="2019-10-22T14:52:00Z">
        <w:r>
          <w:rPr>
            <w:rFonts w:cs="Times New Roman" w:ascii="Times New Roman" w:hAnsi="Times New Roman"/>
            <w:szCs w:val="32"/>
          </w:rPr>
          <w:t>2012</w:t>
        </w:r>
      </w:ins>
      <w:ins w:id="710" w:author="user" w:date="2019-10-22T14:52:00Z">
        <w:r>
          <w:rPr>
            <w:rFonts w:ascii="Times New Roman" w:hAnsi="Times New Roman" w:cs="Times New Roman"/>
            <w:szCs w:val="32"/>
          </w:rPr>
          <w:t>年</w:t>
        </w:r>
      </w:ins>
      <w:ins w:id="711" w:author="user" w:date="2019-10-22T14:52:00Z">
        <w:r>
          <w:rPr>
            <w:rFonts w:cs="Times New Roman" w:ascii="Times New Roman" w:hAnsi="Times New Roman"/>
            <w:szCs w:val="32"/>
          </w:rPr>
          <w:t>7</w:t>
        </w:r>
      </w:ins>
      <w:ins w:id="712" w:author="user" w:date="2019-10-22T14:52:00Z">
        <w:r>
          <w:rPr>
            <w:rFonts w:ascii="Times New Roman" w:hAnsi="Times New Roman" w:cs="Times New Roman"/>
            <w:szCs w:val="32"/>
          </w:rPr>
          <w:t>月</w:t>
        </w:r>
      </w:ins>
      <w:ins w:id="713" w:author="user" w:date="2019-10-22T14:52:00Z">
        <w:r>
          <w:rPr>
            <w:rFonts w:cs="Times New Roman" w:ascii="Times New Roman" w:hAnsi="Times New Roman"/>
            <w:szCs w:val="32"/>
          </w:rPr>
          <w:t>1</w:t>
        </w:r>
      </w:ins>
      <w:ins w:id="714" w:author="user" w:date="2019-10-22T14:52:00Z">
        <w:r>
          <w:rPr>
            <w:rFonts w:ascii="Times New Roman" w:hAnsi="Times New Roman" w:cs="Times New Roman"/>
            <w:szCs w:val="32"/>
          </w:rPr>
          <w:t>日起施行。原《无锡市城市市容和环境卫生管理条例》同时废止。</w:t>
        </w:r>
      </w:ins>
    </w:p>
    <w:p>
      <w:pPr>
        <w:pStyle w:val="Normal"/>
        <w:tabs>
          <w:tab w:val="clear" w:pos="425"/>
          <w:tab w:val="left" w:pos="7200" w:leader="none"/>
          <w:tab w:val="left" w:pos="7740" w:leader="none"/>
        </w:tabs>
        <w:ind w:endChars="0" w:end="0"/>
        <w:rPr>
          <w:ins w:id="717" w:author="user" w:date="2019-10-22T14:52:00Z"/>
          <w:rFonts w:ascii="Times New Roman" w:hAnsi="Times New Roman" w:cs="Times New Roman"/>
          <w:szCs w:val="32"/>
        </w:rPr>
      </w:pPr>
      <w:ins w:id="716" w:author="user" w:date="2019-10-22T14:52:00Z">
        <w:r>
          <w:rPr>
            <w:rFonts w:cs="Times New Roman" w:ascii="Times New Roman" w:hAnsi="Times New Roman"/>
            <w:szCs w:val="32"/>
          </w:rPr>
        </w:r>
      </w:ins>
    </w:p>
    <w:p>
      <w:pPr>
        <w:pStyle w:val="Normal"/>
        <w:tabs>
          <w:tab w:val="clear" w:pos="425"/>
          <w:tab w:val="left" w:pos="7200" w:leader="none"/>
          <w:tab w:val="left" w:pos="7740" w:leader="none"/>
        </w:tabs>
        <w:ind w:endChars="0" w:end="0"/>
        <w:rPr>
          <w:ins w:id="719" w:author="user" w:date="2019-10-22T14:52:00Z"/>
          <w:rFonts w:ascii="Times New Roman" w:hAnsi="Times New Roman" w:cs="Times New Roman"/>
          <w:szCs w:val="32"/>
        </w:rPr>
      </w:pPr>
      <w:ins w:id="718" w:author="user" w:date="2019-10-22T14:52:00Z">
        <w:r>
          <w:rPr>
            <w:rFonts w:cs="Times New Roman" w:ascii="Times New Roman" w:hAnsi="Times New Roman"/>
            <w:szCs w:val="32"/>
          </w:rPr>
        </w:r>
      </w:ins>
    </w:p>
    <w:p>
      <w:pPr>
        <w:pStyle w:val="Normal"/>
        <w:spacing w:lineRule="auto" w:line="240"/>
        <w:ind w:firstLineChars="0" w:firstLine="0" w:endChars="0" w:end="0"/>
        <w:rPr>
          <w:del w:id="721" w:author="user" w:date="2019-10-22T14:51:00Z"/>
          <w:rFonts w:ascii="Times New Roman" w:hAnsi="Times New Roman" w:eastAsia="宋体" w:cs="Times New Roman"/>
          <w:b/>
          <w:color w:val="FF0000"/>
          <w:sz w:val="54"/>
          <w:szCs w:val="54"/>
        </w:rPr>
      </w:pPr>
      <w:del w:id="720" w:author="user" w:date="2019-10-22T14:51:00Z">
        <w:r>
          <w:rPr>
            <w:rFonts w:eastAsia="宋体" w:cs="Times New Roman" w:ascii="Times New Roman" w:hAnsi="Times New Roman"/>
            <w:b/>
            <w:color w:val="FF0000"/>
            <w:sz w:val="54"/>
            <w:szCs w:val="54"/>
          </w:rPr>
        </w:r>
      </w:del>
    </w:p>
    <w:p>
      <w:pPr>
        <w:pStyle w:val="Normal"/>
        <w:ind w:firstLineChars="0" w:firstLine="0" w:endChars="0" w:end="0"/>
        <w:jc w:val="center"/>
        <w:rPr>
          <w:del w:id="723" w:author="user" w:date="2019-10-22T14:51:00Z"/>
          <w:rFonts w:ascii="Times New Roman" w:hAnsi="Times New Roman" w:eastAsia="宋体" w:cs="Times New Roman"/>
          <w:b/>
          <w:color w:val="FF0000"/>
          <w:sz w:val="54"/>
          <w:szCs w:val="54"/>
        </w:rPr>
      </w:pPr>
      <w:del w:id="722" w:author="user" w:date="2019-10-22T14:51:00Z">
        <w:r>
          <w:rPr>
            <w:rFonts w:eastAsia="宋体" w:cs="Times New Roman" w:ascii="Times New Roman" w:hAnsi="Times New Roman"/>
            <w:b/>
            <w:color w:val="FF0000"/>
            <w:sz w:val="54"/>
            <w:szCs w:val="54"/>
          </w:rPr>
        </w:r>
      </w:del>
    </w:p>
    <w:p>
      <w:pPr>
        <w:pStyle w:val="Normal"/>
        <w:ind w:firstLineChars="0" w:firstLine="0" w:endChars="0" w:end="0"/>
        <w:jc w:val="center"/>
        <w:rPr>
          <w:del w:id="725" w:author="user" w:date="2019-10-22T14:51:00Z"/>
          <w:rFonts w:ascii="Times New Roman" w:hAnsi="Times New Roman" w:eastAsia="宋体" w:cs="Times New Roman"/>
          <w:b/>
          <w:color w:val="FF0000"/>
          <w:sz w:val="54"/>
          <w:szCs w:val="54"/>
        </w:rPr>
      </w:pPr>
      <w:del w:id="724" w:author="user" w:date="2019-10-22T14:51: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27" w:author="user" w:date="2019-10-22T14:51:00Z"/>
          <w:rFonts w:ascii="Times New Roman" w:hAnsi="Times New Roman" w:eastAsia="宋体" w:cs="Times New Roman"/>
          <w:b/>
          <w:color w:val="FF0000"/>
          <w:sz w:val="54"/>
          <w:szCs w:val="32"/>
        </w:rPr>
      </w:pPr>
      <w:del w:id="726" w:author="user" w:date="2019-10-22T14:51:00Z">
        <w:r>
          <w:rPr>
            <w:rFonts w:eastAsia="宋体" w:cs="Times New Roman" w:ascii="Times New Roman" w:hAnsi="Times New Roman"/>
            <w:b/>
            <w:color w:val="FF0000"/>
            <w:sz w:val="54"/>
            <w:szCs w:val="32"/>
          </w:rPr>
        </w:r>
      </w:del>
    </w:p>
    <w:p>
      <w:pPr>
        <w:pStyle w:val="Normal"/>
        <w:ind w:firstLineChars="0" w:firstLine="0" w:endChars="0" w:end="0"/>
        <w:rPr>
          <w:del w:id="729" w:author="user" w:date="2019-10-22T14:51:00Z"/>
          <w:rFonts w:ascii="Times New Roman" w:hAnsi="Times New Roman" w:eastAsia="方正仿宋简体" w:cs="Times New Roman"/>
          <w:sz w:val="28"/>
          <w:szCs w:val="32"/>
        </w:rPr>
      </w:pPr>
      <w:del w:id="728" w:author="user" w:date="2019-10-22T14:51: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737" w:author="user" w:date="2019-10-22T14:51:00Z"/>
          <w:rFonts w:ascii="Times New Roman" w:hAnsi="Times New Roman" w:cs="Times New Roman"/>
          <w:szCs w:val="32"/>
        </w:rPr>
      </w:pPr>
      <w:del w:id="730" w:author="user" w:date="2019-10-22T14:51:00Z">
        <w:r>
          <w:rPr>
            <w:rFonts w:ascii="Times New Roman" w:hAnsi="Times New Roman" w:cs="Times New Roman"/>
            <w:szCs w:val="32"/>
          </w:rPr>
          <w:delText>苏常备〔</w:delText>
        </w:r>
      </w:del>
      <w:del w:id="731" w:author="user" w:date="2019-10-22T14:51:00Z">
        <w:r>
          <w:rPr>
            <w:rFonts w:cs="Times New Roman" w:ascii="Times New Roman" w:hAnsi="Times New Roman"/>
            <w:szCs w:val="32"/>
          </w:rPr>
          <w:delText>2019</w:delText>
        </w:r>
      </w:del>
      <w:del w:id="732" w:author="user" w:date="2019-10-22T14:51:00Z">
        <w:r>
          <w:rPr>
            <w:rFonts w:ascii="Times New Roman" w:hAnsi="Times New Roman" w:cs="Times New Roman"/>
            <w:szCs w:val="32"/>
          </w:rPr>
          <w:delText>〕</w:delText>
        </w:r>
      </w:del>
      <w:del w:id="733" w:author="user" w:date="2019-10-22T14:51:00Z">
        <w:r>
          <w:rPr>
            <w:rFonts w:ascii="Times New Roman" w:hAnsi="Times New Roman" w:cs="Times New Roman"/>
            <w:szCs w:val="32"/>
          </w:rPr>
          <w:delText xml:space="preserve">  </w:delText>
        </w:r>
      </w:del>
      <w:ins w:id="734" w:author="吴正楠" w:date="2019-10-17T16:15:00Z">
        <w:del w:id="735" w:author="user" w:date="2019-10-22T14:51:00Z">
          <w:r>
            <w:rPr>
              <w:rFonts w:cs="Times New Roman" w:ascii="Times New Roman" w:hAnsi="Times New Roman"/>
              <w:szCs w:val="32"/>
            </w:rPr>
            <w:delText>39</w:delText>
          </w:r>
        </w:del>
      </w:ins>
      <w:del w:id="736" w:author="user" w:date="2019-10-22T14:51: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739" w:author="user" w:date="2019-10-22T14:51:00Z"/>
                <w:rFonts w:ascii="Times New Roman" w:hAnsi="Times New Roman" w:eastAsia="方正小标宋简体" w:cs="Times New Roman"/>
                <w:w w:val="90"/>
              </w:rPr>
            </w:pPr>
            <w:del w:id="738" w:author="user" w:date="2019-10-22T14:51: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741" w:author="user" w:date="2019-10-22T14:51:00Z"/>
          <w:rFonts w:ascii="Times New Roman" w:hAnsi="Times New Roman" w:eastAsia="宋体" w:cs="Times New Roman"/>
          <w:color w:val="000000"/>
        </w:rPr>
      </w:pPr>
      <w:del w:id="740" w:author="user" w:date="2019-10-22T14:51:00Z">
        <w:r>
          <w:rPr>
            <w:rFonts w:ascii="Times New Roman" w:hAnsi="Times New Roman" w:cs="Times New Roman" w:eastAsia="宋体"/>
            <w:color w:val="000000"/>
          </w:rPr>
          <w:delText>备  案  报  告</w:delText>
        </w:r>
      </w:del>
    </w:p>
    <w:p>
      <w:pPr>
        <w:pStyle w:val="1"/>
        <w:spacing w:lineRule="exact" w:line="590"/>
        <w:jc w:val="both"/>
        <w:rPr>
          <w:del w:id="743" w:author="user" w:date="2019-10-22T14:51:00Z"/>
          <w:rFonts w:ascii="Times New Roman" w:hAnsi="Times New Roman" w:eastAsia="仿宋_GB2312" w:cs="Times New Roman"/>
          <w:color w:val="000000"/>
          <w:sz w:val="32"/>
        </w:rPr>
      </w:pPr>
      <w:del w:id="742" w:author="user" w:date="2019-10-22T14:51:00Z">
        <w:r>
          <w:rPr>
            <w:rFonts w:eastAsia="仿宋_GB2312" w:cs="Times New Roman" w:ascii="Times New Roman" w:hAnsi="Times New Roman"/>
            <w:color w:val="000000"/>
            <w:sz w:val="32"/>
          </w:rPr>
        </w:r>
      </w:del>
    </w:p>
    <w:p>
      <w:pPr>
        <w:pStyle w:val="Normal"/>
        <w:ind w:firstLineChars="0" w:firstLine="0" w:endChars="0" w:end="0"/>
        <w:rPr>
          <w:del w:id="745" w:author="user" w:date="2019-10-22T14:51:00Z"/>
          <w:rFonts w:ascii="Times New Roman" w:hAnsi="Times New Roman" w:cs="Times New Roman"/>
        </w:rPr>
      </w:pPr>
      <w:del w:id="744" w:author="user" w:date="2019-10-22T14:51: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757" w:author="user" w:date="2019-10-22T14:51:00Z"/>
          <w:rFonts w:ascii="Times New Roman" w:hAnsi="Times New Roman" w:cs="Times New Roman"/>
        </w:rPr>
      </w:pPr>
      <w:del w:id="746" w:author="user" w:date="2019-10-22T14:51:00Z">
        <w:r>
          <w:rPr>
            <w:rFonts w:ascii="Times New Roman" w:hAnsi="Times New Roman" w:cs="Times New Roman" w:eastAsia="仿宋_GB2312"/>
            <w:sz w:val="32"/>
          </w:rPr>
          <w:delText>《无锡市人民代表大会常务委员会关于修改〈无锡市禁止燃放烟花爆竹条例〉等五件地方性法规的决定》</w:delText>
        </w:r>
      </w:del>
      <w:del w:id="747" w:author="user" w:date="2019-10-22T14:51:00Z">
        <w:r>
          <w:rPr>
            <w:rFonts w:ascii="Times New Roman" w:hAnsi="Times New Roman" w:cs="Times New Roman" w:eastAsia="仿宋_GB2312"/>
            <w:sz w:val="32"/>
          </w:rPr>
          <w:delText>已由江苏省第十三届人民代表大会常务委员会第十</w:delText>
        </w:r>
      </w:del>
      <w:del w:id="748" w:author="user" w:date="2019-10-22T14:51:00Z">
        <w:r>
          <w:rPr>
            <w:rFonts w:ascii="Times New Roman" w:hAnsi="Times New Roman" w:cs="Times New Roman" w:eastAsia="仿宋_GB2312"/>
            <w:sz w:val="32"/>
          </w:rPr>
          <w:delText>一</w:delText>
        </w:r>
      </w:del>
      <w:del w:id="749" w:author="user" w:date="2019-10-22T14:51:00Z">
        <w:r>
          <w:rPr>
            <w:rFonts w:ascii="Times New Roman" w:hAnsi="Times New Roman" w:cs="Times New Roman" w:eastAsia="仿宋_GB2312"/>
            <w:sz w:val="32"/>
          </w:rPr>
          <w:delText>次会议于</w:delText>
        </w:r>
      </w:del>
      <w:del w:id="750" w:author="user" w:date="2019-10-22T14:51:00Z">
        <w:r>
          <w:rPr>
            <w:rFonts w:eastAsia="仿宋_GB2312" w:cs="Times New Roman" w:ascii="Times New Roman" w:hAnsi="Times New Roman"/>
            <w:sz w:val="32"/>
          </w:rPr>
          <w:delText>2019</w:delText>
        </w:r>
      </w:del>
      <w:del w:id="751" w:author="user" w:date="2019-10-22T14:51:00Z">
        <w:r>
          <w:rPr>
            <w:rFonts w:ascii="Times New Roman" w:hAnsi="Times New Roman" w:cs="Times New Roman" w:eastAsia="仿宋_GB2312"/>
            <w:sz w:val="32"/>
          </w:rPr>
          <w:delText>年</w:delText>
        </w:r>
      </w:del>
      <w:del w:id="752" w:author="user" w:date="2019-10-22T14:51:00Z">
        <w:r>
          <w:rPr>
            <w:rFonts w:eastAsia="仿宋_GB2312" w:cs="Times New Roman" w:ascii="Times New Roman" w:hAnsi="Times New Roman"/>
            <w:sz w:val="32"/>
          </w:rPr>
          <w:delText>9</w:delText>
        </w:r>
      </w:del>
      <w:del w:id="753" w:author="user" w:date="2019-10-22T14:51:00Z">
        <w:r>
          <w:rPr>
            <w:rFonts w:ascii="Times New Roman" w:hAnsi="Times New Roman" w:cs="Times New Roman" w:eastAsia="仿宋_GB2312"/>
            <w:sz w:val="32"/>
          </w:rPr>
          <w:delText>月</w:delText>
        </w:r>
      </w:del>
      <w:del w:id="754" w:author="user" w:date="2019-10-22T14:51:00Z">
        <w:r>
          <w:rPr>
            <w:rFonts w:eastAsia="仿宋_GB2312" w:cs="Times New Roman" w:ascii="Times New Roman" w:hAnsi="Times New Roman"/>
            <w:sz w:val="32"/>
          </w:rPr>
          <w:delText>2</w:delText>
        </w:r>
      </w:del>
      <w:del w:id="755" w:author="user" w:date="2019-10-22T14:51:00Z">
        <w:r>
          <w:rPr>
            <w:rFonts w:eastAsia="仿宋_GB2312" w:cs="Times New Roman" w:ascii="Times New Roman" w:hAnsi="Times New Roman"/>
            <w:sz w:val="32"/>
          </w:rPr>
          <w:delText>7</w:delText>
        </w:r>
      </w:del>
      <w:del w:id="756" w:author="user" w:date="2019-10-22T14:51:00Z">
        <w:r>
          <w:rPr>
            <w:rFonts w:ascii="Times New Roman" w:hAnsi="Times New Roman" w:cs="Times New Roman" w:eastAsia="仿宋_GB2312"/>
            <w:sz w:val="32"/>
          </w:rPr>
          <w:delText>日批准，现报请备案。</w:delText>
        </w:r>
      </w:del>
    </w:p>
    <w:p>
      <w:pPr>
        <w:pStyle w:val="Normal"/>
        <w:ind w:endChars="0" w:end="0"/>
        <w:rPr>
          <w:del w:id="759" w:author="user" w:date="2019-10-22T14:51:00Z"/>
          <w:rFonts w:ascii="Times New Roman" w:hAnsi="Times New Roman" w:cs="Times New Roman"/>
        </w:rPr>
      </w:pPr>
      <w:del w:id="758" w:author="user" w:date="2019-10-22T14:51:00Z">
        <w:r>
          <w:rPr>
            <w:rFonts w:cs="Times New Roman" w:ascii="Times New Roman" w:hAnsi="Times New Roman"/>
          </w:rPr>
        </w:r>
      </w:del>
    </w:p>
    <w:p>
      <w:pPr>
        <w:pStyle w:val="Normal"/>
        <w:ind w:endChars="0" w:end="0"/>
        <w:rPr>
          <w:del w:id="761" w:author="user" w:date="2019-10-22T14:51:00Z"/>
          <w:rFonts w:ascii="Times New Roman" w:hAnsi="Times New Roman" w:cs="Times New Roman"/>
        </w:rPr>
      </w:pPr>
      <w:del w:id="760" w:author="user" w:date="2019-10-22T14:51:00Z">
        <w:r>
          <w:rPr>
            <w:rFonts w:cs="Times New Roman" w:ascii="Times New Roman" w:hAnsi="Times New Roman"/>
          </w:rPr>
        </w:r>
      </w:del>
    </w:p>
    <w:p>
      <w:pPr>
        <w:pStyle w:val="Normal"/>
        <w:ind w:firstLineChars="0" w:firstLine="0" w:endChars="200"/>
        <w:jc w:val="end"/>
        <w:rPr>
          <w:del w:id="763" w:author="user" w:date="2019-10-22T14:51:00Z"/>
          <w:rFonts w:ascii="Times New Roman" w:hAnsi="Times New Roman" w:cs="Times New Roman"/>
        </w:rPr>
      </w:pPr>
      <w:del w:id="762" w:author="user" w:date="2019-10-22T14:51:00Z">
        <w:r>
          <w:rPr>
            <w:rFonts w:ascii="Times New Roman" w:hAnsi="Times New Roman" w:cs="Times New Roman"/>
          </w:rPr>
          <w:delText>江苏省人民代表大会常务委员会</w:delText>
        </w:r>
      </w:del>
    </w:p>
    <w:p>
      <w:pPr>
        <w:pStyle w:val="Normal"/>
        <w:ind w:firstLineChars="0" w:firstLine="0" w:endChars="200"/>
        <w:rPr>
          <w:del w:id="773" w:author="user" w:date="2019-10-22T14:51:00Z"/>
          <w:rFonts w:ascii="Times New Roman" w:hAnsi="Times New Roman" w:cs="Times New Roman"/>
        </w:rPr>
      </w:pPr>
      <w:del w:id="764" w:author="user" w:date="2019-10-22T14:51:00Z">
        <w:r>
          <w:rPr>
            <w:rFonts w:ascii="Times New Roman" w:hAnsi="Times New Roman" w:cs="Times New Roman"/>
          </w:rPr>
          <w:delText xml:space="preserve">　　　　　　　　　　　　　　  </w:delText>
        </w:r>
      </w:del>
      <w:del w:id="765" w:author="user" w:date="2019-10-22T14:51:00Z">
        <w:r>
          <w:rPr>
            <w:rFonts w:cs="Times New Roman" w:ascii="Times New Roman" w:hAnsi="Times New Roman"/>
          </w:rPr>
          <w:delText>2019</w:delText>
        </w:r>
      </w:del>
      <w:del w:id="766" w:author="user" w:date="2019-10-22T14:51:00Z">
        <w:r>
          <w:rPr>
            <w:rFonts w:ascii="Times New Roman" w:hAnsi="Times New Roman" w:cs="Times New Roman"/>
          </w:rPr>
          <w:delText>年</w:delText>
        </w:r>
      </w:del>
      <w:del w:id="767" w:author="user" w:date="2019-10-22T14:51:00Z">
        <w:r>
          <w:rPr>
            <w:rFonts w:cs="Times New Roman" w:ascii="Times New Roman" w:hAnsi="Times New Roman"/>
          </w:rPr>
          <w:delText>10</w:delText>
        </w:r>
      </w:del>
      <w:del w:id="768" w:author="user" w:date="2019-10-22T14:51:00Z">
        <w:r>
          <w:rPr>
            <w:rFonts w:ascii="Times New Roman" w:hAnsi="Times New Roman" w:cs="Times New Roman"/>
          </w:rPr>
          <w:delText>月</w:delText>
        </w:r>
      </w:del>
      <w:del w:id="769" w:author="user" w:date="2019-10-22T14:51:00Z">
        <w:r>
          <w:rPr>
            <w:rFonts w:ascii="Times New Roman" w:hAnsi="Times New Roman" w:cs="Times New Roman"/>
          </w:rPr>
          <w:delText xml:space="preserve"> </w:delText>
        </w:r>
      </w:del>
      <w:ins w:id="770" w:author="吴正楠" w:date="2019-10-17T16:15:00Z">
        <w:del w:id="771" w:author="user" w:date="2019-10-22T14:51:00Z">
          <w:r>
            <w:rPr>
              <w:rFonts w:cs="Times New Roman" w:ascii="Times New Roman" w:hAnsi="Times New Roman"/>
            </w:rPr>
            <w:delText>17</w:delText>
          </w:r>
        </w:del>
      </w:ins>
      <w:del w:id="772" w:author="user" w:date="2019-10-22T14:51: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775" w:author="user" w:date="2019-10-22T14:51:00Z"/>
          <w:rFonts w:ascii="Times New Roman" w:hAnsi="Times New Roman" w:cs="Times New Roman"/>
        </w:rPr>
      </w:pPr>
      <w:del w:id="774" w:author="user" w:date="2019-10-22T14:51: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777" w:author="user" w:date="2019-10-22T14:51:00Z"/>
          <w:rFonts w:ascii="Times New Roman" w:hAnsi="Times New Roman" w:eastAsia="方正大标宋简体;微软雅黑" w:cs="Times New Roman"/>
          <w:w w:val="70"/>
          <w:sz w:val="96"/>
          <w:szCs w:val="96"/>
        </w:rPr>
      </w:pPr>
      <w:del w:id="776" w:author="user" w:date="2019-10-22T14:5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779" w:author="user" w:date="2019-10-22T14:51:00Z"/>
          <w:rFonts w:ascii="Times New Roman" w:hAnsi="Times New Roman" w:eastAsia="方正大标宋简体;微软雅黑" w:cs="Times New Roman"/>
          <w:w w:val="70"/>
          <w:sz w:val="96"/>
          <w:szCs w:val="96"/>
        </w:rPr>
      </w:pPr>
      <w:del w:id="778" w:author="user" w:date="2019-10-22T14:5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784" w:author="user" w:date="2019-10-22T14:51:00Z"/>
          <w:rFonts w:ascii="Times New Roman" w:hAnsi="Times New Roman" w:eastAsia="宋体" w:cs="Times New Roman"/>
          <w:bCs/>
          <w:sz w:val="44"/>
          <w:szCs w:val="44"/>
        </w:rPr>
      </w:pPr>
      <w:del w:id="780" w:author="user" w:date="2019-10-22T14:51:00Z">
        <w:r>
          <w:rPr>
            <w:rFonts w:ascii="Times New Roman" w:hAnsi="Times New Roman" w:cs="Times New Roman" w:eastAsia="宋体"/>
            <w:bCs/>
            <w:sz w:val="44"/>
            <w:szCs w:val="44"/>
          </w:rPr>
          <w:delText>无锡</w:delText>
        </w:r>
      </w:del>
      <w:del w:id="781" w:author="user" w:date="2019-10-22T14:51:00Z">
        <w:r>
          <w:rPr>
            <w:rFonts w:ascii="Times New Roman" w:hAnsi="Times New Roman" w:cs="Times New Roman" w:eastAsia="宋体"/>
            <w:bCs/>
            <w:sz w:val="44"/>
            <w:szCs w:val="44"/>
          </w:rPr>
          <w:delText>市第</w:delText>
        </w:r>
      </w:del>
      <w:del w:id="782" w:author="user" w:date="2019-10-22T14:51:00Z">
        <w:r>
          <w:rPr>
            <w:rFonts w:ascii="Times New Roman" w:hAnsi="Times New Roman" w:cs="Times New Roman" w:eastAsia="宋体"/>
            <w:bCs/>
            <w:sz w:val="44"/>
            <w:szCs w:val="44"/>
          </w:rPr>
          <w:delText>十六</w:delText>
        </w:r>
      </w:del>
      <w:del w:id="783" w:author="user" w:date="2019-10-22T14:51: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789" w:author="user" w:date="2019-10-22T14:51:00Z"/>
          <w:rFonts w:ascii="Times New Roman" w:hAnsi="Times New Roman" w:eastAsia="宋体" w:cs="Times New Roman"/>
          <w:bCs/>
          <w:sz w:val="44"/>
          <w:szCs w:val="44"/>
        </w:rPr>
      </w:pPr>
      <w:del w:id="785" w:author="user" w:date="2019-10-22T14:51:00Z">
        <w:r>
          <w:rPr>
            <w:rFonts w:ascii="Times New Roman" w:hAnsi="Times New Roman" w:cs="Times New Roman" w:eastAsia="宋体"/>
            <w:bCs/>
            <w:sz w:val="44"/>
            <w:szCs w:val="44"/>
          </w:rPr>
          <w:delText xml:space="preserve">公   </w:delText>
        </w:r>
      </w:del>
      <w:ins w:id="786" w:author="微软用户" w:date="2013-06-11T13:55:00Z">
        <w:del w:id="787" w:author="user" w:date="2019-10-22T14:51:00Z">
          <w:r>
            <w:rPr>
              <w:rFonts w:ascii="Times New Roman" w:hAnsi="Times New Roman" w:cs="Times New Roman" w:hint="eastAsia" w:eastAsia="宋体"/>
              <w:bCs/>
              <w:sz w:val="44"/>
              <w:szCs w:val="44"/>
            </w:rPr>
            <w:delText xml:space="preserve"> </w:delText>
          </w:r>
        </w:del>
      </w:ins>
      <w:del w:id="788" w:author="user" w:date="2019-10-22T14:51: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791" w:author="user" w:date="2019-10-22T14:51:00Z"/>
          <w:rFonts w:ascii="Times New Roman" w:hAnsi="Times New Roman" w:eastAsia="宋体" w:cs="Times New Roman"/>
          <w:bCs/>
          <w:sz w:val="44"/>
          <w:szCs w:val="32"/>
        </w:rPr>
      </w:pPr>
      <w:del w:id="790" w:author="user" w:date="2019-10-22T14:51: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795" w:author="user" w:date="2019-10-22T14:51:00Z"/>
          <w:rFonts w:ascii="Times New Roman" w:hAnsi="Times New Roman" w:eastAsia="楷体_GB2312" w:cs="Times New Roman"/>
        </w:rPr>
      </w:pPr>
      <w:del w:id="792" w:author="user" w:date="2019-10-22T14:51:00Z">
        <w:r>
          <w:rPr>
            <w:rFonts w:ascii="Times New Roman" w:hAnsi="Times New Roman" w:cs="Times New Roman" w:eastAsia="楷体_GB2312"/>
          </w:rPr>
          <w:delText>第</w:delText>
        </w:r>
      </w:del>
      <w:del w:id="793" w:author="user" w:date="2019-10-22T14:51:00Z">
        <w:r>
          <w:rPr>
            <w:rFonts w:eastAsia="楷体_GB2312" w:cs="Times New Roman" w:ascii="Times New Roman" w:hAnsi="Times New Roman"/>
          </w:rPr>
          <w:delText>15</w:delText>
        </w:r>
      </w:del>
      <w:del w:id="794" w:author="user" w:date="2019-10-22T14:51: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797" w:author="user" w:date="2019-10-22T14:51:00Z"/>
          <w:rFonts w:ascii="Times New Roman" w:hAnsi="Times New Roman" w:eastAsia="楷体_GB2312" w:cs="Times New Roman"/>
        </w:rPr>
      </w:pPr>
      <w:del w:id="796" w:author="user" w:date="2019-10-22T14:51: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830" w:author="user" w:date="2019-10-22T14:51:00Z"/>
          <w:rFonts w:ascii="Times New Roman" w:hAnsi="Times New Roman" w:cs="Times New Roman"/>
        </w:rPr>
      </w:pPr>
      <w:del w:id="798" w:author="user" w:date="2019-10-22T14:51:00Z">
        <w:r>
          <w:rPr>
            <w:rFonts w:ascii="Times New Roman" w:hAnsi="Times New Roman" w:cs="Times New Roman"/>
          </w:rPr>
          <w:delText>《无锡市人民代表大会常务委员会关于修改〈无锡市禁止燃放烟花爆竹条例〉等五件地方性法规的决定》</w:delText>
        </w:r>
      </w:del>
      <w:del w:id="799" w:author="user" w:date="2019-10-22T14:51:00Z">
        <w:r>
          <w:rPr>
            <w:rFonts w:ascii="Times New Roman" w:hAnsi="Times New Roman" w:cs="Times New Roman"/>
          </w:rPr>
          <w:delText>已由</w:delText>
        </w:r>
      </w:del>
      <w:del w:id="800" w:author="user" w:date="2019-10-22T14:51:00Z">
        <w:r>
          <w:rPr>
            <w:rFonts w:ascii="Times New Roman" w:hAnsi="Times New Roman" w:cs="Times New Roman"/>
          </w:rPr>
          <w:delText>无锡</w:delText>
        </w:r>
      </w:del>
      <w:del w:id="801" w:author="user" w:date="2019-10-22T14:51:00Z">
        <w:r>
          <w:rPr>
            <w:rFonts w:ascii="Times New Roman" w:hAnsi="Times New Roman" w:cs="Times New Roman"/>
          </w:rPr>
          <w:delText>市第</w:delText>
        </w:r>
      </w:del>
      <w:del w:id="802" w:author="user" w:date="2019-10-22T14:51:00Z">
        <w:r>
          <w:rPr>
            <w:rFonts w:ascii="Times New Roman" w:hAnsi="Times New Roman" w:cs="Times New Roman"/>
          </w:rPr>
          <w:delText>十六</w:delText>
        </w:r>
      </w:del>
      <w:del w:id="803" w:author="user" w:date="2019-10-22T14:51:00Z">
        <w:r>
          <w:rPr>
            <w:rFonts w:ascii="Times New Roman" w:hAnsi="Times New Roman" w:cs="Times New Roman"/>
          </w:rPr>
          <w:delText>届人民代表大会常务委员会第</w:delText>
        </w:r>
      </w:del>
      <w:del w:id="804" w:author="user" w:date="2019-10-22T14:51:00Z">
        <w:r>
          <w:rPr>
            <w:rFonts w:ascii="Times New Roman" w:hAnsi="Times New Roman" w:cs="Times New Roman"/>
          </w:rPr>
          <w:delText>二十一</w:delText>
        </w:r>
      </w:del>
      <w:del w:id="805" w:author="user" w:date="2019-10-22T14:51:00Z">
        <w:r>
          <w:rPr>
            <w:rFonts w:ascii="Times New Roman" w:hAnsi="Times New Roman" w:cs="Times New Roman"/>
          </w:rPr>
          <w:delText>次会议于</w:delText>
        </w:r>
      </w:del>
      <w:del w:id="806" w:author="user" w:date="2019-10-22T14:51:00Z">
        <w:r>
          <w:rPr>
            <w:rFonts w:cs="Times New Roman" w:ascii="Times New Roman" w:hAnsi="Times New Roman"/>
          </w:rPr>
          <w:delText>2019</w:delText>
        </w:r>
      </w:del>
      <w:del w:id="807" w:author="user" w:date="2019-10-22T14:51:00Z">
        <w:r>
          <w:rPr>
            <w:rFonts w:ascii="Times New Roman" w:hAnsi="Times New Roman" w:cs="Times New Roman"/>
          </w:rPr>
          <w:delText>年</w:delText>
        </w:r>
      </w:del>
      <w:del w:id="808" w:author="user" w:date="2019-10-22T14:51:00Z">
        <w:r>
          <w:rPr>
            <w:rFonts w:cs="Times New Roman" w:ascii="Times New Roman" w:hAnsi="Times New Roman"/>
          </w:rPr>
          <w:delText>8</w:delText>
        </w:r>
      </w:del>
      <w:del w:id="809" w:author="user" w:date="2019-10-22T14:51:00Z">
        <w:r>
          <w:rPr>
            <w:rFonts w:ascii="Times New Roman" w:hAnsi="Times New Roman" w:cs="Times New Roman"/>
          </w:rPr>
          <w:delText>月</w:delText>
        </w:r>
      </w:del>
      <w:del w:id="810" w:author="user" w:date="2019-10-22T14:51:00Z">
        <w:r>
          <w:rPr>
            <w:rFonts w:cs="Times New Roman" w:ascii="Times New Roman" w:hAnsi="Times New Roman"/>
          </w:rPr>
          <w:delText>29</w:delText>
        </w:r>
      </w:del>
      <w:del w:id="811" w:author="user" w:date="2019-10-22T14:51:00Z">
        <w:r>
          <w:rPr>
            <w:rFonts w:ascii="Times New Roman" w:hAnsi="Times New Roman" w:cs="Times New Roman"/>
          </w:rPr>
          <w:delText>日</w:delText>
        </w:r>
      </w:del>
      <w:del w:id="812" w:author="user" w:date="2019-10-22T14:51:00Z">
        <w:r>
          <w:rPr>
            <w:rFonts w:ascii="Times New Roman" w:hAnsi="Times New Roman" w:cs="Times New Roman"/>
          </w:rPr>
          <w:delText>通过，</w:delText>
        </w:r>
      </w:del>
      <w:del w:id="813" w:author="user" w:date="2019-10-22T14:51:00Z">
        <w:r>
          <w:rPr>
            <w:rFonts w:ascii="Times New Roman" w:hAnsi="Times New Roman" w:cs="Times New Roman"/>
          </w:rPr>
          <w:delText>经江苏省第十三届人民代表大会常务委员会第十</w:delText>
        </w:r>
      </w:del>
      <w:del w:id="814" w:author="user" w:date="2019-10-22T14:51:00Z">
        <w:r>
          <w:rPr>
            <w:rFonts w:ascii="Times New Roman" w:hAnsi="Times New Roman" w:cs="Times New Roman"/>
          </w:rPr>
          <w:delText>一</w:delText>
        </w:r>
      </w:del>
      <w:del w:id="815" w:author="user" w:date="2019-10-22T14:51:00Z">
        <w:r>
          <w:rPr>
            <w:rFonts w:ascii="Times New Roman" w:hAnsi="Times New Roman" w:cs="Times New Roman"/>
          </w:rPr>
          <w:delText>次会议于</w:delText>
        </w:r>
      </w:del>
      <w:del w:id="816" w:author="user" w:date="2019-10-22T14:51:00Z">
        <w:r>
          <w:rPr>
            <w:rFonts w:cs="Times New Roman" w:ascii="Times New Roman" w:hAnsi="Times New Roman"/>
          </w:rPr>
          <w:delText>2019</w:delText>
        </w:r>
      </w:del>
      <w:del w:id="817" w:author="user" w:date="2019-10-22T14:51:00Z">
        <w:r>
          <w:rPr>
            <w:rFonts w:ascii="Times New Roman" w:hAnsi="Times New Roman" w:cs="Times New Roman"/>
          </w:rPr>
          <w:delText>年</w:delText>
        </w:r>
      </w:del>
      <w:del w:id="818" w:author="user" w:date="2019-10-22T14:51:00Z">
        <w:r>
          <w:rPr>
            <w:rFonts w:cs="Times New Roman" w:ascii="Times New Roman" w:hAnsi="Times New Roman"/>
          </w:rPr>
          <w:delText>9</w:delText>
        </w:r>
      </w:del>
      <w:del w:id="819" w:author="user" w:date="2019-10-22T14:51:00Z">
        <w:r>
          <w:rPr>
            <w:rFonts w:ascii="Times New Roman" w:hAnsi="Times New Roman" w:cs="Times New Roman"/>
          </w:rPr>
          <w:delText>月</w:delText>
        </w:r>
      </w:del>
      <w:del w:id="820" w:author="user" w:date="2019-10-22T14:51:00Z">
        <w:r>
          <w:rPr>
            <w:rFonts w:cs="Times New Roman" w:ascii="Times New Roman" w:hAnsi="Times New Roman"/>
          </w:rPr>
          <w:delText>2</w:delText>
        </w:r>
      </w:del>
      <w:del w:id="821" w:author="user" w:date="2019-10-22T14:51:00Z">
        <w:r>
          <w:rPr>
            <w:rFonts w:cs="Times New Roman" w:ascii="Times New Roman" w:hAnsi="Times New Roman"/>
          </w:rPr>
          <w:delText>7</w:delText>
        </w:r>
      </w:del>
      <w:del w:id="822" w:author="user" w:date="2019-10-22T14:51:00Z">
        <w:r>
          <w:rPr>
            <w:rFonts w:ascii="Times New Roman" w:hAnsi="Times New Roman" w:cs="Times New Roman"/>
          </w:rPr>
          <w:delText>日批准，现予公布，自</w:delText>
        </w:r>
      </w:del>
      <w:del w:id="823" w:author="user" w:date="2019-10-22T14:51:00Z">
        <w:r>
          <w:rPr>
            <w:rFonts w:cs="Times New Roman" w:ascii="Times New Roman" w:hAnsi="Times New Roman"/>
          </w:rPr>
          <w:delText>20</w:delText>
        </w:r>
      </w:del>
      <w:del w:id="824" w:author="user" w:date="2019-10-22T14:51:00Z">
        <w:r>
          <w:rPr>
            <w:rFonts w:cs="Times New Roman" w:ascii="Times New Roman" w:hAnsi="Times New Roman"/>
          </w:rPr>
          <w:delText>20</w:delText>
        </w:r>
      </w:del>
      <w:del w:id="825" w:author="user" w:date="2019-10-22T14:51:00Z">
        <w:r>
          <w:rPr>
            <w:rFonts w:ascii="Times New Roman" w:hAnsi="Times New Roman" w:cs="Times New Roman"/>
          </w:rPr>
          <w:delText>年</w:delText>
        </w:r>
      </w:del>
      <w:del w:id="826" w:author="user" w:date="2019-10-22T14:51:00Z">
        <w:r>
          <w:rPr>
            <w:rFonts w:cs="Times New Roman" w:ascii="Times New Roman" w:hAnsi="Times New Roman"/>
          </w:rPr>
          <w:delText>1</w:delText>
        </w:r>
      </w:del>
      <w:del w:id="827" w:author="user" w:date="2019-10-22T14:51:00Z">
        <w:r>
          <w:rPr>
            <w:rFonts w:ascii="Times New Roman" w:hAnsi="Times New Roman" w:cs="Times New Roman"/>
          </w:rPr>
          <w:delText>月</w:delText>
        </w:r>
      </w:del>
      <w:del w:id="828" w:author="user" w:date="2019-10-22T14:51:00Z">
        <w:r>
          <w:rPr>
            <w:rFonts w:cs="Times New Roman" w:ascii="Times New Roman" w:hAnsi="Times New Roman"/>
          </w:rPr>
          <w:delText>1</w:delText>
        </w:r>
      </w:del>
      <w:del w:id="829" w:author="user" w:date="2019-10-22T14:51: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832" w:author="user" w:date="2019-10-22T14:51:00Z"/>
          <w:rFonts w:ascii="Times New Roman" w:hAnsi="Times New Roman" w:cs="Times New Roman"/>
        </w:rPr>
      </w:pPr>
      <w:del w:id="831" w:author="user" w:date="2019-10-22T14:5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834" w:author="user" w:date="2019-10-22T14:51:00Z"/>
          <w:rFonts w:ascii="Times New Roman" w:hAnsi="Times New Roman" w:cs="Times New Roman"/>
        </w:rPr>
      </w:pPr>
      <w:del w:id="833" w:author="user" w:date="2019-10-22T14:5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837" w:author="user" w:date="2019-10-22T14:51:00Z"/>
          <w:rFonts w:ascii="Times New Roman" w:hAnsi="Times New Roman" w:cs="Times New Roman"/>
        </w:rPr>
      </w:pPr>
      <w:del w:id="835" w:author="user" w:date="2019-10-22T14:51:00Z">
        <w:r>
          <w:rPr>
            <w:rFonts w:ascii="Times New Roman" w:hAnsi="Times New Roman" w:cs="Times New Roman"/>
          </w:rPr>
          <w:delText>无锡</w:delText>
        </w:r>
      </w:del>
      <w:del w:id="836" w:author="user" w:date="2019-10-22T14:51: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844" w:author="user" w:date="2019-10-22T14:51:00Z"/>
          <w:rFonts w:ascii="Times New Roman" w:hAnsi="Times New Roman" w:cs="Times New Roman"/>
        </w:rPr>
      </w:pPr>
      <w:del w:id="838" w:author="user" w:date="2019-10-22T14:51:00Z">
        <w:r>
          <w:rPr>
            <w:rFonts w:cs="Times New Roman" w:ascii="Times New Roman" w:hAnsi="Times New Roman"/>
          </w:rPr>
          <w:delText>2019</w:delText>
        </w:r>
      </w:del>
      <w:del w:id="839" w:author="user" w:date="2019-10-22T14:51:00Z">
        <w:r>
          <w:rPr>
            <w:rFonts w:ascii="Times New Roman" w:hAnsi="Times New Roman" w:cs="Times New Roman"/>
          </w:rPr>
          <w:delText>年</w:delText>
        </w:r>
      </w:del>
      <w:del w:id="840" w:author="user" w:date="2019-10-22T14:51:00Z">
        <w:r>
          <w:rPr>
            <w:rFonts w:cs="Times New Roman" w:ascii="Times New Roman" w:hAnsi="Times New Roman"/>
          </w:rPr>
          <w:delText>10</w:delText>
        </w:r>
      </w:del>
      <w:del w:id="841" w:author="user" w:date="2019-10-22T14:51:00Z">
        <w:r>
          <w:rPr>
            <w:rFonts w:ascii="Times New Roman" w:hAnsi="Times New Roman" w:cs="Times New Roman"/>
          </w:rPr>
          <w:delText>月</w:delText>
        </w:r>
      </w:del>
      <w:del w:id="842" w:author="user" w:date="2019-10-22T14:51:00Z">
        <w:r>
          <w:rPr>
            <w:rFonts w:cs="Times New Roman" w:ascii="Times New Roman" w:hAnsi="Times New Roman"/>
          </w:rPr>
          <w:delText>9</w:delText>
        </w:r>
      </w:del>
      <w:del w:id="843" w:author="user" w:date="2019-10-22T14:51: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846" w:author="user" w:date="2019-10-22T14:51:00Z"/>
          <w:rFonts w:ascii="Times New Roman" w:hAnsi="Times New Roman" w:cs="Times New Roman"/>
          <w:sz w:val="28"/>
          <w:szCs w:val="28"/>
        </w:rPr>
      </w:pPr>
      <w:del w:id="845" w:author="user" w:date="2019-10-22T14:51: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848" w:author="user" w:date="2019-10-22T14:51:00Z"/>
          <w:rFonts w:ascii="Times New Roman" w:hAnsi="Times New Roman" w:eastAsia="方正大标宋简体;微软雅黑" w:cs="Times New Roman"/>
          <w:w w:val="70"/>
          <w:sz w:val="96"/>
          <w:szCs w:val="96"/>
        </w:rPr>
      </w:pPr>
      <w:del w:id="847" w:author="user" w:date="2019-10-22T14:5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850" w:author="user" w:date="2019-10-22T14:51:00Z"/>
          <w:rFonts w:ascii="Times New Roman" w:hAnsi="Times New Roman" w:eastAsia="方正大标宋简体;微软雅黑" w:cs="Times New Roman"/>
          <w:w w:val="70"/>
          <w:sz w:val="96"/>
          <w:szCs w:val="96"/>
        </w:rPr>
      </w:pPr>
      <w:del w:id="849" w:author="user" w:date="2019-10-22T14:5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852" w:author="user" w:date="2019-10-22T14:51:00Z"/>
          <w:rFonts w:ascii="Times New Roman" w:hAnsi="Times New Roman" w:cs="Times New Roman"/>
          <w:sz w:val="28"/>
          <w:szCs w:val="28"/>
        </w:rPr>
      </w:pPr>
      <w:del w:id="851" w:author="user" w:date="2019-10-22T14:51: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854" w:author="user" w:date="2019-10-22T14:51:00Z"/>
        </w:rPr>
      </w:pPr>
      <w:del w:id="853" w:author="user" w:date="2019-10-22T14:51:00Z">
        <w:r>
          <w:rPr/>
        </w:r>
      </w:del>
    </w:p>
    <w:p>
      <w:pPr>
        <w:pStyle w:val="Normal"/>
        <w:widowControl w:val="false"/>
        <w:overflowPunct w:val="false"/>
        <w:bidi w:val="0"/>
        <w:snapToGrid w:val="false"/>
        <w:spacing w:lineRule="exact" w:line="590"/>
        <w:ind w:firstLineChars="0" w:firstLine="0" w:startChars="0" w:start="0" w:endChars="200"/>
        <w:jc w:val="both"/>
        <w:rPr>
          <w:del w:id="856" w:author="user" w:date="2019-10-22T14:51:00Z"/>
        </w:rPr>
      </w:pPr>
      <w:del w:id="855" w:author="user" w:date="2019-10-22T14:51:00Z">
        <w:r>
          <w:rPr/>
        </w:r>
      </w:del>
    </w:p>
    <w:p>
      <w:pPr>
        <w:pStyle w:val="Normal"/>
        <w:widowControl w:val="false"/>
        <w:overflowPunct w:val="false"/>
        <w:bidi w:val="0"/>
        <w:snapToGrid w:val="false"/>
        <w:spacing w:lineRule="exact" w:line="590"/>
        <w:ind w:firstLineChars="0" w:firstLine="0" w:startChars="0" w:start="0" w:endChars="200"/>
        <w:jc w:val="both"/>
        <w:rPr>
          <w:del w:id="858" w:author="user" w:date="2019-10-22T14:51:00Z"/>
        </w:rPr>
      </w:pPr>
      <w:del w:id="857" w:author="user" w:date="2019-10-22T14:51:00Z">
        <w:r>
          <w:rPr/>
        </w:r>
      </w:del>
    </w:p>
    <w:p>
      <w:pPr>
        <w:pStyle w:val="Normal"/>
        <w:widowControl w:val="false"/>
        <w:overflowPunct w:val="false"/>
        <w:bidi w:val="0"/>
        <w:snapToGrid w:val="false"/>
        <w:spacing w:lineRule="exact" w:line="590"/>
        <w:ind w:firstLineChars="0" w:firstLine="0" w:startChars="0" w:start="0" w:endChars="200"/>
        <w:jc w:val="both"/>
        <w:rPr>
          <w:del w:id="860" w:author="user" w:date="2019-10-22T14:51:00Z"/>
          <w:rFonts w:ascii="Times New Roman" w:hAnsi="Times New Roman" w:eastAsia="宋体" w:cs="Times New Roman"/>
          <w:spacing w:val="-5"/>
        </w:rPr>
      </w:pPr>
      <w:del w:id="859" w:author="user" w:date="2019-10-22T14:51: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863" w:author="user" w:date="2019-10-22T14:51:00Z"/>
          <w:rFonts w:ascii="Times New Roman" w:hAnsi="Times New Roman" w:eastAsia="宋体" w:cs="Times New Roman"/>
          <w:color w:val="000000"/>
          <w:spacing w:val="-5"/>
          <w:kern w:val="2"/>
          <w:sz w:val="44"/>
          <w:szCs w:val="20"/>
        </w:rPr>
      </w:pPr>
      <w:del w:id="861" w:author="user" w:date="2019-10-22T14:51:00Z">
        <w:r>
          <w:rPr>
            <w:rFonts w:ascii="Times New Roman" w:hAnsi="Times New Roman" w:cs="Times New Roman" w:eastAsia="宋体"/>
            <w:color w:val="000000"/>
            <w:spacing w:val="-5"/>
            <w:kern w:val="2"/>
            <w:sz w:val="44"/>
            <w:szCs w:val="20"/>
          </w:rPr>
          <w:delText>关于批准《</w:delText>
        </w:r>
      </w:del>
      <w:del w:id="862" w:author="user" w:date="2019-10-22T14:51:00Z">
        <w:r>
          <w:rPr>
            <w:rFonts w:ascii="Times New Roman" w:hAnsi="Times New Roman" w:cs="Times New Roman" w:eastAsia="宋体"/>
            <w:color w:val="000000"/>
            <w:spacing w:val="-5"/>
            <w:kern w:val="2"/>
            <w:sz w:val="44"/>
            <w:szCs w:val="20"/>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865" w:author="user" w:date="2019-10-22T14:51:00Z"/>
          <w:rFonts w:ascii="Times New Roman" w:hAnsi="Times New Roman" w:eastAsia="宋体" w:cs="Times New Roman"/>
          <w:color w:val="000000"/>
          <w:spacing w:val="-5"/>
          <w:kern w:val="2"/>
          <w:sz w:val="44"/>
          <w:szCs w:val="20"/>
        </w:rPr>
      </w:pPr>
      <w:del w:id="864" w:author="user" w:date="2019-10-22T14:51:00Z">
        <w:r>
          <w:rPr/>
          <w:delText>关于修改〈无锡市禁止燃放烟花爆竹条例〉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868" w:author="user" w:date="2019-10-22T14:51:00Z"/>
          <w:rFonts w:ascii="Times New Roman" w:hAnsi="Times New Roman" w:eastAsia="宋体" w:cs="Times New Roman"/>
          <w:color w:val="000000"/>
          <w:spacing w:val="-5"/>
          <w:kern w:val="2"/>
          <w:sz w:val="44"/>
          <w:szCs w:val="20"/>
        </w:rPr>
      </w:pPr>
      <w:del w:id="866" w:author="user" w:date="2019-10-22T14:51:00Z">
        <w:r>
          <w:rPr>
            <w:rFonts w:ascii="Times New Roman" w:hAnsi="Times New Roman" w:cs="Times New Roman" w:eastAsia="宋体"/>
            <w:color w:val="000000"/>
            <w:spacing w:val="-5"/>
            <w:kern w:val="2"/>
            <w:sz w:val="44"/>
            <w:szCs w:val="20"/>
          </w:rPr>
          <w:delText>等五件地方性法规的决定</w:delText>
        </w:r>
      </w:del>
      <w:del w:id="867" w:author="user" w:date="2019-10-22T14:51:00Z">
        <w:r>
          <w:rPr>
            <w:rFonts w:ascii="Times New Roman" w:hAnsi="Times New Roman" w:cs="Times New Roman" w:eastAsia="宋体"/>
            <w:color w:val="000000"/>
            <w:spacing w:val="-5"/>
            <w:kern w:val="2"/>
            <w:sz w:val="44"/>
            <w:szCs w:val="20"/>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870" w:author="user" w:date="2019-10-22T14:51:00Z"/>
          <w:rFonts w:ascii="Times New Roman" w:hAnsi="Times New Roman" w:eastAsia="宋体" w:cs="Times New Roman"/>
          <w:color w:val="000000"/>
          <w:spacing w:val="-5"/>
          <w:kern w:val="2"/>
          <w:sz w:val="44"/>
          <w:szCs w:val="20"/>
        </w:rPr>
      </w:pPr>
      <w:del w:id="869" w:author="user" w:date="2019-10-22T14:51: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ind w:firstLineChars="0" w:firstLine="0" w:startChars="0" w:start="0" w:endChars="200"/>
        <w:jc w:val="both"/>
        <w:rPr>
          <w:del w:id="873" w:author="user" w:date="2019-10-22T14:51:00Z"/>
          <w:rFonts w:ascii="Times New Roman" w:hAnsi="Times New Roman" w:cs="Times New Roman"/>
          <w:szCs w:val="32"/>
        </w:rPr>
      </w:pPr>
      <w:del w:id="871" w:author="user" w:date="2019-10-22T14:51:00Z">
        <w:r>
          <w:rPr>
            <w:rFonts w:ascii="Times New Roman" w:hAnsi="Times New Roman" w:cs="Times New Roman"/>
            <w:szCs w:val="32"/>
          </w:rPr>
          <w:delText>无锡</w:delText>
        </w:r>
      </w:del>
      <w:del w:id="872" w:author="user" w:date="2019-10-22T14:51: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887" w:author="user" w:date="2019-10-22T14:51:00Z"/>
          <w:rFonts w:ascii="Times New Roman" w:hAnsi="Times New Roman" w:cs="Times New Roman"/>
          <w:szCs w:val="32"/>
        </w:rPr>
      </w:pPr>
      <w:del w:id="874" w:author="user" w:date="2019-10-22T14:51:00Z">
        <w:r>
          <w:rPr>
            <w:rFonts w:ascii="Times New Roman" w:hAnsi="Times New Roman" w:cs="Times New Roman"/>
          </w:rPr>
          <w:delText>《</w:delText>
        </w:r>
      </w:del>
      <w:del w:id="875" w:author="user" w:date="2019-10-22T14:51:00Z">
        <w:r>
          <w:rPr>
            <w:rFonts w:ascii="Times New Roman" w:hAnsi="Times New Roman" w:cs="Times New Roman"/>
          </w:rPr>
          <w:delText>无锡市人民代表大会常务委员会关于修改〈无锡市禁止燃放烟花爆竹条例〉等五件地方性法规的决定</w:delText>
        </w:r>
      </w:del>
      <w:del w:id="876" w:author="user" w:date="2019-10-22T14:51:00Z">
        <w:r>
          <w:rPr>
            <w:rFonts w:ascii="Times New Roman" w:hAnsi="Times New Roman" w:cs="Times New Roman"/>
          </w:rPr>
          <w:delText>》</w:delText>
        </w:r>
      </w:del>
      <w:del w:id="877" w:author="user" w:date="2019-10-22T14:51:00Z">
        <w:r>
          <w:rPr>
            <w:rFonts w:ascii="Times New Roman" w:hAnsi="Times New Roman" w:cs="Times New Roman"/>
            <w:szCs w:val="32"/>
          </w:rPr>
          <w:delText>已由江苏省第十三届人民代表大会常务委员会第十</w:delText>
        </w:r>
      </w:del>
      <w:del w:id="878" w:author="user" w:date="2019-10-22T14:51:00Z">
        <w:r>
          <w:rPr>
            <w:rFonts w:ascii="Times New Roman" w:hAnsi="Times New Roman" w:cs="Times New Roman"/>
            <w:szCs w:val="32"/>
          </w:rPr>
          <w:delText>一</w:delText>
        </w:r>
      </w:del>
      <w:del w:id="879" w:author="user" w:date="2019-10-22T14:51:00Z">
        <w:r>
          <w:rPr>
            <w:rFonts w:ascii="Times New Roman" w:hAnsi="Times New Roman" w:cs="Times New Roman"/>
            <w:szCs w:val="32"/>
          </w:rPr>
          <w:delText>次会议于</w:delText>
        </w:r>
      </w:del>
      <w:del w:id="880" w:author="user" w:date="2019-10-22T14:51:00Z">
        <w:r>
          <w:rPr>
            <w:rFonts w:cs="Times New Roman" w:ascii="Times New Roman" w:hAnsi="Times New Roman"/>
            <w:szCs w:val="32"/>
          </w:rPr>
          <w:delText>2019</w:delText>
        </w:r>
      </w:del>
      <w:del w:id="881" w:author="user" w:date="2019-10-22T14:51:00Z">
        <w:r>
          <w:rPr>
            <w:rFonts w:ascii="Times New Roman" w:hAnsi="Times New Roman" w:cs="Times New Roman"/>
            <w:szCs w:val="32"/>
          </w:rPr>
          <w:delText>年</w:delText>
        </w:r>
      </w:del>
      <w:del w:id="882" w:author="user" w:date="2019-10-22T14:51:00Z">
        <w:r>
          <w:rPr>
            <w:rFonts w:cs="Times New Roman" w:ascii="Times New Roman" w:hAnsi="Times New Roman"/>
            <w:szCs w:val="32"/>
          </w:rPr>
          <w:delText>9</w:delText>
        </w:r>
      </w:del>
      <w:del w:id="883" w:author="user" w:date="2019-10-22T14:51:00Z">
        <w:r>
          <w:rPr>
            <w:rFonts w:ascii="Times New Roman" w:hAnsi="Times New Roman" w:cs="Times New Roman"/>
            <w:szCs w:val="32"/>
          </w:rPr>
          <w:delText>月</w:delText>
        </w:r>
      </w:del>
      <w:del w:id="884" w:author="user" w:date="2019-10-22T14:51:00Z">
        <w:r>
          <w:rPr>
            <w:rFonts w:cs="Times New Roman" w:ascii="Times New Roman" w:hAnsi="Times New Roman"/>
            <w:szCs w:val="32"/>
          </w:rPr>
          <w:delText>2</w:delText>
        </w:r>
      </w:del>
      <w:del w:id="885" w:author="user" w:date="2019-10-22T14:51:00Z">
        <w:r>
          <w:rPr>
            <w:rFonts w:cs="Times New Roman" w:ascii="Times New Roman" w:hAnsi="Times New Roman"/>
            <w:szCs w:val="32"/>
          </w:rPr>
          <w:delText>7</w:delText>
        </w:r>
      </w:del>
      <w:del w:id="886" w:author="user" w:date="2019-10-22T14:51: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889" w:author="user" w:date="2019-10-22T14:51:00Z"/>
          <w:rFonts w:ascii="Times New Roman" w:hAnsi="Times New Roman" w:cs="Times New Roman"/>
          <w:szCs w:val="32"/>
        </w:rPr>
      </w:pPr>
      <w:del w:id="888"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91" w:author="user" w:date="2019-10-22T14:51:00Z"/>
          <w:rFonts w:ascii="Times New Roman" w:hAnsi="Times New Roman" w:cs="Times New Roman"/>
          <w:szCs w:val="32"/>
        </w:rPr>
      </w:pPr>
      <w:del w:id="890"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93" w:author="user" w:date="2019-10-22T14:51:00Z"/>
          <w:rFonts w:ascii="Times New Roman" w:hAnsi="Times New Roman" w:cs="Times New Roman"/>
          <w:szCs w:val="32"/>
        </w:rPr>
      </w:pPr>
      <w:del w:id="892" w:author="user" w:date="2019-10-22T14:51: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901" w:author="user" w:date="2019-10-22T14:51:00Z"/>
          <w:rFonts w:ascii="Times New Roman" w:hAnsi="Times New Roman" w:cs="Times New Roman"/>
          <w:szCs w:val="32"/>
        </w:rPr>
      </w:pPr>
      <w:del w:id="894" w:author="user" w:date="2019-10-22T14:51:00Z">
        <w:r>
          <w:rPr>
            <w:rFonts w:cs="Times New Roman" w:ascii="Times New Roman" w:hAnsi="Times New Roman"/>
            <w:szCs w:val="32"/>
          </w:rPr>
          <w:delText>2019</w:delText>
        </w:r>
      </w:del>
      <w:del w:id="895" w:author="user" w:date="2019-10-22T14:51:00Z">
        <w:r>
          <w:rPr>
            <w:rFonts w:ascii="Times New Roman" w:hAnsi="Times New Roman" w:cs="Times New Roman"/>
            <w:szCs w:val="32"/>
          </w:rPr>
          <w:delText>年</w:delText>
        </w:r>
      </w:del>
      <w:del w:id="896" w:author="user" w:date="2019-10-22T14:51:00Z">
        <w:r>
          <w:rPr>
            <w:rFonts w:cs="Times New Roman" w:ascii="Times New Roman" w:hAnsi="Times New Roman"/>
            <w:szCs w:val="32"/>
          </w:rPr>
          <w:delText>9</w:delText>
        </w:r>
      </w:del>
      <w:del w:id="897" w:author="user" w:date="2019-10-22T14:51:00Z">
        <w:r>
          <w:rPr>
            <w:rFonts w:ascii="Times New Roman" w:hAnsi="Times New Roman" w:cs="Times New Roman"/>
            <w:szCs w:val="32"/>
          </w:rPr>
          <w:delText>月</w:delText>
        </w:r>
      </w:del>
      <w:del w:id="898" w:author="user" w:date="2019-10-22T14:51:00Z">
        <w:r>
          <w:rPr>
            <w:rFonts w:cs="Times New Roman" w:ascii="Times New Roman" w:hAnsi="Times New Roman"/>
            <w:szCs w:val="32"/>
          </w:rPr>
          <w:delText>2</w:delText>
        </w:r>
      </w:del>
      <w:del w:id="899" w:author="user" w:date="2019-10-22T14:51:00Z">
        <w:r>
          <w:rPr>
            <w:rFonts w:cs="Times New Roman" w:ascii="Times New Roman" w:hAnsi="Times New Roman"/>
            <w:szCs w:val="32"/>
          </w:rPr>
          <w:delText>7</w:delText>
        </w:r>
      </w:del>
      <w:del w:id="900" w:author="user" w:date="2019-10-22T14:51: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903" w:author="user" w:date="2019-10-22T14:51:00Z"/>
          <w:rFonts w:ascii="Times New Roman" w:hAnsi="Times New Roman" w:cs="Times New Roman"/>
          <w:szCs w:val="32"/>
        </w:rPr>
      </w:pPr>
      <w:del w:id="902"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905" w:author="user" w:date="2019-10-22T14:51:00Z"/>
          <w:rFonts w:ascii="Times New Roman" w:hAnsi="Times New Roman" w:cs="Times New Roman"/>
          <w:szCs w:val="32"/>
        </w:rPr>
      </w:pPr>
      <w:del w:id="904"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907" w:author="user" w:date="2019-10-22T14:51:00Z"/>
          <w:rFonts w:ascii="Times New Roman" w:hAnsi="Times New Roman" w:cs="Times New Roman"/>
          <w:szCs w:val="32"/>
        </w:rPr>
      </w:pPr>
      <w:del w:id="906"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909" w:author="user" w:date="2019-10-22T14:51:00Z"/>
          <w:rFonts w:ascii="Times New Roman" w:hAnsi="Times New Roman" w:cs="Times New Roman"/>
          <w:szCs w:val="32"/>
        </w:rPr>
      </w:pPr>
      <w:del w:id="908" w:author="user" w:date="2019-10-22T14:51: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0" w:firstLine="0" w:startChars="0" w:start="0" w:endChars="200"/>
        <w:jc w:val="both"/>
        <w:rPr>
          <w:del w:id="911" w:author="user" w:date="2019-10-22T14:51:00Z"/>
          <w:rFonts w:ascii="Times New Roman" w:hAnsi="Times New Roman" w:eastAsia="方正小标宋简体" w:cs="Times New Roman"/>
          <w:b/>
          <w:color w:val="000000"/>
          <w:spacing w:val="40"/>
          <w:sz w:val="120"/>
          <w:szCs w:val="120"/>
        </w:rPr>
      </w:pPr>
      <w:del w:id="910" w:author="user" w:date="2019-10-22T14:51: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913" w:author="user" w:date="2019-10-22T14:51:00Z"/>
          <w:rFonts w:ascii="Times New Roman" w:hAnsi="Times New Roman" w:eastAsia="方正小标宋简体" w:cs="Times New Roman"/>
          <w:b/>
          <w:color w:val="000000"/>
          <w:spacing w:val="40"/>
          <w:sz w:val="120"/>
          <w:szCs w:val="120"/>
        </w:rPr>
      </w:pPr>
      <w:del w:id="912" w:author="user" w:date="2019-10-22T14:51: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915" w:author="user" w:date="2019-10-22T14:51:00Z"/>
          <w:rFonts w:ascii="Times New Roman" w:hAnsi="Times New Roman" w:eastAsia="宋体" w:cs="Times New Roman"/>
          <w:sz w:val="44"/>
          <w:szCs w:val="44"/>
        </w:rPr>
      </w:pPr>
      <w:del w:id="914" w:author="user" w:date="2019-10-22T14:51:00Z">
        <w:r>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917" w:author="user" w:date="2019-10-22T14:51:00Z"/>
          <w:rFonts w:ascii="Times New Roman" w:hAnsi="Times New Roman" w:eastAsia="宋体" w:cs="Times New Roman"/>
          <w:sz w:val="44"/>
          <w:szCs w:val="44"/>
        </w:rPr>
      </w:pPr>
      <w:del w:id="916" w:author="user" w:date="2019-10-22T14:51:00Z">
        <w:r>
          <w:rPr/>
          <w:delText>关于修改《无锡市禁止燃放烟花爆竹条例》等</w:delText>
        </w:r>
      </w:del>
    </w:p>
    <w:p>
      <w:pPr>
        <w:pStyle w:val="Normal"/>
        <w:widowControl w:val="false"/>
        <w:overflowPunct w:val="false"/>
        <w:bidi w:val="0"/>
        <w:snapToGrid w:val="false"/>
        <w:spacing w:lineRule="exact" w:line="590"/>
        <w:ind w:firstLineChars="0" w:firstLine="0" w:startChars="0" w:start="0" w:endChars="200"/>
        <w:jc w:val="both"/>
        <w:rPr>
          <w:del w:id="919" w:author="user" w:date="2019-10-22T14:51:00Z"/>
          <w:rFonts w:ascii="Times New Roman" w:hAnsi="Times New Roman" w:eastAsia="宋体" w:cs="Times New Roman"/>
          <w:sz w:val="44"/>
          <w:szCs w:val="44"/>
        </w:rPr>
      </w:pPr>
      <w:del w:id="918" w:author="user" w:date="2019-10-22T14:51:00Z">
        <w:r>
          <w:rPr/>
          <w:delText>五件地方性法规的决定</w:delText>
        </w:r>
      </w:del>
    </w:p>
    <w:p>
      <w:pPr>
        <w:pStyle w:val="Normal"/>
        <w:widowControl w:val="false"/>
        <w:overflowPunct w:val="false"/>
        <w:bidi w:val="0"/>
        <w:snapToGrid w:val="false"/>
        <w:spacing w:lineRule="exact" w:line="590"/>
        <w:ind w:firstLineChars="0" w:firstLine="0" w:startChars="0" w:start="0" w:endChars="200"/>
        <w:jc w:val="both"/>
        <w:rPr>
          <w:del w:id="927" w:author="user" w:date="2019-10-22T14:51:00Z"/>
          <w:rFonts w:ascii="Times New Roman" w:hAnsi="Times New Roman" w:eastAsia="楷体_GB2312" w:cs="Times New Roman"/>
          <w:sz w:val="32"/>
        </w:rPr>
      </w:pPr>
      <w:del w:id="920" w:author="user" w:date="2019-10-22T14:51:00Z">
        <w:r>
          <w:rPr/>
          <w:delText>（</w:delText>
        </w:r>
      </w:del>
      <w:del w:id="921" w:author="user" w:date="2019-10-22T14:51:00Z">
        <w:r>
          <w:rPr/>
          <w:delText>2019</w:delText>
        </w:r>
      </w:del>
      <w:del w:id="922" w:author="user" w:date="2019-10-22T14:51:00Z">
        <w:r>
          <w:rPr/>
          <w:delText>年</w:delText>
        </w:r>
      </w:del>
      <w:del w:id="923" w:author="user" w:date="2019-10-22T14:51:00Z">
        <w:r>
          <w:rPr/>
          <w:delText>8</w:delText>
        </w:r>
      </w:del>
      <w:del w:id="924" w:author="user" w:date="2019-10-22T14:51:00Z">
        <w:r>
          <w:rPr/>
          <w:delText>月</w:delText>
        </w:r>
      </w:del>
      <w:del w:id="925" w:author="user" w:date="2019-10-22T14:51:00Z">
        <w:r>
          <w:rPr/>
          <w:delText>29</w:delText>
        </w:r>
      </w:del>
      <w:del w:id="926" w:author="user" w:date="2019-10-22T14:51:00Z">
        <w:r>
          <w:rPr/>
          <w:delText>日无锡市第十六届人民代表大会</w:delText>
        </w:r>
      </w:del>
    </w:p>
    <w:p>
      <w:pPr>
        <w:pStyle w:val="Normal"/>
        <w:widowControl w:val="false"/>
        <w:overflowPunct w:val="false"/>
        <w:bidi w:val="0"/>
        <w:snapToGrid w:val="false"/>
        <w:spacing w:lineRule="exact" w:line="590"/>
        <w:ind w:firstLineChars="0" w:firstLine="0" w:startChars="0" w:start="0" w:endChars="200"/>
        <w:jc w:val="both"/>
        <w:rPr>
          <w:del w:id="935" w:author="user" w:date="2019-10-22T14:51:00Z"/>
          <w:rFonts w:ascii="Times New Roman" w:hAnsi="Times New Roman" w:eastAsia="楷体_GB2312" w:cs="Times New Roman"/>
          <w:sz w:val="32"/>
        </w:rPr>
      </w:pPr>
      <w:del w:id="928" w:author="user" w:date="2019-10-22T14:51:00Z">
        <w:r>
          <w:rPr/>
          <w:delText xml:space="preserve">常务委员会第二十一次会议通过  </w:delText>
        </w:r>
      </w:del>
      <w:del w:id="929" w:author="user" w:date="2019-10-22T14:51:00Z">
        <w:r>
          <w:rPr/>
          <w:delText>2019</w:delText>
        </w:r>
      </w:del>
      <w:del w:id="930" w:author="user" w:date="2019-10-22T14:51:00Z">
        <w:r>
          <w:rPr/>
          <w:delText>年</w:delText>
        </w:r>
      </w:del>
      <w:del w:id="931" w:author="user" w:date="2019-10-22T14:51:00Z">
        <w:r>
          <w:rPr/>
          <w:delText>9</w:delText>
        </w:r>
      </w:del>
      <w:del w:id="932" w:author="user" w:date="2019-10-22T14:51:00Z">
        <w:r>
          <w:rPr/>
          <w:delText>月</w:delText>
        </w:r>
      </w:del>
      <w:del w:id="933" w:author="user" w:date="2019-10-22T14:51:00Z">
        <w:r>
          <w:rPr/>
          <w:delText>27</w:delText>
        </w:r>
      </w:del>
      <w:del w:id="934" w:author="user" w:date="2019-10-22T14:51:00Z">
        <w:r>
          <w:rPr/>
          <w:delText>日江苏省</w:delText>
        </w:r>
      </w:del>
    </w:p>
    <w:p>
      <w:pPr>
        <w:pStyle w:val="Normal"/>
        <w:widowControl w:val="false"/>
        <w:overflowPunct w:val="false"/>
        <w:bidi w:val="0"/>
        <w:snapToGrid w:val="false"/>
        <w:spacing w:lineRule="exact" w:line="590"/>
        <w:ind w:firstLineChars="0" w:firstLine="0" w:startChars="0" w:start="0" w:endChars="200"/>
        <w:jc w:val="both"/>
        <w:rPr>
          <w:del w:id="937" w:author="user" w:date="2019-10-22T14:51:00Z"/>
          <w:rFonts w:ascii="Times New Roman" w:hAnsi="Times New Roman" w:eastAsia="楷体_GB2312" w:cs="Times New Roman"/>
          <w:sz w:val="32"/>
        </w:rPr>
      </w:pPr>
      <w:del w:id="936" w:author="user" w:date="2019-10-22T14:51:00Z">
        <w:r>
          <w:rPr/>
          <w:delText>第十三届人民代表大会常务委员会第十一次会议批准）</w:delText>
        </w:r>
      </w:del>
    </w:p>
    <w:p>
      <w:pPr>
        <w:pStyle w:val="Normal"/>
        <w:widowControl w:val="false"/>
        <w:overflowPunct w:val="false"/>
        <w:bidi w:val="0"/>
        <w:snapToGrid w:val="false"/>
        <w:spacing w:lineRule="exact" w:line="590"/>
        <w:ind w:firstLineChars="0" w:firstLine="0" w:startChars="0" w:start="0" w:endChars="200"/>
        <w:jc w:val="both"/>
        <w:rPr>
          <w:del w:id="939" w:author="user" w:date="2019-10-22T14:51:00Z"/>
          <w:rFonts w:ascii="Times New Roman" w:hAnsi="Times New Roman" w:eastAsia="方正楷体_GBK;微软雅黑" w:cs="Times New Roman"/>
          <w:color w:val="000000"/>
          <w:kern w:val="0"/>
          <w:sz w:val="32"/>
          <w:szCs w:val="32"/>
        </w:rPr>
      </w:pPr>
      <w:del w:id="938" w:author="user" w:date="2019-10-22T14:51:00Z">
        <w:r>
          <w:rPr>
            <w:rFonts w:eastAsia="方正楷体_GBK;微软雅黑" w:cs="Times New Roman" w:ascii="Times New Roman" w:hAnsi="Times New Roman"/>
            <w:color w:val="000000"/>
            <w:kern w:val="0"/>
            <w:sz w:val="32"/>
            <w:szCs w:val="32"/>
          </w:rPr>
        </w:r>
      </w:del>
    </w:p>
    <w:p>
      <w:pPr>
        <w:pStyle w:val="Normal"/>
        <w:widowControl w:val="false"/>
        <w:overflowPunct w:val="false"/>
        <w:bidi w:val="0"/>
        <w:snapToGrid w:val="false"/>
        <w:spacing w:lineRule="exact" w:line="590"/>
        <w:ind w:firstLineChars="0" w:firstLine="0" w:startChars="0" w:start="0" w:endChars="200"/>
        <w:jc w:val="both"/>
        <w:rPr>
          <w:del w:id="941" w:author="user" w:date="2019-10-22T14:51:00Z"/>
          <w:rFonts w:ascii="Times New Roman" w:hAnsi="Times New Roman" w:cs="Times New Roman"/>
          <w:color w:val="000000"/>
          <w:szCs w:val="32"/>
        </w:rPr>
      </w:pPr>
      <w:del w:id="940" w:author="user" w:date="2019-10-22T14:51:00Z">
        <w:r>
          <w:rPr>
            <w:rFonts w:ascii="Times New Roman" w:hAnsi="Times New Roman" w:cs="Times New Roman"/>
            <w:color w:val="000000"/>
            <w:szCs w:val="32"/>
          </w:rPr>
          <w:delText>无锡市第十六届人民代表大会常务委员会第二十一次会议决定：</w:delText>
        </w:r>
      </w:del>
    </w:p>
    <w:p>
      <w:pPr>
        <w:pStyle w:val="Normal"/>
        <w:widowControl w:val="false"/>
        <w:overflowPunct w:val="false"/>
        <w:bidi w:val="0"/>
        <w:snapToGrid w:val="false"/>
        <w:spacing w:lineRule="exact" w:line="590"/>
        <w:ind w:firstLineChars="0" w:firstLine="0" w:startChars="0" w:start="0" w:endChars="200"/>
        <w:jc w:val="both"/>
        <w:rPr>
          <w:del w:id="943" w:author="user" w:date="2019-10-22T14:51:00Z"/>
          <w:rFonts w:ascii="Times New Roman" w:hAnsi="Times New Roman" w:eastAsia="黑体" w:cs="Times New Roman"/>
          <w:color w:val="000000"/>
        </w:rPr>
      </w:pPr>
      <w:del w:id="942" w:author="user" w:date="2019-10-22T14:51:00Z">
        <w:r>
          <w:rPr>
            <w:rFonts w:ascii="Times New Roman" w:hAnsi="Times New Roman" w:cs="Times New Roman" w:eastAsia="黑体"/>
            <w:color w:val="000000"/>
          </w:rPr>
          <w:delText>一、对《无锡市禁止燃放烟花爆竹条例》作出修改</w:delText>
        </w:r>
      </w:del>
    </w:p>
    <w:p>
      <w:pPr>
        <w:pStyle w:val="Normal"/>
        <w:widowControl w:val="false"/>
        <w:overflowPunct w:val="false"/>
        <w:bidi w:val="0"/>
        <w:snapToGrid w:val="false"/>
        <w:spacing w:lineRule="exact" w:line="590"/>
        <w:ind w:firstLineChars="0" w:firstLine="0" w:startChars="0" w:start="0" w:endChars="200"/>
        <w:jc w:val="both"/>
        <w:rPr>
          <w:del w:id="945" w:author="user" w:date="2019-10-22T14:51:00Z"/>
          <w:rFonts w:ascii="Times New Roman" w:hAnsi="Times New Roman" w:cs="Times New Roman"/>
          <w:color w:val="000000"/>
        </w:rPr>
      </w:pPr>
      <w:del w:id="944" w:author="user" w:date="2019-10-22T14:51:00Z">
        <w:r>
          <w:rPr>
            <w:rFonts w:ascii="Times New Roman" w:hAnsi="Times New Roman" w:cs="Times New Roman"/>
            <w:color w:val="000000"/>
          </w:rPr>
          <w:delText>（一）将第一条修改为：“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947" w:author="user" w:date="2019-10-22T14:51:00Z"/>
          <w:rFonts w:ascii="Times New Roman" w:hAnsi="Times New Roman" w:cs="Times New Roman"/>
          <w:color w:val="000000"/>
        </w:rPr>
      </w:pPr>
      <w:del w:id="946" w:author="user" w:date="2019-10-22T14:51:00Z">
        <w:r>
          <w:rPr>
            <w:rFonts w:ascii="Times New Roman" w:hAnsi="Times New Roman" w:cs="Times New Roman"/>
            <w:color w:val="000000"/>
          </w:rPr>
          <w:delText>（二）将第三条修改为：“市、县级市人民政府应当根据实际情况确定禁止燃放烟花爆竹的区域，并向社会公布。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950" w:author="user" w:date="2019-10-22T14:51:00Z"/>
          <w:rFonts w:ascii="Times New Roman" w:hAnsi="Times New Roman" w:cs="Times New Roman"/>
          <w:color w:val="000000"/>
        </w:rPr>
      </w:pPr>
      <w:del w:id="948" w:author="user" w:date="2019-10-22T14:51:00Z">
        <w:r>
          <w:rPr>
            <w:rFonts w:cs="Times New Roman" w:ascii="Times New Roman" w:hAnsi="Times New Roman"/>
            <w:color w:val="000000"/>
          </w:rPr>
          <w:delText>“</w:delText>
        </w:r>
      </w:del>
      <w:del w:id="949" w:author="user" w:date="2019-10-22T14:51: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953" w:author="user" w:date="2019-10-22T14:51:00Z"/>
          <w:rFonts w:ascii="Times New Roman" w:hAnsi="Times New Roman" w:cs="Times New Roman"/>
          <w:color w:val="000000"/>
        </w:rPr>
      </w:pPr>
      <w:del w:id="951" w:author="user" w:date="2019-10-22T14:51:00Z">
        <w:r>
          <w:rPr>
            <w:rFonts w:cs="Times New Roman" w:ascii="Times New Roman" w:hAnsi="Times New Roman"/>
            <w:color w:val="000000"/>
          </w:rPr>
          <w:delText>“</w:delText>
        </w:r>
      </w:del>
      <w:del w:id="952" w:author="user" w:date="2019-10-22T14:51: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956" w:author="user" w:date="2019-10-22T14:51:00Z"/>
          <w:rFonts w:ascii="Times New Roman" w:hAnsi="Times New Roman" w:cs="Times New Roman"/>
          <w:color w:val="000000"/>
        </w:rPr>
      </w:pPr>
      <w:del w:id="954" w:author="user" w:date="2019-10-22T14:51:00Z">
        <w:r>
          <w:rPr>
            <w:rFonts w:cs="Times New Roman" w:ascii="Times New Roman" w:hAnsi="Times New Roman"/>
            <w:color w:val="000000"/>
          </w:rPr>
          <w:delText>“</w:delText>
        </w:r>
      </w:del>
      <w:del w:id="955" w:author="user" w:date="2019-10-22T14:51: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959" w:author="user" w:date="2019-10-22T14:51:00Z"/>
          <w:rFonts w:ascii="Times New Roman" w:hAnsi="Times New Roman" w:cs="Times New Roman"/>
          <w:color w:val="000000"/>
        </w:rPr>
      </w:pPr>
      <w:del w:id="957" w:author="user" w:date="2019-10-22T14:51:00Z">
        <w:r>
          <w:rPr>
            <w:rFonts w:cs="Times New Roman" w:ascii="Times New Roman" w:hAnsi="Times New Roman"/>
            <w:color w:val="000000"/>
          </w:rPr>
          <w:delText>“</w:delText>
        </w:r>
      </w:del>
      <w:del w:id="958" w:author="user" w:date="2019-10-22T14:51: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962" w:author="user" w:date="2019-10-22T14:51:00Z"/>
          <w:rFonts w:ascii="Times New Roman" w:hAnsi="Times New Roman" w:cs="Times New Roman"/>
          <w:color w:val="000000"/>
        </w:rPr>
      </w:pPr>
      <w:del w:id="960" w:author="user" w:date="2019-10-22T14:51:00Z">
        <w:r>
          <w:rPr>
            <w:rFonts w:cs="Times New Roman" w:ascii="Times New Roman" w:hAnsi="Times New Roman"/>
            <w:color w:val="000000"/>
          </w:rPr>
          <w:delText>“</w:delText>
        </w:r>
      </w:del>
      <w:del w:id="961" w:author="user" w:date="2019-10-22T14:51: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965" w:author="user" w:date="2019-10-22T14:51:00Z"/>
          <w:rFonts w:ascii="Times New Roman" w:hAnsi="Times New Roman" w:cs="Times New Roman"/>
          <w:color w:val="000000"/>
        </w:rPr>
      </w:pPr>
      <w:del w:id="963" w:author="user" w:date="2019-10-22T14:51:00Z">
        <w:r>
          <w:rPr>
            <w:rFonts w:cs="Times New Roman" w:ascii="Times New Roman" w:hAnsi="Times New Roman"/>
            <w:color w:val="000000"/>
          </w:rPr>
          <w:delText>“</w:delText>
        </w:r>
      </w:del>
      <w:del w:id="964" w:author="user" w:date="2019-10-22T14:51: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968" w:author="user" w:date="2019-10-22T14:51:00Z"/>
          <w:rFonts w:ascii="Times New Roman" w:hAnsi="Times New Roman" w:cs="Times New Roman"/>
          <w:color w:val="000000"/>
        </w:rPr>
      </w:pPr>
      <w:del w:id="966" w:author="user" w:date="2019-10-22T14:51:00Z">
        <w:r>
          <w:rPr>
            <w:rFonts w:cs="Times New Roman" w:ascii="Times New Roman" w:hAnsi="Times New Roman"/>
            <w:color w:val="000000"/>
          </w:rPr>
          <w:delText>“</w:delText>
        </w:r>
      </w:del>
      <w:del w:id="967" w:author="user" w:date="2019-10-22T14:51:00Z">
        <w:r>
          <w:rPr>
            <w:rFonts w:ascii="Times New Roman" w:hAnsi="Times New Roman" w:cs="Times New Roman"/>
            <w:color w:val="000000"/>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971" w:author="user" w:date="2019-10-22T14:51:00Z"/>
          <w:rFonts w:ascii="Times New Roman" w:hAnsi="Times New Roman" w:cs="Times New Roman"/>
          <w:color w:val="000000"/>
        </w:rPr>
      </w:pPr>
      <w:del w:id="969" w:author="user" w:date="2019-10-22T14:51:00Z">
        <w:r>
          <w:rPr>
            <w:rFonts w:cs="Times New Roman" w:ascii="Times New Roman" w:hAnsi="Times New Roman"/>
            <w:color w:val="000000"/>
          </w:rPr>
          <w:delText>“</w:delText>
        </w:r>
      </w:del>
      <w:del w:id="970" w:author="user" w:date="2019-10-22T14:51: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974" w:author="user" w:date="2019-10-22T14:51:00Z"/>
          <w:rFonts w:ascii="Times New Roman" w:hAnsi="Times New Roman" w:cs="Times New Roman"/>
          <w:color w:val="000000"/>
        </w:rPr>
      </w:pPr>
      <w:del w:id="972" w:author="user" w:date="2019-10-22T14:51:00Z">
        <w:r>
          <w:rPr>
            <w:rFonts w:cs="Times New Roman" w:ascii="Times New Roman" w:hAnsi="Times New Roman"/>
            <w:color w:val="000000"/>
          </w:rPr>
          <w:delText>“</w:delText>
        </w:r>
      </w:del>
      <w:del w:id="973" w:author="user" w:date="2019-10-22T14:51: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977" w:author="user" w:date="2019-10-22T14:51:00Z"/>
          <w:rFonts w:ascii="Times New Roman" w:hAnsi="Times New Roman" w:cs="Times New Roman"/>
          <w:color w:val="000000"/>
        </w:rPr>
      </w:pPr>
      <w:del w:id="975" w:author="user" w:date="2019-10-22T14:51:00Z">
        <w:r>
          <w:rPr>
            <w:rFonts w:cs="Times New Roman" w:ascii="Times New Roman" w:hAnsi="Times New Roman"/>
            <w:color w:val="000000"/>
          </w:rPr>
          <w:delText>“</w:delText>
        </w:r>
      </w:del>
      <w:del w:id="976" w:author="user" w:date="2019-10-22T14:51:00Z">
        <w:r>
          <w:rPr>
            <w:rFonts w:ascii="Times New Roman" w:hAnsi="Times New Roman" w:cs="Times New Roman"/>
            <w:color w:val="000000"/>
          </w:rPr>
          <w:delText xml:space="preserve">中考、高考期间，重污染天气预警期间，市、县级市人民政府发布的重大活动保障期间，禁止燃放烟花爆竹。”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979" w:author="user" w:date="2019-10-22T14:51:00Z"/>
          <w:rFonts w:ascii="Times New Roman" w:hAnsi="Times New Roman" w:cs="Times New Roman"/>
          <w:color w:val="000000"/>
        </w:rPr>
      </w:pPr>
      <w:del w:id="978" w:author="user" w:date="2019-10-22T14:51:00Z">
        <w:r>
          <w:rPr>
            <w:rFonts w:ascii="Times New Roman" w:hAnsi="Times New Roman" w:cs="Times New Roman"/>
            <w:color w:val="000000"/>
          </w:rPr>
          <w:delText>（三）将第四条修改为：“市、县级市、区人民政府应当加强对禁止燃放烟花爆竹工作的组织领导，建立议事协调机制，统筹协调禁止燃放烟花爆竹工作中的重大事项。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982" w:author="user" w:date="2019-10-22T14:51:00Z"/>
          <w:rFonts w:ascii="Times New Roman" w:hAnsi="Times New Roman" w:cs="Times New Roman"/>
          <w:color w:val="000000"/>
        </w:rPr>
      </w:pPr>
      <w:del w:id="980" w:author="user" w:date="2019-10-22T14:51:00Z">
        <w:r>
          <w:rPr>
            <w:rFonts w:cs="Times New Roman" w:ascii="Times New Roman" w:hAnsi="Times New Roman"/>
            <w:color w:val="000000"/>
          </w:rPr>
          <w:delText>“</w:delText>
        </w:r>
      </w:del>
      <w:del w:id="981" w:author="user" w:date="2019-10-22T14:51: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985" w:author="user" w:date="2019-10-22T14:51:00Z"/>
          <w:rFonts w:ascii="Times New Roman" w:hAnsi="Times New Roman" w:cs="Times New Roman"/>
          <w:color w:val="000000"/>
        </w:rPr>
      </w:pPr>
      <w:del w:id="983" w:author="user" w:date="2019-10-22T14:51:00Z">
        <w:r>
          <w:rPr>
            <w:rFonts w:cs="Times New Roman" w:ascii="Times New Roman" w:hAnsi="Times New Roman"/>
            <w:color w:val="000000"/>
          </w:rPr>
          <w:delText>“</w:delText>
        </w:r>
      </w:del>
      <w:del w:id="984" w:author="user" w:date="2019-10-22T14:51: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988" w:author="user" w:date="2019-10-22T14:51:00Z"/>
          <w:rFonts w:ascii="Times New Roman" w:hAnsi="Times New Roman" w:cs="Times New Roman"/>
          <w:color w:val="000000"/>
        </w:rPr>
      </w:pPr>
      <w:del w:id="986" w:author="user" w:date="2019-10-22T14:51:00Z">
        <w:r>
          <w:rPr>
            <w:rFonts w:cs="Times New Roman" w:ascii="Times New Roman" w:hAnsi="Times New Roman"/>
            <w:color w:val="000000"/>
          </w:rPr>
          <w:delText>“</w:delText>
        </w:r>
      </w:del>
      <w:del w:id="987" w:author="user" w:date="2019-10-22T14:51: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991" w:author="user" w:date="2019-10-22T14:51:00Z"/>
          <w:rFonts w:ascii="Times New Roman" w:hAnsi="Times New Roman" w:cs="Times New Roman"/>
          <w:color w:val="000000"/>
        </w:rPr>
      </w:pPr>
      <w:del w:id="989" w:author="user" w:date="2019-10-22T14:51:00Z">
        <w:r>
          <w:rPr>
            <w:rFonts w:cs="Times New Roman" w:ascii="Times New Roman" w:hAnsi="Times New Roman"/>
            <w:color w:val="000000"/>
          </w:rPr>
          <w:delText>“</w:delText>
        </w:r>
      </w:del>
      <w:del w:id="990" w:author="user" w:date="2019-10-22T14:51: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994" w:author="user" w:date="2019-10-22T14:51:00Z"/>
          <w:rFonts w:ascii="Times New Roman" w:hAnsi="Times New Roman" w:cs="Times New Roman"/>
          <w:color w:val="000000"/>
        </w:rPr>
      </w:pPr>
      <w:del w:id="992" w:author="user" w:date="2019-10-22T14:51:00Z">
        <w:r>
          <w:rPr>
            <w:rFonts w:cs="Times New Roman" w:ascii="Times New Roman" w:hAnsi="Times New Roman"/>
            <w:color w:val="000000"/>
          </w:rPr>
          <w:delText>“</w:delText>
        </w:r>
      </w:del>
      <w:del w:id="993" w:author="user" w:date="2019-10-22T14:51: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996" w:author="user" w:date="2019-10-22T14:51:00Z"/>
          <w:rFonts w:ascii="Times New Roman" w:hAnsi="Times New Roman" w:cs="Times New Roman"/>
          <w:color w:val="000000"/>
        </w:rPr>
      </w:pPr>
      <w:del w:id="995" w:author="user" w:date="2019-10-22T14:51:00Z">
        <w:r>
          <w:rPr>
            <w:rFonts w:ascii="Times New Roman" w:hAnsi="Times New Roman" w:cs="Times New Roman"/>
            <w:color w:val="000000"/>
          </w:rPr>
          <w:delText>（四）删去第五条第一款中的“在公民中”。</w:delText>
        </w:r>
      </w:del>
    </w:p>
    <w:p>
      <w:pPr>
        <w:pStyle w:val="Normal"/>
        <w:widowControl w:val="false"/>
        <w:overflowPunct w:val="false"/>
        <w:bidi w:val="0"/>
        <w:snapToGrid w:val="false"/>
        <w:spacing w:lineRule="exact" w:line="590"/>
        <w:ind w:firstLineChars="0" w:firstLine="0" w:startChars="0" w:start="0" w:endChars="200"/>
        <w:jc w:val="both"/>
        <w:rPr>
          <w:del w:id="998" w:author="user" w:date="2019-10-22T14:51:00Z"/>
          <w:rFonts w:ascii="Times New Roman" w:hAnsi="Times New Roman" w:cs="Times New Roman"/>
          <w:color w:val="000000"/>
        </w:rPr>
      </w:pPr>
      <w:del w:id="997" w:author="user" w:date="2019-10-22T14:51:00Z">
        <w:r>
          <w:rPr>
            <w:rFonts w:ascii="Times New Roman" w:hAnsi="Times New Roman" w:cs="Times New Roman"/>
            <w:color w:val="000000"/>
          </w:rPr>
          <w:delText>（五）将第六条修改为：“在禁止燃放烟花爆竹的区域和地点，任何单位和个人不得生产、储存、经营烟花爆竹。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1001" w:author="user" w:date="2019-10-22T14:51:00Z"/>
          <w:rFonts w:ascii="Times New Roman" w:hAnsi="Times New Roman" w:cs="Times New Roman"/>
          <w:color w:val="000000"/>
        </w:rPr>
      </w:pPr>
      <w:del w:id="999" w:author="user" w:date="2019-10-22T14:51:00Z">
        <w:r>
          <w:rPr>
            <w:rFonts w:cs="Times New Roman" w:ascii="Times New Roman" w:hAnsi="Times New Roman"/>
            <w:color w:val="000000"/>
          </w:rPr>
          <w:delText>“</w:delText>
        </w:r>
      </w:del>
      <w:del w:id="1000" w:author="user" w:date="2019-10-22T14:51:00Z">
        <w:r>
          <w:rPr>
            <w:rFonts w:ascii="Times New Roman" w:hAnsi="Times New Roman" w:cs="Times New Roman"/>
            <w:color w:val="000000"/>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1007" w:author="user" w:date="2019-10-22T14:51:00Z"/>
          <w:rFonts w:ascii="Times New Roman" w:hAnsi="Times New Roman" w:cs="Times New Roman"/>
          <w:color w:val="000000"/>
        </w:rPr>
      </w:pPr>
      <w:del w:id="1002" w:author="user" w:date="2019-10-22T14:51:00Z">
        <w:r>
          <w:rPr>
            <w:rFonts w:ascii="Times New Roman" w:hAnsi="Times New Roman" w:cs="Times New Roman"/>
            <w:color w:val="000000"/>
          </w:rPr>
          <w:delText>（六）</w:delText>
        </w:r>
      </w:del>
      <w:del w:id="1003" w:author="user" w:date="2019-10-22T14:51:00Z">
        <w:r>
          <w:rPr>
            <w:rFonts w:ascii="Times New Roman" w:hAnsi="Times New Roman" w:cs="Times New Roman"/>
            <w:color w:val="000000"/>
            <w:spacing w:val="-8"/>
            <w:szCs w:val="32"/>
          </w:rPr>
          <w:delText>将</w:delText>
        </w:r>
      </w:del>
      <w:del w:id="1004" w:author="user" w:date="2019-10-22T14:51:00Z">
        <w:r>
          <w:rPr>
            <w:rFonts w:ascii="Times New Roman" w:hAnsi="Times New Roman" w:cs="Times New Roman"/>
            <w:color w:val="000000"/>
            <w:spacing w:val="-8"/>
            <w:szCs w:val="32"/>
          </w:rPr>
          <w:delText>第八条</w:delText>
        </w:r>
      </w:del>
      <w:del w:id="1005" w:author="user" w:date="2019-10-22T14:51:00Z">
        <w:r>
          <w:rPr>
            <w:rFonts w:ascii="Times New Roman" w:hAnsi="Times New Roman" w:cs="Times New Roman"/>
            <w:color w:val="000000"/>
            <w:spacing w:val="-8"/>
            <w:szCs w:val="32"/>
          </w:rPr>
          <w:delText>修改为</w:delText>
        </w:r>
      </w:del>
      <w:del w:id="1006" w:author="user" w:date="2019-10-22T14:51:00Z">
        <w:r>
          <w:rPr>
            <w:rFonts w:ascii="Times New Roman" w:hAnsi="Times New Roman" w:cs="Times New Roman"/>
            <w:color w:val="000000"/>
            <w:spacing w:val="-8"/>
            <w:szCs w:val="32"/>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1010" w:author="user" w:date="2019-10-22T14:51:00Z"/>
          <w:rFonts w:ascii="Times New Roman" w:hAnsi="Times New Roman" w:cs="Times New Roman"/>
          <w:color w:val="000000"/>
        </w:rPr>
      </w:pPr>
      <w:del w:id="1008" w:author="user" w:date="2019-10-22T14:51:00Z">
        <w:r>
          <w:rPr>
            <w:rFonts w:cs="Times New Roman" w:ascii="Times New Roman" w:hAnsi="Times New Roman"/>
            <w:color w:val="000000"/>
          </w:rPr>
          <w:delText>“</w:delText>
        </w:r>
      </w:del>
      <w:del w:id="1009" w:author="user" w:date="2019-10-22T14:51: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1013" w:author="user" w:date="2019-10-22T14:51:00Z"/>
          <w:rFonts w:ascii="Times New Roman" w:hAnsi="Times New Roman" w:cs="Times New Roman"/>
          <w:color w:val="000000"/>
        </w:rPr>
      </w:pPr>
      <w:del w:id="1011" w:author="user" w:date="2019-10-22T14:51:00Z">
        <w:r>
          <w:rPr>
            <w:rFonts w:cs="Times New Roman" w:ascii="Times New Roman" w:hAnsi="Times New Roman"/>
            <w:color w:val="000000"/>
          </w:rPr>
          <w:delText>“</w:delText>
        </w:r>
      </w:del>
      <w:del w:id="1012" w:author="user" w:date="2019-10-22T14:51: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1016" w:author="user" w:date="2019-10-22T14:51:00Z"/>
          <w:rFonts w:ascii="Times New Roman" w:hAnsi="Times New Roman" w:cs="Times New Roman"/>
          <w:color w:val="000000"/>
        </w:rPr>
      </w:pPr>
      <w:del w:id="1014" w:author="user" w:date="2019-10-22T14:51:00Z">
        <w:r>
          <w:rPr>
            <w:rFonts w:cs="Times New Roman" w:ascii="Times New Roman" w:hAnsi="Times New Roman"/>
            <w:color w:val="000000"/>
          </w:rPr>
          <w:delText>“</w:delText>
        </w:r>
      </w:del>
      <w:del w:id="1015" w:author="user" w:date="2019-10-22T14:51: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1019" w:author="user" w:date="2019-10-22T14:51:00Z"/>
          <w:rFonts w:ascii="Times New Roman" w:hAnsi="Times New Roman" w:cs="Times New Roman"/>
          <w:color w:val="000000"/>
        </w:rPr>
      </w:pPr>
      <w:del w:id="1017" w:author="user" w:date="2019-10-22T14:51:00Z">
        <w:r>
          <w:rPr>
            <w:rFonts w:cs="Times New Roman" w:ascii="Times New Roman" w:hAnsi="Times New Roman"/>
            <w:color w:val="000000"/>
          </w:rPr>
          <w:delText>“</w:delText>
        </w:r>
      </w:del>
      <w:del w:id="1018" w:author="user" w:date="2019-10-22T14:51: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1022" w:author="user" w:date="2019-10-22T14:51:00Z"/>
          <w:rFonts w:ascii="Times New Roman" w:hAnsi="Times New Roman" w:cs="Times New Roman"/>
          <w:color w:val="000000"/>
        </w:rPr>
      </w:pPr>
      <w:del w:id="1020" w:author="user" w:date="2019-10-22T14:51:00Z">
        <w:r>
          <w:rPr>
            <w:rFonts w:cs="Times New Roman" w:ascii="Times New Roman" w:hAnsi="Times New Roman"/>
            <w:color w:val="000000"/>
          </w:rPr>
          <w:delText>“</w:delText>
        </w:r>
      </w:del>
      <w:del w:id="1021" w:author="user" w:date="2019-10-22T14:51:00Z">
        <w:r>
          <w:rPr>
            <w:rFonts w:ascii="Times New Roman" w:hAnsi="Times New Roman" w:cs="Times New Roman"/>
            <w:color w:val="000000"/>
          </w:rPr>
          <w:delText>（五）不得采用其他危害公共安全和人身、财产安全的方式燃放烟花爆竹。”</w:delText>
        </w:r>
      </w:del>
    </w:p>
    <w:p>
      <w:pPr>
        <w:pStyle w:val="Normal"/>
        <w:widowControl w:val="false"/>
        <w:shd w:fill="FFFFFF" w:val="clear"/>
        <w:overflowPunct w:val="false"/>
        <w:bidi w:val="0"/>
        <w:snapToGrid w:val="false"/>
        <w:spacing w:lineRule="exact" w:line="590"/>
        <w:ind w:firstLineChars="0" w:firstLine="0" w:startChars="0" w:start="0" w:endChars="200"/>
        <w:jc w:val="both"/>
        <w:rPr>
          <w:del w:id="1028" w:author="user" w:date="2019-10-22T14:51:00Z"/>
          <w:rFonts w:ascii="Times New Roman" w:hAnsi="Times New Roman" w:cs="Times New Roman"/>
          <w:color w:val="000000"/>
        </w:rPr>
      </w:pPr>
      <w:del w:id="1023" w:author="user" w:date="2019-10-22T14:51:00Z">
        <w:r>
          <w:rPr>
            <w:rFonts w:ascii="Times New Roman" w:hAnsi="Times New Roman" w:cs="Times New Roman"/>
            <w:color w:val="000000"/>
          </w:rPr>
          <w:delText>（七）</w:delText>
        </w:r>
      </w:del>
      <w:del w:id="1024" w:author="user" w:date="2019-10-22T14:51:00Z">
        <w:r>
          <w:rPr>
            <w:rFonts w:ascii="Times New Roman" w:hAnsi="Times New Roman" w:cs="Times New Roman"/>
            <w:color w:val="000000"/>
          </w:rPr>
          <w:delText>将</w:delText>
        </w:r>
      </w:del>
      <w:del w:id="1025" w:author="user" w:date="2019-10-22T14:51:00Z">
        <w:r>
          <w:rPr>
            <w:rFonts w:ascii="Times New Roman" w:hAnsi="Times New Roman" w:cs="Times New Roman"/>
            <w:color w:val="000000"/>
          </w:rPr>
          <w:delText>第九条</w:delText>
        </w:r>
      </w:del>
      <w:del w:id="1026" w:author="user" w:date="2019-10-22T14:51:00Z">
        <w:r>
          <w:rPr>
            <w:rFonts w:ascii="Times New Roman" w:hAnsi="Times New Roman" w:cs="Times New Roman"/>
            <w:color w:val="000000"/>
          </w:rPr>
          <w:delText>修改为</w:delText>
        </w:r>
      </w:del>
      <w:del w:id="1027" w:author="user" w:date="2019-10-22T14:51: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1036" w:author="user" w:date="2019-10-22T14:51:00Z"/>
          <w:rFonts w:ascii="Times New Roman" w:hAnsi="Times New Roman" w:cs="Times New Roman"/>
          <w:color w:val="000000"/>
        </w:rPr>
      </w:pPr>
      <w:del w:id="1029" w:author="user" w:date="2019-10-22T14:51:00Z">
        <w:r>
          <w:rPr>
            <w:rFonts w:ascii="Times New Roman" w:hAnsi="Times New Roman" w:cs="Times New Roman"/>
            <w:color w:val="000000"/>
          </w:rPr>
          <w:delText>（</w:delText>
        </w:r>
      </w:del>
      <w:del w:id="1030" w:author="user" w:date="2019-10-22T14:51:00Z">
        <w:r>
          <w:rPr>
            <w:rFonts w:ascii="Times New Roman" w:hAnsi="Times New Roman" w:cs="Times New Roman"/>
            <w:color w:val="000000"/>
          </w:rPr>
          <w:delText>八</w:delText>
        </w:r>
      </w:del>
      <w:del w:id="1031" w:author="user" w:date="2019-10-22T14:51:00Z">
        <w:r>
          <w:rPr>
            <w:rFonts w:ascii="Times New Roman" w:hAnsi="Times New Roman" w:cs="Times New Roman"/>
            <w:color w:val="000000"/>
          </w:rPr>
          <w:delText>）</w:delText>
        </w:r>
      </w:del>
      <w:del w:id="1032" w:author="user" w:date="2019-10-22T14:51:00Z">
        <w:r>
          <w:rPr>
            <w:rFonts w:ascii="Times New Roman" w:hAnsi="Times New Roman" w:cs="Times New Roman"/>
            <w:color w:val="000000"/>
          </w:rPr>
          <w:delText>将</w:delText>
        </w:r>
      </w:del>
      <w:del w:id="1033" w:author="user" w:date="2019-10-22T14:51:00Z">
        <w:r>
          <w:rPr>
            <w:rFonts w:ascii="Times New Roman" w:hAnsi="Times New Roman" w:cs="Times New Roman"/>
            <w:color w:val="000000"/>
          </w:rPr>
          <w:delText>第十条</w:delText>
        </w:r>
      </w:del>
      <w:del w:id="1034" w:author="user" w:date="2019-10-22T14:51:00Z">
        <w:r>
          <w:rPr>
            <w:rFonts w:ascii="Times New Roman" w:hAnsi="Times New Roman" w:cs="Times New Roman"/>
            <w:color w:val="000000"/>
          </w:rPr>
          <w:delText>修改为</w:delText>
        </w:r>
      </w:del>
      <w:del w:id="1035" w:author="user" w:date="2019-10-22T14:51: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1044" w:author="user" w:date="2019-10-22T14:51:00Z"/>
          <w:rFonts w:ascii="Times New Roman" w:hAnsi="Times New Roman" w:cs="Times New Roman"/>
          <w:color w:val="000000"/>
        </w:rPr>
      </w:pPr>
      <w:del w:id="1037" w:author="user" w:date="2019-10-22T14:51:00Z">
        <w:r>
          <w:rPr>
            <w:rFonts w:ascii="Times New Roman" w:hAnsi="Times New Roman" w:cs="Times New Roman"/>
            <w:color w:val="000000"/>
          </w:rPr>
          <w:delText>（</w:delText>
        </w:r>
      </w:del>
      <w:del w:id="1038" w:author="user" w:date="2019-10-22T14:51:00Z">
        <w:r>
          <w:rPr>
            <w:rFonts w:ascii="Times New Roman" w:hAnsi="Times New Roman" w:cs="Times New Roman"/>
            <w:color w:val="000000"/>
          </w:rPr>
          <w:delText>九</w:delText>
        </w:r>
      </w:del>
      <w:del w:id="1039" w:author="user" w:date="2019-10-22T14:51:00Z">
        <w:r>
          <w:rPr>
            <w:rFonts w:ascii="Times New Roman" w:hAnsi="Times New Roman" w:cs="Times New Roman"/>
            <w:color w:val="000000"/>
          </w:rPr>
          <w:delText>）</w:delText>
        </w:r>
      </w:del>
      <w:del w:id="1040" w:author="user" w:date="2019-10-22T14:51:00Z">
        <w:r>
          <w:rPr>
            <w:rFonts w:ascii="Times New Roman" w:hAnsi="Times New Roman" w:cs="Times New Roman"/>
            <w:color w:val="000000"/>
          </w:rPr>
          <w:delText>将</w:delText>
        </w:r>
      </w:del>
      <w:del w:id="1041" w:author="user" w:date="2019-10-22T14:51:00Z">
        <w:r>
          <w:rPr>
            <w:rFonts w:ascii="Times New Roman" w:hAnsi="Times New Roman" w:cs="Times New Roman"/>
            <w:color w:val="000000"/>
          </w:rPr>
          <w:delText>第十一条</w:delText>
        </w:r>
      </w:del>
      <w:del w:id="1042" w:author="user" w:date="2019-10-22T14:51:00Z">
        <w:r>
          <w:rPr>
            <w:rFonts w:ascii="Times New Roman" w:hAnsi="Times New Roman" w:cs="Times New Roman"/>
            <w:color w:val="000000"/>
          </w:rPr>
          <w:delText>修改为</w:delText>
        </w:r>
      </w:del>
      <w:del w:id="1043" w:author="user" w:date="2019-10-22T14:51: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1050" w:author="user" w:date="2019-10-22T14:51:00Z"/>
          <w:rFonts w:ascii="Times New Roman" w:hAnsi="Times New Roman" w:cs="Times New Roman"/>
          <w:color w:val="000000"/>
        </w:rPr>
      </w:pPr>
      <w:del w:id="1045" w:author="user" w:date="2019-10-22T14:51:00Z">
        <w:r>
          <w:rPr>
            <w:rFonts w:ascii="Times New Roman" w:hAnsi="Times New Roman" w:cs="Times New Roman"/>
            <w:color w:val="000000"/>
          </w:rPr>
          <w:delText>（十）</w:delText>
        </w:r>
      </w:del>
      <w:del w:id="1046" w:author="user" w:date="2019-10-22T14:51:00Z">
        <w:r>
          <w:rPr>
            <w:rFonts w:ascii="Times New Roman" w:hAnsi="Times New Roman" w:cs="Times New Roman"/>
            <w:color w:val="000000"/>
          </w:rPr>
          <w:delText>将</w:delText>
        </w:r>
      </w:del>
      <w:del w:id="1047" w:author="user" w:date="2019-10-22T14:51:00Z">
        <w:r>
          <w:rPr>
            <w:rFonts w:ascii="Times New Roman" w:hAnsi="Times New Roman" w:cs="Times New Roman"/>
            <w:color w:val="000000"/>
          </w:rPr>
          <w:delText>第十二条</w:delText>
        </w:r>
      </w:del>
      <w:del w:id="1048" w:author="user" w:date="2019-10-22T14:51:00Z">
        <w:r>
          <w:rPr>
            <w:rFonts w:ascii="Times New Roman" w:hAnsi="Times New Roman" w:cs="Times New Roman"/>
            <w:color w:val="000000"/>
          </w:rPr>
          <w:delText>修改为</w:delText>
        </w:r>
      </w:del>
      <w:del w:id="1049" w:author="user" w:date="2019-10-22T14:51: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1058" w:author="user" w:date="2019-10-22T14:51:00Z"/>
          <w:rFonts w:ascii="Times New Roman" w:hAnsi="Times New Roman" w:cs="Times New Roman"/>
          <w:color w:val="000000"/>
        </w:rPr>
      </w:pPr>
      <w:del w:id="1051" w:author="user" w:date="2019-10-22T14:51:00Z">
        <w:r>
          <w:rPr>
            <w:rFonts w:ascii="Times New Roman" w:hAnsi="Times New Roman" w:cs="Times New Roman"/>
            <w:color w:val="000000"/>
          </w:rPr>
          <w:delText>（十</w:delText>
        </w:r>
      </w:del>
      <w:del w:id="1052" w:author="user" w:date="2019-10-22T14:51:00Z">
        <w:r>
          <w:rPr>
            <w:rFonts w:ascii="Times New Roman" w:hAnsi="Times New Roman" w:cs="Times New Roman"/>
            <w:color w:val="000000"/>
          </w:rPr>
          <w:delText>一</w:delText>
        </w:r>
      </w:del>
      <w:del w:id="1053" w:author="user" w:date="2019-10-22T14:51:00Z">
        <w:r>
          <w:rPr>
            <w:rFonts w:ascii="Times New Roman" w:hAnsi="Times New Roman" w:cs="Times New Roman"/>
            <w:color w:val="000000"/>
          </w:rPr>
          <w:delText>）</w:delText>
        </w:r>
      </w:del>
      <w:del w:id="1054" w:author="user" w:date="2019-10-22T14:51:00Z">
        <w:r>
          <w:rPr>
            <w:rFonts w:ascii="Times New Roman" w:hAnsi="Times New Roman" w:cs="Times New Roman"/>
            <w:color w:val="000000"/>
          </w:rPr>
          <w:delText>将</w:delText>
        </w:r>
      </w:del>
      <w:del w:id="1055" w:author="user" w:date="2019-10-22T14:51:00Z">
        <w:r>
          <w:rPr>
            <w:rFonts w:ascii="Times New Roman" w:hAnsi="Times New Roman" w:cs="Times New Roman"/>
            <w:color w:val="000000"/>
          </w:rPr>
          <w:delText>第十三条</w:delText>
        </w:r>
      </w:del>
      <w:del w:id="1056" w:author="user" w:date="2019-10-22T14:51:00Z">
        <w:r>
          <w:rPr>
            <w:rFonts w:ascii="Times New Roman" w:hAnsi="Times New Roman" w:cs="Times New Roman"/>
            <w:color w:val="000000"/>
          </w:rPr>
          <w:delText>修改为</w:delText>
        </w:r>
      </w:del>
      <w:del w:id="1057" w:author="user" w:date="2019-10-22T14:51: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1064" w:author="user" w:date="2019-10-22T14:51:00Z"/>
          <w:rFonts w:ascii="Times New Roman" w:hAnsi="Times New Roman" w:cs="Times New Roman"/>
          <w:color w:val="000000"/>
        </w:rPr>
      </w:pPr>
      <w:del w:id="1059" w:author="user" w:date="2019-10-22T14:51:00Z">
        <w:r>
          <w:rPr>
            <w:rFonts w:ascii="Times New Roman" w:hAnsi="Times New Roman" w:cs="Times New Roman"/>
            <w:color w:val="000000"/>
          </w:rPr>
          <w:delText>（十</w:delText>
        </w:r>
      </w:del>
      <w:del w:id="1060" w:author="user" w:date="2019-10-22T14:51:00Z">
        <w:r>
          <w:rPr>
            <w:rFonts w:ascii="Times New Roman" w:hAnsi="Times New Roman" w:cs="Times New Roman"/>
            <w:color w:val="000000"/>
          </w:rPr>
          <w:delText>二</w:delText>
        </w:r>
      </w:del>
      <w:del w:id="1061" w:author="user" w:date="2019-10-22T14:51:00Z">
        <w:r>
          <w:rPr>
            <w:rFonts w:ascii="Times New Roman" w:hAnsi="Times New Roman" w:cs="Times New Roman"/>
            <w:color w:val="000000"/>
          </w:rPr>
          <w:delText>）删去第十</w:delText>
        </w:r>
      </w:del>
      <w:del w:id="1062" w:author="user" w:date="2019-10-22T14:51:00Z">
        <w:r>
          <w:rPr>
            <w:rFonts w:ascii="Times New Roman" w:hAnsi="Times New Roman" w:cs="Times New Roman"/>
            <w:color w:val="000000"/>
          </w:rPr>
          <w:delText>四</w:delText>
        </w:r>
      </w:del>
      <w:del w:id="1063" w:author="user" w:date="2019-10-22T14:51:00Z">
        <w:r>
          <w:rPr>
            <w:rFonts w:ascii="Times New Roman" w:hAnsi="Times New Roman" w:cs="Times New Roman"/>
            <w:color w:val="000000"/>
          </w:rPr>
          <w:delText>条。</w:delText>
        </w:r>
      </w:del>
    </w:p>
    <w:p>
      <w:pPr>
        <w:pStyle w:val="Normal"/>
        <w:widowControl w:val="false"/>
        <w:overflowPunct w:val="false"/>
        <w:bidi w:val="0"/>
        <w:snapToGrid w:val="false"/>
        <w:spacing w:lineRule="exact" w:line="590"/>
        <w:ind w:firstLineChars="0" w:firstLine="0" w:startChars="0" w:start="0" w:endChars="200"/>
        <w:jc w:val="both"/>
        <w:rPr>
          <w:del w:id="1068" w:author="user" w:date="2019-10-22T14:51:00Z"/>
          <w:rFonts w:ascii="Times New Roman" w:hAnsi="Times New Roman" w:cs="Times New Roman"/>
          <w:color w:val="000000"/>
        </w:rPr>
      </w:pPr>
      <w:del w:id="1065" w:author="user" w:date="2019-10-22T14:51:00Z">
        <w:r>
          <w:rPr>
            <w:rFonts w:ascii="Times New Roman" w:hAnsi="Times New Roman" w:cs="Times New Roman"/>
            <w:color w:val="000000"/>
          </w:rPr>
          <w:delText>（十</w:delText>
        </w:r>
      </w:del>
      <w:del w:id="1066" w:author="user" w:date="2019-10-22T14:51:00Z">
        <w:r>
          <w:rPr>
            <w:rFonts w:ascii="Times New Roman" w:hAnsi="Times New Roman" w:cs="Times New Roman"/>
            <w:color w:val="000000"/>
          </w:rPr>
          <w:delText>三</w:delText>
        </w:r>
      </w:del>
      <w:del w:id="1067" w:author="user" w:date="2019-10-22T14:51:00Z">
        <w:r>
          <w:rPr>
            <w:rFonts w:ascii="Times New Roman" w:hAnsi="Times New Roman" w:cs="Times New Roman"/>
            <w:color w:val="000000"/>
          </w:rPr>
          <w:delText>）将第十五条改为第十四条，其中的“依法从重处罚”修改为“依法予以处罚”。</w:delText>
        </w:r>
      </w:del>
    </w:p>
    <w:p>
      <w:pPr>
        <w:pStyle w:val="Normal"/>
        <w:widowControl w:val="false"/>
        <w:overflowPunct w:val="false"/>
        <w:bidi w:val="0"/>
        <w:snapToGrid w:val="false"/>
        <w:spacing w:lineRule="exact" w:line="590"/>
        <w:ind w:firstLineChars="0" w:firstLine="0" w:startChars="0" w:start="0" w:endChars="200"/>
        <w:jc w:val="both"/>
        <w:rPr>
          <w:del w:id="1070" w:author="user" w:date="2019-10-22T14:51:00Z"/>
          <w:rFonts w:ascii="Times New Roman" w:hAnsi="Times New Roman" w:cs="Times New Roman"/>
          <w:color w:val="000000"/>
        </w:rPr>
      </w:pPr>
      <w:del w:id="1069" w:author="user" w:date="2019-10-22T14:51:00Z">
        <w:r>
          <w:rPr>
            <w:rFonts w:ascii="Times New Roman" w:hAnsi="Times New Roman" w:cs="Times New Roman"/>
            <w:color w:val="000000"/>
          </w:rPr>
          <w:delText>（十四）删去第十七条。</w:delText>
        </w:r>
      </w:del>
    </w:p>
    <w:p>
      <w:pPr>
        <w:pStyle w:val="Normal"/>
        <w:widowControl w:val="false"/>
        <w:overflowPunct w:val="false"/>
        <w:bidi w:val="0"/>
        <w:snapToGrid w:val="false"/>
        <w:spacing w:lineRule="exact" w:line="590"/>
        <w:ind w:firstLineChars="0" w:firstLine="0" w:startChars="0" w:start="0" w:endChars="200"/>
        <w:jc w:val="both"/>
        <w:rPr>
          <w:del w:id="1072" w:author="user" w:date="2019-10-22T14:51:00Z"/>
          <w:rFonts w:ascii="Times New Roman" w:hAnsi="Times New Roman" w:eastAsia="黑体" w:cs="Times New Roman"/>
          <w:color w:val="000000"/>
        </w:rPr>
      </w:pPr>
      <w:del w:id="1071" w:author="user" w:date="2019-10-22T14:51:00Z">
        <w:r>
          <w:rPr>
            <w:rFonts w:ascii="Times New Roman" w:hAnsi="Times New Roman" w:cs="Times New Roman" w:eastAsia="黑体"/>
            <w:color w:val="000000"/>
          </w:rPr>
          <w:delText>二、对《无锡市水资源节约利用条例》作出修改</w:delText>
        </w:r>
      </w:del>
    </w:p>
    <w:p>
      <w:pPr>
        <w:pStyle w:val="Normal"/>
        <w:widowControl w:val="false"/>
        <w:overflowPunct w:val="false"/>
        <w:bidi w:val="0"/>
        <w:snapToGrid w:val="false"/>
        <w:spacing w:lineRule="exact" w:line="590"/>
        <w:ind w:firstLineChars="0" w:firstLine="0" w:startChars="0" w:start="0" w:endChars="200"/>
        <w:jc w:val="both"/>
        <w:rPr>
          <w:del w:id="1074" w:author="user" w:date="2019-10-22T14:51:00Z"/>
          <w:rFonts w:ascii="Times New Roman" w:hAnsi="Times New Roman" w:cs="Times New Roman"/>
          <w:color w:val="000000"/>
        </w:rPr>
      </w:pPr>
      <w:del w:id="1073" w:author="user" w:date="2019-10-22T14:51:00Z">
        <w:r>
          <w:rPr>
            <w:rFonts w:ascii="Times New Roman" w:hAnsi="Times New Roman" w:cs="Times New Roman"/>
            <w:color w:val="000000"/>
          </w:rPr>
          <w:delText>（一）将第一条修改为：“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1076" w:author="user" w:date="2019-10-22T14:51:00Z"/>
          <w:rFonts w:ascii="Times New Roman" w:hAnsi="Times New Roman" w:cs="Times New Roman"/>
          <w:color w:val="000000"/>
        </w:rPr>
      </w:pPr>
      <w:del w:id="1075" w:author="user" w:date="2019-10-22T14:51:00Z">
        <w:r>
          <w:rPr>
            <w:rFonts w:ascii="Times New Roman" w:hAnsi="Times New Roman" w:cs="Times New Roman"/>
            <w:color w:val="000000"/>
          </w:rPr>
          <w:delText>（二）将第十三条第一款修改为：“新建、改建、扩建建设项目需要申请或者重新申请取水许可的，建设单位应当依法进行水资源论证。”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ind w:firstLineChars="0" w:firstLine="0" w:startChars="0" w:start="0" w:endChars="200"/>
        <w:jc w:val="both"/>
        <w:rPr>
          <w:del w:id="1078" w:author="user" w:date="2019-10-22T14:51:00Z"/>
          <w:rFonts w:ascii="Times New Roman" w:hAnsi="Times New Roman" w:cs="Times New Roman"/>
          <w:color w:val="000000"/>
        </w:rPr>
      </w:pPr>
      <w:del w:id="1077" w:author="user" w:date="2019-10-22T14:51:00Z">
        <w:r>
          <w:rPr>
            <w:rFonts w:ascii="Times New Roman" w:hAnsi="Times New Roman" w:cs="Times New Roman"/>
            <w:color w:val="000000"/>
          </w:rPr>
          <w:delText>删去第二款。</w:delText>
        </w:r>
      </w:del>
    </w:p>
    <w:p>
      <w:pPr>
        <w:pStyle w:val="Normal"/>
        <w:widowControl w:val="false"/>
        <w:overflowPunct w:val="false"/>
        <w:bidi w:val="0"/>
        <w:snapToGrid w:val="false"/>
        <w:spacing w:lineRule="exact" w:line="590"/>
        <w:ind w:firstLineChars="0" w:firstLine="0" w:startChars="0" w:start="0" w:endChars="200"/>
        <w:jc w:val="both"/>
        <w:rPr>
          <w:del w:id="1080" w:author="user" w:date="2019-10-22T14:51:00Z"/>
          <w:rFonts w:ascii="Times New Roman" w:hAnsi="Times New Roman" w:cs="Times New Roman"/>
          <w:color w:val="000000"/>
        </w:rPr>
      </w:pPr>
      <w:del w:id="1079" w:author="user" w:date="2019-10-22T14:51:00Z">
        <w:r>
          <w:rPr>
            <w:rFonts w:ascii="Times New Roman" w:hAnsi="Times New Roman" w:cs="Times New Roman"/>
            <w:color w:val="000000"/>
          </w:rPr>
          <w:delText>（三）删去第三十八条。</w:delText>
        </w:r>
      </w:del>
    </w:p>
    <w:p>
      <w:pPr>
        <w:pStyle w:val="Normal"/>
        <w:widowControl w:val="false"/>
        <w:overflowPunct w:val="false"/>
        <w:bidi w:val="0"/>
        <w:snapToGrid w:val="false"/>
        <w:spacing w:lineRule="exact" w:line="590"/>
        <w:ind w:firstLineChars="0" w:firstLine="0" w:startChars="0" w:start="0" w:endChars="200"/>
        <w:jc w:val="both"/>
        <w:rPr>
          <w:del w:id="1082" w:author="user" w:date="2019-10-22T14:51:00Z"/>
          <w:rFonts w:ascii="Times New Roman" w:hAnsi="Times New Roman" w:cs="Times New Roman"/>
          <w:color w:val="000000"/>
        </w:rPr>
      </w:pPr>
      <w:del w:id="1081" w:author="user" w:date="2019-10-22T14:51:00Z">
        <w:r>
          <w:rPr>
            <w:rFonts w:ascii="Times New Roman" w:hAnsi="Times New Roman" w:cs="Times New Roman"/>
            <w:color w:val="000000"/>
          </w:rPr>
          <w:delText>（四）增加一条，作为第四十条：“违反本条例规定，法律、法规已有处罚规定的，从其规定。”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1084" w:author="user" w:date="2019-10-22T14:51:00Z"/>
          <w:rFonts w:ascii="Times New Roman" w:hAnsi="Times New Roman" w:cs="Times New Roman"/>
          <w:color w:val="000000"/>
        </w:rPr>
      </w:pPr>
      <w:del w:id="1083" w:author="user" w:date="2019-10-22T14:51:00Z">
        <w:r>
          <w:rPr>
            <w:rFonts w:ascii="Times New Roman" w:hAnsi="Times New Roman" w:cs="Times New Roman"/>
            <w:color w:val="000000"/>
          </w:rPr>
          <w:delText>（五）删去第四十四条、第四十五条。</w:delText>
        </w:r>
      </w:del>
    </w:p>
    <w:p>
      <w:pPr>
        <w:pStyle w:val="Normal"/>
        <w:widowControl w:val="false"/>
        <w:overflowPunct w:val="false"/>
        <w:bidi w:val="0"/>
        <w:snapToGrid w:val="false"/>
        <w:spacing w:lineRule="exact" w:line="590"/>
        <w:ind w:firstLineChars="0" w:firstLine="0" w:startChars="0" w:start="0" w:endChars="200"/>
        <w:jc w:val="both"/>
        <w:rPr>
          <w:del w:id="1086" w:author="user" w:date="2019-10-22T14:51:00Z"/>
          <w:rFonts w:ascii="Times New Roman" w:hAnsi="Times New Roman" w:eastAsia="黑体" w:cs="Times New Roman"/>
          <w:color w:val="000000"/>
        </w:rPr>
      </w:pPr>
      <w:del w:id="1085" w:author="user" w:date="2019-10-22T14:51:00Z">
        <w:r>
          <w:rPr>
            <w:rFonts w:ascii="Times New Roman" w:hAnsi="Times New Roman" w:cs="Times New Roman" w:eastAsia="黑体"/>
            <w:color w:val="000000"/>
          </w:rPr>
          <w:delText>三、对《无锡市河道管理条例》作出修改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1088" w:author="user" w:date="2019-10-22T14:51:00Z"/>
          <w:rFonts w:ascii="Times New Roman" w:hAnsi="Times New Roman" w:cs="Times New Roman"/>
          <w:color w:val="000000"/>
        </w:rPr>
      </w:pPr>
      <w:del w:id="1087" w:author="user" w:date="2019-10-22T14:51:00Z">
        <w:r>
          <w:rPr>
            <w:rFonts w:ascii="Times New Roman" w:hAnsi="Times New Roman" w:cs="Times New Roman"/>
            <w:color w:val="000000"/>
          </w:rPr>
          <w:delText xml:space="preserve">（一）将第一条修改为：“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 </w:delText>
        </w:r>
      </w:del>
    </w:p>
    <w:p>
      <w:pPr>
        <w:pStyle w:val="Normal"/>
        <w:widowControl w:val="false"/>
        <w:overflowPunct w:val="false"/>
        <w:bidi w:val="0"/>
        <w:snapToGrid w:val="false"/>
        <w:spacing w:lineRule="exact" w:line="590"/>
        <w:ind w:firstLineChars="0" w:firstLine="0" w:startChars="0" w:start="0" w:endChars="200"/>
        <w:jc w:val="both"/>
        <w:rPr>
          <w:del w:id="1090" w:author="user" w:date="2019-10-22T14:51:00Z"/>
          <w:rFonts w:ascii="Times New Roman" w:hAnsi="Times New Roman" w:cs="Times New Roman"/>
          <w:color w:val="000000"/>
        </w:rPr>
      </w:pPr>
      <w:del w:id="1089" w:author="user" w:date="2019-10-22T14:51:00Z">
        <w:r>
          <w:rPr>
            <w:rFonts w:ascii="Times New Roman" w:hAnsi="Times New Roman" w:cs="Times New Roman"/>
            <w:color w:val="000000"/>
          </w:rPr>
          <w:delText>（二）将第四条修改为：“市、县级市、区人民政府应当加强对河道管理工作的领导，建立健全河道管理单位，按照规定将河道建设、维修养护、管理运行所需经费纳入年度财政预算。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ind w:firstLineChars="0" w:firstLine="0" w:startChars="0" w:start="0" w:endChars="200"/>
        <w:jc w:val="both"/>
        <w:rPr>
          <w:del w:id="1093" w:author="user" w:date="2019-10-22T14:51:00Z"/>
          <w:rFonts w:ascii="Times New Roman" w:hAnsi="Times New Roman" w:cs="Times New Roman"/>
          <w:color w:val="000000"/>
        </w:rPr>
      </w:pPr>
      <w:del w:id="1091" w:author="user" w:date="2019-10-22T14:51:00Z">
        <w:r>
          <w:rPr>
            <w:rFonts w:cs="Times New Roman" w:ascii="Times New Roman" w:hAnsi="Times New Roman"/>
            <w:color w:val="000000"/>
          </w:rPr>
          <w:delText>“</w:delText>
        </w:r>
      </w:del>
      <w:del w:id="1092" w:author="user" w:date="2019-10-22T14:51:00Z">
        <w:r>
          <w:rPr>
            <w:rFonts w:ascii="Times New Roman" w:hAnsi="Times New Roman" w:cs="Times New Roman"/>
            <w:color w:val="000000"/>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ind w:firstLineChars="0" w:firstLine="0" w:startChars="0" w:start="0" w:endChars="200"/>
        <w:jc w:val="both"/>
        <w:rPr>
          <w:del w:id="1096" w:author="user" w:date="2019-10-22T14:51:00Z"/>
          <w:rFonts w:ascii="Times New Roman" w:hAnsi="Times New Roman" w:cs="Times New Roman"/>
          <w:color w:val="000000"/>
        </w:rPr>
      </w:pPr>
      <w:del w:id="1094" w:author="user" w:date="2019-10-22T14:51:00Z">
        <w:r>
          <w:rPr>
            <w:rFonts w:cs="Times New Roman" w:ascii="Times New Roman" w:hAnsi="Times New Roman"/>
            <w:color w:val="000000"/>
          </w:rPr>
          <w:delText>“</w:delText>
        </w:r>
      </w:del>
      <w:del w:id="1095" w:author="user" w:date="2019-10-22T14:51:00Z">
        <w:r>
          <w:rPr>
            <w:rFonts w:ascii="Times New Roman" w:hAnsi="Times New Roman" w:cs="Times New Roman"/>
            <w:color w:val="000000"/>
          </w:rPr>
          <w:delText xml:space="preserve">村民委员会、居民委员会组织村（居）民制定村规民约或者居民公约，引导村民、居民自觉维护河道整洁，协助做好河道的清淤疏浚和保洁等工作。”  </w:delText>
        </w:r>
      </w:del>
    </w:p>
    <w:p>
      <w:pPr>
        <w:pStyle w:val="Normal"/>
        <w:widowControl w:val="false"/>
        <w:overflowPunct w:val="false"/>
        <w:bidi w:val="0"/>
        <w:snapToGrid w:val="false"/>
        <w:spacing w:lineRule="exact" w:line="590"/>
        <w:ind w:firstLineChars="0" w:firstLine="0" w:startChars="0" w:start="0" w:endChars="200"/>
        <w:jc w:val="both"/>
        <w:rPr>
          <w:del w:id="1098" w:author="user" w:date="2019-10-22T14:51:00Z"/>
          <w:rFonts w:ascii="Times New Roman" w:hAnsi="Times New Roman" w:cs="Times New Roman"/>
          <w:color w:val="000000"/>
        </w:rPr>
      </w:pPr>
      <w:del w:id="1097" w:author="user" w:date="2019-10-22T14:51:00Z">
        <w:r>
          <w:rPr>
            <w:rFonts w:ascii="Times New Roman" w:hAnsi="Times New Roman" w:cs="Times New Roman"/>
            <w:color w:val="000000"/>
          </w:rPr>
          <w:delText>（三）将第六条修改为：“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ind w:firstLineChars="0" w:firstLine="0" w:startChars="0" w:start="0" w:endChars="200"/>
        <w:jc w:val="both"/>
        <w:rPr>
          <w:del w:id="1101" w:author="user" w:date="2019-10-22T14:51:00Z"/>
          <w:rFonts w:ascii="Times New Roman" w:hAnsi="Times New Roman" w:cs="Times New Roman"/>
          <w:color w:val="000000"/>
        </w:rPr>
      </w:pPr>
      <w:del w:id="1099" w:author="user" w:date="2019-10-22T14:51:00Z">
        <w:r>
          <w:rPr>
            <w:rFonts w:cs="Times New Roman" w:ascii="Times New Roman" w:hAnsi="Times New Roman"/>
            <w:color w:val="000000"/>
          </w:rPr>
          <w:delText>“</w:delText>
        </w:r>
      </w:del>
      <w:del w:id="1100" w:author="user" w:date="2019-10-22T14:51:00Z">
        <w:r>
          <w:rPr>
            <w:rFonts w:ascii="Times New Roman" w:hAnsi="Times New Roman" w:cs="Times New Roman"/>
            <w:color w:val="000000"/>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1103" w:author="user" w:date="2019-10-22T14:51:00Z"/>
          <w:rFonts w:ascii="Times New Roman" w:hAnsi="Times New Roman" w:cs="Times New Roman"/>
          <w:color w:val="000000"/>
        </w:rPr>
      </w:pPr>
      <w:del w:id="1102" w:author="user" w:date="2019-10-22T14:51:00Z">
        <w:r>
          <w:rPr>
            <w:rFonts w:ascii="Times New Roman" w:hAnsi="Times New Roman" w:cs="Times New Roman"/>
            <w:color w:val="000000"/>
          </w:rPr>
          <w:delText>（四）增加一条，作为第七条：“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ind w:firstLineChars="0" w:firstLine="0" w:startChars="0" w:start="0" w:endChars="200"/>
        <w:jc w:val="both"/>
        <w:rPr>
          <w:del w:id="1105" w:author="user" w:date="2019-10-22T14:51:00Z"/>
          <w:rFonts w:ascii="Times New Roman" w:hAnsi="Times New Roman" w:cs="Times New Roman"/>
          <w:color w:val="000000"/>
        </w:rPr>
      </w:pPr>
      <w:del w:id="1104" w:author="user" w:date="2019-10-22T14:51:00Z">
        <w:r>
          <w:rPr>
            <w:rFonts w:ascii="Times New Roman" w:hAnsi="Times New Roman" w:cs="Times New Roman"/>
            <w:color w:val="000000"/>
          </w:rPr>
          <w:delText>（五）将第八条改为第九条，第一款修改为：“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1107" w:author="user" w:date="2019-10-22T14:51:00Z"/>
          <w:rFonts w:ascii="Times New Roman" w:hAnsi="Times New Roman" w:cs="Times New Roman"/>
          <w:color w:val="000000"/>
        </w:rPr>
      </w:pPr>
      <w:del w:id="1106" w:author="user" w:date="2019-10-22T14:51:00Z">
        <w:r>
          <w:rPr>
            <w:rFonts w:ascii="Times New Roman" w:hAnsi="Times New Roman" w:cs="Times New Roman"/>
            <w:color w:val="000000"/>
          </w:rPr>
          <w:delText>（六）将第三章章名“河道保护”修改为“河道保护与管理”。</w:delText>
        </w:r>
      </w:del>
    </w:p>
    <w:p>
      <w:pPr>
        <w:pStyle w:val="Normal"/>
        <w:widowControl w:val="false"/>
        <w:overflowPunct w:val="false"/>
        <w:bidi w:val="0"/>
        <w:snapToGrid w:val="false"/>
        <w:spacing w:lineRule="exact" w:line="590"/>
        <w:ind w:firstLineChars="0" w:firstLine="0" w:startChars="0" w:start="0" w:endChars="200"/>
        <w:jc w:val="both"/>
        <w:rPr>
          <w:del w:id="1109" w:author="user" w:date="2019-10-22T14:51:00Z"/>
          <w:rFonts w:ascii="Times New Roman" w:hAnsi="Times New Roman" w:cs="Times New Roman"/>
          <w:color w:val="000000"/>
        </w:rPr>
      </w:pPr>
      <w:del w:id="1108" w:author="user" w:date="2019-10-22T14:51:00Z">
        <w:r>
          <w:rPr>
            <w:rFonts w:ascii="Times New Roman" w:hAnsi="Times New Roman" w:cs="Times New Roman"/>
            <w:color w:val="000000"/>
          </w:rPr>
          <w:delText>（七）增加一条，作为第十八条：“市、县级市（区）、镇（街道）设立总河长、副总河长，河道分级分段设立市、县级市（区）、镇（街道）、村（社区）四级河长。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ind w:firstLineChars="0" w:firstLine="0" w:startChars="0" w:start="0" w:endChars="200"/>
        <w:jc w:val="both"/>
        <w:rPr>
          <w:del w:id="1112" w:author="user" w:date="2019-10-22T14:51:00Z"/>
          <w:rFonts w:ascii="Times New Roman" w:hAnsi="Times New Roman" w:cs="Times New Roman"/>
          <w:color w:val="000000"/>
        </w:rPr>
      </w:pPr>
      <w:del w:id="1110" w:author="user" w:date="2019-10-22T14:51:00Z">
        <w:r>
          <w:rPr>
            <w:rFonts w:cs="Times New Roman" w:ascii="Times New Roman" w:hAnsi="Times New Roman"/>
            <w:color w:val="000000"/>
          </w:rPr>
          <w:delText>“</w:delText>
        </w:r>
      </w:del>
      <w:del w:id="1111" w:author="user" w:date="2019-10-22T14:51:00Z">
        <w:r>
          <w:rPr>
            <w:rFonts w:ascii="Times New Roman" w:hAnsi="Times New Roman" w:cs="Times New Roman"/>
            <w:color w:val="000000"/>
          </w:rPr>
          <w:delText>总河长、副总河长、河长名单向社会公布。”</w:delText>
        </w:r>
      </w:del>
    </w:p>
    <w:p>
      <w:pPr>
        <w:pStyle w:val="Normal"/>
        <w:widowControl w:val="false"/>
        <w:overflowPunct w:val="false"/>
        <w:bidi w:val="0"/>
        <w:snapToGrid w:val="false"/>
        <w:spacing w:lineRule="exact" w:line="590"/>
        <w:ind w:firstLineChars="0" w:firstLine="0" w:startChars="0" w:start="0" w:endChars="200"/>
        <w:jc w:val="both"/>
        <w:rPr>
          <w:del w:id="1114" w:author="user" w:date="2019-10-22T14:51:00Z"/>
          <w:rFonts w:ascii="Times New Roman" w:hAnsi="Times New Roman" w:cs="Times New Roman"/>
          <w:color w:val="000000"/>
        </w:rPr>
      </w:pPr>
      <w:del w:id="1113" w:author="user" w:date="2019-10-22T14:51:00Z">
        <w:r>
          <w:rPr>
            <w:rFonts w:ascii="Times New Roman" w:hAnsi="Times New Roman" w:cs="Times New Roman"/>
            <w:color w:val="000000"/>
          </w:rPr>
          <w:delText>（八）增加一条，作为第十九条：“各级总河长是本行政区域内河长制的第一责任人，组织领导、协调解决河长制落实过程中的重大问题，组织督促检查、绩效考核和问责追究。副总河长协助总河长开展工作。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ind w:firstLineChars="0" w:firstLine="0" w:startChars="0" w:start="0" w:endChars="200"/>
        <w:jc w:val="both"/>
        <w:rPr>
          <w:del w:id="1117" w:author="user" w:date="2019-10-22T14:51:00Z"/>
          <w:rFonts w:ascii="Times New Roman" w:hAnsi="Times New Roman" w:cs="Times New Roman"/>
          <w:color w:val="000000"/>
        </w:rPr>
      </w:pPr>
      <w:del w:id="1115" w:author="user" w:date="2019-10-22T14:51:00Z">
        <w:r>
          <w:rPr>
            <w:rFonts w:cs="Times New Roman" w:ascii="Times New Roman" w:hAnsi="Times New Roman"/>
            <w:color w:val="000000"/>
          </w:rPr>
          <w:delText>“</w:delText>
        </w:r>
      </w:del>
      <w:del w:id="1116" w:author="user" w:date="2019-10-22T14:51:00Z">
        <w:r>
          <w:rPr>
            <w:rFonts w:ascii="Times New Roman" w:hAnsi="Times New Roman" w:cs="Times New Roman"/>
            <w:color w:val="000000"/>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ind w:firstLineChars="0" w:firstLine="0" w:startChars="0" w:start="0" w:endChars="200"/>
        <w:jc w:val="both"/>
        <w:rPr>
          <w:del w:id="1120" w:author="user" w:date="2019-10-22T14:51:00Z"/>
          <w:rFonts w:ascii="Times New Roman" w:hAnsi="Times New Roman" w:cs="Times New Roman"/>
          <w:color w:val="000000"/>
        </w:rPr>
      </w:pPr>
      <w:del w:id="1118" w:author="user" w:date="2019-10-22T14:51:00Z">
        <w:r>
          <w:rPr>
            <w:rFonts w:cs="Times New Roman" w:ascii="Times New Roman" w:hAnsi="Times New Roman"/>
            <w:color w:val="000000"/>
          </w:rPr>
          <w:delText>“</w:delText>
        </w:r>
      </w:del>
      <w:del w:id="1119" w:author="user" w:date="2019-10-22T14:51:00Z">
        <w:r>
          <w:rPr>
            <w:rFonts w:ascii="Times New Roman" w:hAnsi="Times New Roman" w:cs="Times New Roman"/>
            <w:color w:val="000000"/>
          </w:rPr>
          <w:delText>相关部门按照分工履行职责，落实河长制有关工作。”</w:delText>
        </w:r>
      </w:del>
    </w:p>
    <w:p>
      <w:pPr>
        <w:pStyle w:val="Normal"/>
        <w:widowControl w:val="false"/>
        <w:overflowPunct w:val="false"/>
        <w:bidi w:val="0"/>
        <w:snapToGrid w:val="false"/>
        <w:spacing w:lineRule="exact" w:line="590"/>
        <w:ind w:firstLineChars="0" w:firstLine="0" w:startChars="0" w:start="0" w:endChars="200"/>
        <w:jc w:val="both"/>
        <w:rPr>
          <w:del w:id="1122" w:author="user" w:date="2019-10-22T14:51:00Z"/>
          <w:rFonts w:ascii="Times New Roman" w:hAnsi="Times New Roman" w:cs="Times New Roman"/>
          <w:color w:val="000000"/>
        </w:rPr>
      </w:pPr>
      <w:del w:id="1121" w:author="user" w:date="2019-10-22T14:51:00Z">
        <w:r>
          <w:rPr>
            <w:rFonts w:ascii="Times New Roman" w:hAnsi="Times New Roman" w:cs="Times New Roman"/>
            <w:color w:val="000000"/>
          </w:rPr>
          <w:delText>（九）增加一条，作为第二十条：“市、县级市、区人民政府应当建立河长制工作考核评价制度，对下一级全面实行河长制工作情况进行考核评价。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ind w:firstLineChars="0" w:firstLine="0" w:startChars="0" w:start="0" w:endChars="200"/>
        <w:jc w:val="both"/>
        <w:rPr>
          <w:del w:id="1125" w:author="user" w:date="2019-10-22T14:51:00Z"/>
          <w:rFonts w:ascii="Times New Roman" w:hAnsi="Times New Roman" w:cs="Times New Roman"/>
          <w:color w:val="000000"/>
        </w:rPr>
      </w:pPr>
      <w:del w:id="1123" w:author="user" w:date="2019-10-22T14:51:00Z">
        <w:r>
          <w:rPr>
            <w:rFonts w:cs="Times New Roman" w:ascii="Times New Roman" w:hAnsi="Times New Roman"/>
            <w:color w:val="000000"/>
          </w:rPr>
          <w:delText>“</w:delText>
        </w:r>
      </w:del>
      <w:del w:id="1124" w:author="user" w:date="2019-10-22T14:51:00Z">
        <w:r>
          <w:rPr>
            <w:rFonts w:ascii="Times New Roman" w:hAnsi="Times New Roman" w:cs="Times New Roman"/>
            <w:color w:val="000000"/>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ind w:firstLineChars="0" w:firstLine="0" w:startChars="0" w:start="0" w:endChars="200"/>
        <w:jc w:val="both"/>
        <w:rPr>
          <w:del w:id="1127" w:author="user" w:date="2019-10-22T14:51:00Z"/>
          <w:rFonts w:ascii="Times New Roman" w:hAnsi="Times New Roman" w:cs="Times New Roman"/>
          <w:color w:val="000000"/>
        </w:rPr>
      </w:pPr>
      <w:del w:id="1126" w:author="user" w:date="2019-10-22T14:51:00Z">
        <w:r>
          <w:rPr>
            <w:rFonts w:ascii="Times New Roman" w:hAnsi="Times New Roman" w:cs="Times New Roman"/>
            <w:color w:val="000000"/>
          </w:rPr>
          <w:delText>（十）增加一条，作为第二十一条：“市、县级市、区人民政府应当建立公众参与信息平台，并聘请有关专业组织、社会公众对河长的履职情况进行监督和评价。”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ind w:firstLineChars="0" w:firstLine="0" w:startChars="0" w:start="0" w:endChars="200"/>
        <w:jc w:val="both"/>
        <w:rPr>
          <w:del w:id="1129" w:author="user" w:date="2019-10-22T14:51:00Z"/>
          <w:rFonts w:ascii="Times New Roman" w:hAnsi="Times New Roman" w:cs="Times New Roman"/>
          <w:color w:val="000000"/>
        </w:rPr>
      </w:pPr>
      <w:del w:id="1128" w:author="user" w:date="2019-10-22T14:51:00Z">
        <w:r>
          <w:rPr>
            <w:rFonts w:ascii="Times New Roman" w:hAnsi="Times New Roman" w:cs="Times New Roman"/>
            <w:color w:val="000000"/>
          </w:rPr>
          <w:delText>（十一）将第十七条改为第二十二条，第一款修改为：“河道管理范围按照《江苏省水利工程管理条例》的规定划定。”</w:delText>
        </w:r>
      </w:del>
    </w:p>
    <w:p>
      <w:pPr>
        <w:pStyle w:val="Normal"/>
        <w:widowControl w:val="false"/>
        <w:overflowPunct w:val="false"/>
        <w:bidi w:val="0"/>
        <w:snapToGrid w:val="false"/>
        <w:spacing w:lineRule="exact" w:line="590"/>
        <w:ind w:firstLineChars="0" w:firstLine="0" w:startChars="0" w:start="0" w:endChars="200"/>
        <w:jc w:val="both"/>
        <w:rPr>
          <w:del w:id="1131" w:author="user" w:date="2019-10-22T14:51:00Z"/>
          <w:rFonts w:ascii="Times New Roman" w:hAnsi="Times New Roman" w:cs="Times New Roman"/>
          <w:color w:val="000000"/>
        </w:rPr>
      </w:pPr>
      <w:del w:id="1130" w:author="user" w:date="2019-10-22T14:51:00Z">
        <w:r>
          <w:rPr>
            <w:rFonts w:ascii="Times New Roman" w:hAnsi="Times New Roman" w:cs="Times New Roman"/>
            <w:color w:val="000000"/>
          </w:rPr>
          <w:delText>（十二）将第十九条改为第二十四条，修改为：“在河道管理范围内禁止下列活动：</w:delText>
        </w:r>
      </w:del>
    </w:p>
    <w:p>
      <w:pPr>
        <w:pStyle w:val="Normal"/>
        <w:widowControl w:val="false"/>
        <w:overflowPunct w:val="false"/>
        <w:bidi w:val="0"/>
        <w:snapToGrid w:val="false"/>
        <w:spacing w:lineRule="exact" w:line="590"/>
        <w:ind w:firstLineChars="0" w:firstLine="0" w:startChars="0" w:start="0" w:endChars="200"/>
        <w:jc w:val="both"/>
        <w:rPr>
          <w:del w:id="1134" w:author="user" w:date="2019-10-22T14:51:00Z"/>
          <w:rFonts w:ascii="Times New Roman" w:hAnsi="Times New Roman" w:cs="Times New Roman"/>
          <w:color w:val="000000"/>
        </w:rPr>
      </w:pPr>
      <w:del w:id="1132" w:author="user" w:date="2019-10-22T14:51:00Z">
        <w:r>
          <w:rPr>
            <w:rFonts w:cs="Times New Roman" w:ascii="Times New Roman" w:hAnsi="Times New Roman"/>
            <w:color w:val="000000"/>
          </w:rPr>
          <w:delText>“</w:delText>
        </w:r>
      </w:del>
      <w:del w:id="1133" w:author="user" w:date="2019-10-22T14:51:00Z">
        <w:r>
          <w:rPr>
            <w:rFonts w:ascii="Times New Roman" w:hAnsi="Times New Roman" w:cs="Times New Roman"/>
            <w:color w:val="000000"/>
          </w:rPr>
          <w:delText>（一）倾倒、排放、堆放、填埋矿渣、石渣、煤灰、泥土、泥浆、垃圾等废弃物；</w:delText>
        </w:r>
      </w:del>
    </w:p>
    <w:p>
      <w:pPr>
        <w:pStyle w:val="Normal"/>
        <w:widowControl w:val="false"/>
        <w:overflowPunct w:val="false"/>
        <w:bidi w:val="0"/>
        <w:snapToGrid w:val="false"/>
        <w:spacing w:lineRule="exact" w:line="590"/>
        <w:ind w:firstLineChars="0" w:firstLine="0" w:startChars="0" w:start="0" w:endChars="200"/>
        <w:jc w:val="both"/>
        <w:rPr>
          <w:del w:id="1137" w:author="user" w:date="2019-10-22T14:51:00Z"/>
          <w:rFonts w:ascii="Times New Roman" w:hAnsi="Times New Roman" w:cs="Times New Roman"/>
          <w:color w:val="000000"/>
        </w:rPr>
      </w:pPr>
      <w:del w:id="1135" w:author="user" w:date="2019-10-22T14:51:00Z">
        <w:r>
          <w:rPr>
            <w:rFonts w:cs="Times New Roman" w:ascii="Times New Roman" w:hAnsi="Times New Roman"/>
            <w:color w:val="000000"/>
          </w:rPr>
          <w:delText>“</w:delText>
        </w:r>
      </w:del>
      <w:del w:id="1136" w:author="user" w:date="2019-10-22T14:51:00Z">
        <w:r>
          <w:rPr>
            <w:rFonts w:ascii="Times New Roman" w:hAnsi="Times New Roman" w:cs="Times New Roman"/>
            <w:color w:val="000000"/>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ind w:firstLineChars="0" w:firstLine="0" w:startChars="0" w:start="0" w:endChars="200"/>
        <w:jc w:val="both"/>
        <w:rPr>
          <w:del w:id="1140" w:author="user" w:date="2019-10-22T14:51:00Z"/>
          <w:rFonts w:ascii="Times New Roman" w:hAnsi="Times New Roman" w:cs="Times New Roman"/>
          <w:color w:val="000000"/>
        </w:rPr>
      </w:pPr>
      <w:del w:id="1138" w:author="user" w:date="2019-10-22T14:51:00Z">
        <w:r>
          <w:rPr>
            <w:rFonts w:cs="Times New Roman" w:ascii="Times New Roman" w:hAnsi="Times New Roman"/>
            <w:color w:val="000000"/>
          </w:rPr>
          <w:delText>“</w:delText>
        </w:r>
      </w:del>
      <w:del w:id="1139" w:author="user" w:date="2019-10-22T14:51:00Z">
        <w:r>
          <w:rPr>
            <w:rFonts w:ascii="Times New Roman" w:hAnsi="Times New Roman" w:cs="Times New Roman"/>
            <w:color w:val="000000"/>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ind w:firstLineChars="0" w:firstLine="0" w:startChars="0" w:start="0" w:endChars="200"/>
        <w:jc w:val="both"/>
        <w:rPr>
          <w:del w:id="1143" w:author="user" w:date="2019-10-22T14:51:00Z"/>
          <w:rFonts w:ascii="Times New Roman" w:hAnsi="Times New Roman" w:cs="Times New Roman"/>
          <w:color w:val="000000"/>
        </w:rPr>
      </w:pPr>
      <w:del w:id="1141" w:author="user" w:date="2019-10-22T14:51:00Z">
        <w:r>
          <w:rPr>
            <w:rFonts w:cs="Times New Roman" w:ascii="Times New Roman" w:hAnsi="Times New Roman"/>
            <w:color w:val="000000"/>
          </w:rPr>
          <w:delText>“</w:delText>
        </w:r>
      </w:del>
      <w:del w:id="1142" w:author="user" w:date="2019-10-22T14:51:00Z">
        <w:r>
          <w:rPr>
            <w:rFonts w:ascii="Times New Roman" w:hAnsi="Times New Roman" w:cs="Times New Roman"/>
            <w:color w:val="000000"/>
          </w:rPr>
          <w:delText xml:space="preserve">（四）在行洪、排涝、输水河道内设置影响行水的建筑物、构筑物、障碍物或者种植阻碍行洪的林木或者高秆作物；    </w:delText>
        </w:r>
      </w:del>
    </w:p>
    <w:p>
      <w:pPr>
        <w:pStyle w:val="Normal"/>
        <w:widowControl w:val="false"/>
        <w:overflowPunct w:val="false"/>
        <w:bidi w:val="0"/>
        <w:snapToGrid w:val="false"/>
        <w:spacing w:lineRule="exact" w:line="590"/>
        <w:ind w:firstLineChars="0" w:firstLine="0" w:startChars="0" w:start="0" w:endChars="200"/>
        <w:jc w:val="both"/>
        <w:rPr>
          <w:del w:id="1146" w:author="user" w:date="2019-10-22T14:51:00Z"/>
          <w:rFonts w:ascii="Times New Roman" w:hAnsi="Times New Roman" w:cs="Times New Roman"/>
          <w:color w:val="000000"/>
        </w:rPr>
      </w:pPr>
      <w:del w:id="1144" w:author="user" w:date="2019-10-22T14:51:00Z">
        <w:r>
          <w:rPr>
            <w:rFonts w:cs="Times New Roman" w:ascii="Times New Roman" w:hAnsi="Times New Roman"/>
            <w:color w:val="000000"/>
          </w:rPr>
          <w:delText>“</w:delText>
        </w:r>
      </w:del>
      <w:del w:id="1145" w:author="user" w:date="2019-10-22T14:51:00Z">
        <w:r>
          <w:rPr>
            <w:rFonts w:ascii="Times New Roman" w:hAnsi="Times New Roman" w:cs="Times New Roman"/>
            <w:color w:val="000000"/>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ind w:firstLineChars="0" w:firstLine="0" w:startChars="0" w:start="0" w:endChars="200"/>
        <w:jc w:val="both"/>
        <w:rPr>
          <w:del w:id="1149" w:author="user" w:date="2019-10-22T14:51:00Z"/>
          <w:rFonts w:ascii="Times New Roman" w:hAnsi="Times New Roman" w:cs="Times New Roman"/>
          <w:color w:val="000000"/>
        </w:rPr>
      </w:pPr>
      <w:del w:id="1147" w:author="user" w:date="2019-10-22T14:51:00Z">
        <w:r>
          <w:rPr>
            <w:rFonts w:cs="Times New Roman" w:ascii="Times New Roman" w:hAnsi="Times New Roman"/>
            <w:color w:val="000000"/>
          </w:rPr>
          <w:delText>“</w:delText>
        </w:r>
      </w:del>
      <w:del w:id="1148" w:author="user" w:date="2019-10-22T14:51:00Z">
        <w:r>
          <w:rPr>
            <w:rFonts w:ascii="Times New Roman" w:hAnsi="Times New Roman" w:cs="Times New Roman"/>
            <w:color w:val="000000"/>
          </w:rPr>
          <w:delText>（六）将污水管道直接接入河道；</w:delText>
        </w:r>
      </w:del>
    </w:p>
    <w:p>
      <w:pPr>
        <w:pStyle w:val="Normal"/>
        <w:widowControl w:val="false"/>
        <w:overflowPunct w:val="false"/>
        <w:bidi w:val="0"/>
        <w:snapToGrid w:val="false"/>
        <w:spacing w:lineRule="exact" w:line="590"/>
        <w:ind w:firstLineChars="0" w:firstLine="0" w:startChars="0" w:start="0" w:endChars="200"/>
        <w:jc w:val="both"/>
        <w:rPr>
          <w:del w:id="1152" w:author="user" w:date="2019-10-22T14:51:00Z"/>
          <w:rFonts w:ascii="Times New Roman" w:hAnsi="Times New Roman" w:cs="Times New Roman"/>
          <w:color w:val="000000"/>
        </w:rPr>
      </w:pPr>
      <w:del w:id="1150" w:author="user" w:date="2019-10-22T14:51:00Z">
        <w:r>
          <w:rPr>
            <w:rFonts w:cs="Times New Roman" w:ascii="Times New Roman" w:hAnsi="Times New Roman"/>
            <w:color w:val="000000"/>
          </w:rPr>
          <w:delText>“</w:delText>
        </w:r>
      </w:del>
      <w:del w:id="1151" w:author="user" w:date="2019-10-22T14:51:00Z">
        <w:r>
          <w:rPr>
            <w:rFonts w:ascii="Times New Roman" w:hAnsi="Times New Roman" w:cs="Times New Roman"/>
            <w:color w:val="000000"/>
          </w:rPr>
          <w:delText>（七）其他侵占河道、危害防洪安全、影响河势稳定和破坏河道水环境的活动。”</w:delText>
        </w:r>
      </w:del>
    </w:p>
    <w:p>
      <w:pPr>
        <w:pStyle w:val="Normal"/>
        <w:widowControl w:val="false"/>
        <w:overflowPunct w:val="false"/>
        <w:bidi w:val="0"/>
        <w:snapToGrid w:val="false"/>
        <w:spacing w:lineRule="exact" w:line="590"/>
        <w:ind w:firstLineChars="0" w:firstLine="0" w:startChars="0" w:start="0" w:endChars="200"/>
        <w:jc w:val="both"/>
        <w:rPr>
          <w:del w:id="1154" w:author="user" w:date="2019-10-22T14:51:00Z"/>
          <w:rFonts w:ascii="Times New Roman" w:hAnsi="Times New Roman" w:cs="Times New Roman"/>
          <w:color w:val="000000"/>
        </w:rPr>
      </w:pPr>
      <w:del w:id="1153" w:author="user" w:date="2019-10-22T14:51:00Z">
        <w:r>
          <w:rPr>
            <w:rFonts w:ascii="Times New Roman" w:hAnsi="Times New Roman" w:cs="Times New Roman"/>
            <w:color w:val="000000"/>
          </w:rPr>
          <w:delText>（十三）将第二十二条改为第二十七条，第一款修改为：“禁止填堵河道、覆盖河道。”</w:delText>
        </w:r>
      </w:del>
    </w:p>
    <w:p>
      <w:pPr>
        <w:pStyle w:val="Normal"/>
        <w:widowControl w:val="false"/>
        <w:overflowPunct w:val="false"/>
        <w:bidi w:val="0"/>
        <w:snapToGrid w:val="false"/>
        <w:spacing w:lineRule="exact" w:line="590"/>
        <w:ind w:firstLineChars="0" w:firstLine="0" w:startChars="0" w:start="0" w:endChars="200"/>
        <w:jc w:val="both"/>
        <w:rPr>
          <w:del w:id="1156" w:author="user" w:date="2019-10-22T14:51:00Z"/>
          <w:rFonts w:ascii="Times New Roman" w:hAnsi="Times New Roman" w:cs="Times New Roman"/>
          <w:color w:val="000000"/>
        </w:rPr>
      </w:pPr>
      <w:del w:id="1155" w:author="user" w:date="2019-10-22T14:51:00Z">
        <w:r>
          <w:rPr>
            <w:rFonts w:ascii="Times New Roman" w:hAnsi="Times New Roman" w:cs="Times New Roman"/>
            <w:color w:val="000000"/>
          </w:rPr>
          <w:delText>第二款修改为：“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ind w:firstLineChars="0" w:firstLine="0" w:startChars="0" w:start="0" w:endChars="200"/>
        <w:jc w:val="both"/>
        <w:rPr>
          <w:del w:id="1158" w:author="user" w:date="2019-10-22T14:51:00Z"/>
          <w:rFonts w:ascii="Times New Roman" w:hAnsi="Times New Roman" w:cs="Times New Roman"/>
          <w:color w:val="000000"/>
        </w:rPr>
      </w:pPr>
      <w:del w:id="1157" w:author="user" w:date="2019-10-22T14:51:00Z">
        <w:r>
          <w:rPr>
            <w:rFonts w:ascii="Times New Roman" w:hAnsi="Times New Roman" w:cs="Times New Roman"/>
            <w:color w:val="000000"/>
          </w:rPr>
          <w:delText>删去第三款。</w:delText>
        </w:r>
      </w:del>
    </w:p>
    <w:p>
      <w:pPr>
        <w:pStyle w:val="Normal"/>
        <w:widowControl w:val="false"/>
        <w:overflowPunct w:val="false"/>
        <w:bidi w:val="0"/>
        <w:snapToGrid w:val="false"/>
        <w:spacing w:lineRule="exact" w:line="590"/>
        <w:ind w:firstLineChars="0" w:firstLine="0" w:startChars="0" w:start="0" w:endChars="200"/>
        <w:jc w:val="both"/>
        <w:rPr>
          <w:del w:id="1160" w:author="user" w:date="2019-10-22T14:51:00Z"/>
          <w:rFonts w:ascii="Times New Roman" w:hAnsi="Times New Roman" w:cs="Times New Roman"/>
          <w:color w:val="000000"/>
        </w:rPr>
      </w:pPr>
      <w:del w:id="1159" w:author="user" w:date="2019-10-22T14:51:00Z">
        <w:r>
          <w:rPr>
            <w:rFonts w:ascii="Times New Roman" w:hAnsi="Times New Roman" w:cs="Times New Roman"/>
            <w:color w:val="000000"/>
          </w:rPr>
          <w:delText>（十四）将第二十三条改为第二十八条，修改为：“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ind w:firstLineChars="0" w:firstLine="0" w:startChars="0" w:start="0" w:endChars="200"/>
        <w:jc w:val="both"/>
        <w:rPr>
          <w:del w:id="1162" w:author="user" w:date="2019-10-22T14:51:00Z"/>
          <w:rFonts w:ascii="Times New Roman" w:hAnsi="Times New Roman" w:cs="Times New Roman"/>
          <w:color w:val="000000"/>
          <w:bdr w:val="single" w:sz="4" w:space="0" w:color="000000"/>
        </w:rPr>
      </w:pPr>
      <w:del w:id="1161" w:author="user" w:date="2019-10-22T14:51:00Z">
        <w:r>
          <w:rPr>
            <w:rFonts w:ascii="Times New Roman" w:hAnsi="Times New Roman" w:cs="Times New Roman"/>
            <w:color w:val="000000"/>
          </w:rPr>
          <w:delText>（十五）删去第二十四条、第二十五条。</w:delText>
        </w:r>
      </w:del>
    </w:p>
    <w:p>
      <w:pPr>
        <w:pStyle w:val="Normal"/>
        <w:widowControl w:val="false"/>
        <w:overflowPunct w:val="false"/>
        <w:bidi w:val="0"/>
        <w:snapToGrid w:val="false"/>
        <w:spacing w:lineRule="exact" w:line="590"/>
        <w:ind w:firstLineChars="0" w:firstLine="0" w:startChars="0" w:start="0" w:endChars="200"/>
        <w:jc w:val="both"/>
        <w:rPr>
          <w:del w:id="1164" w:author="user" w:date="2019-10-22T14:51:00Z"/>
          <w:rFonts w:ascii="Times New Roman" w:hAnsi="Times New Roman" w:cs="Times New Roman"/>
          <w:color w:val="000000"/>
        </w:rPr>
      </w:pPr>
      <w:del w:id="1163" w:author="user" w:date="2019-10-22T14:51:00Z">
        <w:r>
          <w:rPr>
            <w:rFonts w:ascii="Times New Roman" w:hAnsi="Times New Roman" w:cs="Times New Roman"/>
            <w:color w:val="000000"/>
          </w:rPr>
          <w:delText>（十六）将第二十六条改为第二十九条，第一款修改为：“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ind w:firstLineChars="0" w:firstLine="0" w:startChars="0" w:start="0" w:endChars="200"/>
        <w:jc w:val="both"/>
        <w:rPr>
          <w:del w:id="1168" w:author="user" w:date="2019-10-22T14:51:00Z"/>
          <w:rFonts w:ascii="Times New Roman" w:hAnsi="Times New Roman" w:cs="Times New Roman"/>
          <w:color w:val="000000"/>
        </w:rPr>
      </w:pPr>
      <w:del w:id="1165" w:author="user" w:date="2019-10-22T14:51:00Z">
        <w:r>
          <w:rPr>
            <w:rFonts w:ascii="Times New Roman" w:hAnsi="Times New Roman" w:cs="Times New Roman"/>
            <w:color w:val="000000"/>
          </w:rPr>
          <w:delText>（十七）将第二十九条改为第三十二条，修改为：“</w:delText>
        </w:r>
      </w:del>
      <w:del w:id="1166" w:author="user" w:date="2019-10-22T14:51:00Z">
        <w:r>
          <w:rPr>
            <w:rFonts w:ascii="Times New Roman" w:hAnsi="Times New Roman" w:cs="Times New Roman"/>
            <w:color w:val="000000"/>
            <w:kern w:val="0"/>
          </w:rPr>
          <w:delText>河道管理范围内的工程设施施工时，建设单位或者个人应当在开工前将施工方案报水行政主管部门备案，并严格按照施工方案进行施工。</w:delText>
        </w:r>
      </w:del>
      <w:del w:id="1167" w:author="user" w:date="2019-10-22T14:51:00Z">
        <w:r>
          <w:rPr>
            <w:rFonts w:ascii="Times New Roman" w:hAnsi="Times New Roman" w:cs="Times New Roman"/>
            <w:color w:val="000000"/>
          </w:rPr>
          <w:delText xml:space="preserve">竣工后，应当通知水行政主管部门参加验收。” </w:delText>
        </w:r>
      </w:del>
    </w:p>
    <w:p>
      <w:pPr>
        <w:pStyle w:val="Normal"/>
        <w:widowControl w:val="false"/>
        <w:overflowPunct w:val="false"/>
        <w:bidi w:val="0"/>
        <w:snapToGrid w:val="false"/>
        <w:spacing w:lineRule="exact" w:line="590"/>
        <w:ind w:firstLineChars="0" w:firstLine="0" w:startChars="0" w:start="0" w:endChars="200"/>
        <w:jc w:val="both"/>
        <w:rPr>
          <w:del w:id="1170" w:author="user" w:date="2019-10-22T14:51:00Z"/>
          <w:rFonts w:ascii="Times New Roman" w:hAnsi="Times New Roman" w:cs="Times New Roman"/>
          <w:color w:val="000000"/>
        </w:rPr>
      </w:pPr>
      <w:del w:id="1169" w:author="user" w:date="2019-10-22T14:51:00Z">
        <w:r>
          <w:rPr>
            <w:rFonts w:ascii="Times New Roman" w:hAnsi="Times New Roman" w:cs="Times New Roman"/>
            <w:color w:val="000000"/>
          </w:rPr>
          <w:delText>（十八）将第三十一条改为第三十四条，删去其中的“水上经营”。</w:delText>
        </w:r>
      </w:del>
    </w:p>
    <w:p>
      <w:pPr>
        <w:pStyle w:val="Normal"/>
        <w:widowControl w:val="false"/>
        <w:overflowPunct w:val="false"/>
        <w:bidi w:val="0"/>
        <w:snapToGrid w:val="false"/>
        <w:spacing w:lineRule="exact" w:line="590"/>
        <w:ind w:firstLineChars="0" w:firstLine="0" w:startChars="0" w:start="0" w:endChars="200"/>
        <w:jc w:val="both"/>
        <w:rPr>
          <w:del w:id="1172" w:author="user" w:date="2019-10-22T14:51:00Z"/>
          <w:rFonts w:ascii="Times New Roman" w:hAnsi="Times New Roman" w:cs="Times New Roman"/>
          <w:color w:val="000000"/>
        </w:rPr>
      </w:pPr>
      <w:del w:id="1171" w:author="user" w:date="2019-10-22T14:51:00Z">
        <w:r>
          <w:rPr>
            <w:rFonts w:ascii="Times New Roman" w:hAnsi="Times New Roman" w:cs="Times New Roman"/>
            <w:color w:val="000000"/>
          </w:rPr>
          <w:delText>（十九）删去第三十五条、第三十六条。</w:delText>
        </w:r>
      </w:del>
    </w:p>
    <w:p>
      <w:pPr>
        <w:pStyle w:val="Normal"/>
        <w:widowControl w:val="false"/>
        <w:overflowPunct w:val="false"/>
        <w:bidi w:val="0"/>
        <w:snapToGrid w:val="false"/>
        <w:spacing w:lineRule="exact" w:line="590"/>
        <w:ind w:firstLineChars="0" w:firstLine="0" w:startChars="0" w:start="0" w:endChars="200"/>
        <w:jc w:val="both"/>
        <w:rPr>
          <w:del w:id="1174" w:author="user" w:date="2019-10-22T14:51:00Z"/>
          <w:rFonts w:ascii="Times New Roman" w:hAnsi="Times New Roman" w:cs="Times New Roman"/>
          <w:color w:val="000000"/>
        </w:rPr>
      </w:pPr>
      <w:del w:id="1173" w:author="user" w:date="2019-10-22T14:51:00Z">
        <w:r>
          <w:rPr>
            <w:rFonts w:ascii="Times New Roman" w:hAnsi="Times New Roman" w:cs="Times New Roman"/>
            <w:color w:val="000000"/>
          </w:rPr>
          <w:delText>（二十）将第三十七条改为第三十八条，删去其中的“擅自”。</w:delText>
        </w:r>
      </w:del>
    </w:p>
    <w:p>
      <w:pPr>
        <w:pStyle w:val="Normal"/>
        <w:widowControl w:val="false"/>
        <w:overflowPunct w:val="false"/>
        <w:bidi w:val="0"/>
        <w:snapToGrid w:val="false"/>
        <w:spacing w:lineRule="exact" w:line="590"/>
        <w:ind w:firstLineChars="0" w:firstLine="0" w:startChars="0" w:start="0" w:endChars="200"/>
        <w:jc w:val="both"/>
        <w:rPr>
          <w:del w:id="1176" w:author="user" w:date="2019-10-22T14:51:00Z"/>
          <w:rFonts w:ascii="Times New Roman" w:hAnsi="Times New Roman" w:cs="Times New Roman"/>
          <w:color w:val="000000"/>
        </w:rPr>
      </w:pPr>
      <w:del w:id="1175" w:author="user" w:date="2019-10-22T14:51:00Z">
        <w:r>
          <w:rPr>
            <w:rFonts w:ascii="Times New Roman" w:hAnsi="Times New Roman" w:cs="Times New Roman"/>
            <w:color w:val="000000"/>
          </w:rPr>
          <w:delText>（二十一）将第三十八条改为第三十九条，修改为：“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1179" w:author="user" w:date="2019-10-22T14:51:00Z"/>
          <w:rFonts w:ascii="Times New Roman" w:hAnsi="Times New Roman" w:cs="Times New Roman"/>
          <w:color w:val="000000"/>
        </w:rPr>
      </w:pPr>
      <w:del w:id="1177" w:author="user" w:date="2019-10-22T14:51:00Z">
        <w:r>
          <w:rPr>
            <w:rFonts w:cs="Times New Roman" w:ascii="Times New Roman" w:hAnsi="Times New Roman"/>
            <w:color w:val="000000"/>
          </w:rPr>
          <w:delText>“</w:delText>
        </w:r>
      </w:del>
      <w:del w:id="1178" w:author="user" w:date="2019-10-22T14:51:00Z">
        <w:r>
          <w:rPr>
            <w:rFonts w:ascii="Times New Roman" w:hAnsi="Times New Roman" w:cs="Times New Roman"/>
            <w:color w:val="000000"/>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的，代为恢复原状或者采取其他补救措施，所需费用由违法者承担。”</w:delText>
        </w:r>
      </w:del>
    </w:p>
    <w:p>
      <w:pPr>
        <w:pStyle w:val="Normal"/>
        <w:widowControl w:val="false"/>
        <w:overflowPunct w:val="false"/>
        <w:bidi w:val="0"/>
        <w:snapToGrid w:val="false"/>
        <w:spacing w:lineRule="exact" w:line="590"/>
        <w:ind w:firstLineChars="0" w:firstLine="0" w:startChars="0" w:start="0" w:endChars="200"/>
        <w:jc w:val="both"/>
        <w:rPr>
          <w:del w:id="1181" w:author="user" w:date="2019-10-22T14:51:00Z"/>
          <w:rFonts w:ascii="Times New Roman" w:hAnsi="Times New Roman" w:cs="Times New Roman"/>
          <w:color w:val="000000"/>
        </w:rPr>
      </w:pPr>
      <w:del w:id="1180" w:author="user" w:date="2019-10-22T14:51:00Z">
        <w:r>
          <w:rPr>
            <w:rFonts w:ascii="Times New Roman" w:hAnsi="Times New Roman" w:cs="Times New Roman"/>
            <w:color w:val="000000"/>
          </w:rPr>
          <w:delText>（二十二）将第四十条改为第四十一条，修改为：“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ind w:firstLineChars="0" w:firstLine="0" w:startChars="0" w:start="0" w:endChars="200"/>
        <w:jc w:val="both"/>
        <w:rPr>
          <w:del w:id="1183" w:author="user" w:date="2019-10-22T14:51:00Z"/>
          <w:rFonts w:ascii="Times New Roman" w:hAnsi="Times New Roman" w:cs="Times New Roman"/>
          <w:color w:val="000000"/>
        </w:rPr>
      </w:pPr>
      <w:del w:id="1182" w:author="user" w:date="2019-10-22T14:51:00Z">
        <w:r>
          <w:rPr>
            <w:rFonts w:ascii="Times New Roman" w:hAnsi="Times New Roman" w:cs="Times New Roman"/>
            <w:color w:val="000000"/>
          </w:rPr>
          <w:delText>（二十三）删去第四十一条、第四十二条。</w:delText>
        </w:r>
      </w:del>
    </w:p>
    <w:p>
      <w:pPr>
        <w:pStyle w:val="Normal"/>
        <w:widowControl w:val="false"/>
        <w:overflowPunct w:val="false"/>
        <w:bidi w:val="0"/>
        <w:snapToGrid w:val="false"/>
        <w:spacing w:lineRule="exact" w:line="590"/>
        <w:ind w:firstLineChars="0" w:firstLine="0" w:startChars="0" w:start="0" w:endChars="200"/>
        <w:jc w:val="both"/>
        <w:rPr>
          <w:del w:id="1185" w:author="user" w:date="2019-10-22T14:51:00Z"/>
          <w:rFonts w:ascii="Times New Roman" w:hAnsi="Times New Roman" w:eastAsia="黑体" w:cs="Times New Roman"/>
          <w:color w:val="000000"/>
        </w:rPr>
      </w:pPr>
      <w:del w:id="1184" w:author="user" w:date="2019-10-22T14:51:00Z">
        <w:r>
          <w:rPr>
            <w:rFonts w:ascii="Times New Roman" w:hAnsi="Times New Roman" w:cs="Times New Roman" w:eastAsia="黑体"/>
            <w:color w:val="000000"/>
          </w:rPr>
          <w:delText>四、对《无锡市城市绿化管理条例》作出修改</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189" w:author="user" w:date="2019-10-22T14:51:00Z"/>
          <w:rFonts w:ascii="Times New Roman" w:hAnsi="Times New Roman" w:cs="Times New Roman"/>
          <w:color w:val="000000"/>
          <w:szCs w:val="32"/>
        </w:rPr>
      </w:pPr>
      <w:del w:id="1186" w:author="user" w:date="2019-10-22T14:51:00Z">
        <w:r>
          <w:rPr>
            <w:rFonts w:ascii="Times New Roman" w:hAnsi="Times New Roman" w:cs="Times New Roman"/>
            <w:color w:val="000000"/>
          </w:rPr>
          <w:delText>（一）</w:delText>
        </w:r>
      </w:del>
      <w:del w:id="1187" w:author="user" w:date="2019-10-22T14:51:00Z">
        <w:r>
          <w:rPr>
            <w:rFonts w:ascii="Times New Roman" w:hAnsi="Times New Roman" w:cs="Times New Roman"/>
            <w:color w:val="000000"/>
            <w:kern w:val="0"/>
            <w:szCs w:val="32"/>
          </w:rPr>
          <w:delText>增加一条，作为第十一条：“建设工程项目实施立体</w:delText>
        </w:r>
      </w:del>
      <w:del w:id="1188" w:author="user" w:date="2019-10-22T14:51:00Z">
        <w:r>
          <w:rPr>
            <w:rFonts w:ascii="Times New Roman" w:hAnsi="Times New Roman" w:cs="Times New Roman"/>
            <w:color w:val="000000"/>
            <w:spacing w:val="-6"/>
            <w:kern w:val="0"/>
            <w:szCs w:val="32"/>
          </w:rPr>
          <w:delText>绿化的，可以按照国家、省有关立体绿化技术规范折算绿地面积。”</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192" w:author="user" w:date="2019-10-22T14:51:00Z"/>
          <w:rFonts w:ascii="Times New Roman" w:hAnsi="Times New Roman" w:cs="Times New Roman"/>
          <w:color w:val="000000"/>
          <w:szCs w:val="32"/>
        </w:rPr>
      </w:pPr>
      <w:del w:id="1190" w:author="user" w:date="2019-10-22T14:51:00Z">
        <w:r>
          <w:rPr>
            <w:rFonts w:ascii="Times New Roman" w:hAnsi="Times New Roman" w:cs="Times New Roman"/>
            <w:color w:val="000000"/>
          </w:rPr>
          <w:delText>（二）</w:delText>
        </w:r>
      </w:del>
      <w:del w:id="1191" w:author="user" w:date="2019-10-22T14:51:00Z">
        <w:r>
          <w:rPr>
            <w:rFonts w:ascii="Times New Roman" w:hAnsi="Times New Roman" w:cs="Times New Roman"/>
            <w:color w:val="000000"/>
            <w:kern w:val="0"/>
            <w:szCs w:val="32"/>
          </w:rPr>
          <w:delText>将第十一条改为第十二条，删去第三款。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195" w:author="user" w:date="2019-10-22T14:51:00Z"/>
          <w:rFonts w:ascii="Times New Roman" w:hAnsi="Times New Roman" w:cs="Times New Roman"/>
          <w:color w:val="000000"/>
          <w:kern w:val="0"/>
        </w:rPr>
      </w:pPr>
      <w:del w:id="1193" w:author="user" w:date="2019-10-22T14:51:00Z">
        <w:r>
          <w:rPr>
            <w:rFonts w:ascii="Times New Roman" w:hAnsi="Times New Roman" w:cs="Times New Roman"/>
            <w:color w:val="000000"/>
          </w:rPr>
          <w:delText>（三）</w:delText>
        </w:r>
      </w:del>
      <w:del w:id="1194" w:author="user" w:date="2019-10-22T14:51:00Z">
        <w:r>
          <w:rPr>
            <w:rFonts w:ascii="Times New Roman" w:hAnsi="Times New Roman" w:cs="Times New Roman"/>
            <w:color w:val="000000"/>
            <w:kern w:val="0"/>
          </w:rPr>
          <w:delText>将第十四条改为第十五条，修改为：“城市绿化建设工程的设计和监理，应当委托持有相应资格证书的设计、监理单位承担。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198" w:author="user" w:date="2019-10-22T14:51:00Z"/>
          <w:rFonts w:ascii="Times New Roman" w:hAnsi="Times New Roman" w:cs="Times New Roman"/>
          <w:color w:val="000000"/>
          <w:kern w:val="0"/>
        </w:rPr>
      </w:pPr>
      <w:del w:id="1196" w:author="user" w:date="2019-10-22T14:51:00Z">
        <w:r>
          <w:rPr>
            <w:rFonts w:cs="Times New Roman" w:ascii="Times New Roman" w:hAnsi="Times New Roman"/>
            <w:color w:val="000000"/>
            <w:kern w:val="0"/>
          </w:rPr>
          <w:delText>“</w:delText>
        </w:r>
      </w:del>
      <w:del w:id="1197" w:author="user" w:date="2019-10-22T14:51: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01" w:author="user" w:date="2019-10-22T14:51:00Z"/>
          <w:rFonts w:ascii="Times New Roman" w:hAnsi="Times New Roman" w:cs="Times New Roman"/>
          <w:color w:val="000000"/>
          <w:kern w:val="0"/>
        </w:rPr>
      </w:pPr>
      <w:del w:id="1199" w:author="user" w:date="2019-10-22T14:51:00Z">
        <w:r>
          <w:rPr>
            <w:rFonts w:cs="Times New Roman" w:ascii="Times New Roman" w:hAnsi="Times New Roman"/>
            <w:color w:val="000000"/>
            <w:kern w:val="0"/>
          </w:rPr>
          <w:delText>“</w:delText>
        </w:r>
      </w:del>
      <w:del w:id="1200" w:author="user" w:date="2019-10-22T14:51: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04" w:author="user" w:date="2019-10-22T14:51:00Z"/>
          <w:rFonts w:ascii="Times New Roman" w:hAnsi="Times New Roman" w:cs="Times New Roman"/>
          <w:color w:val="000000"/>
          <w:kern w:val="0"/>
        </w:rPr>
      </w:pPr>
      <w:del w:id="1202" w:author="user" w:date="2019-10-22T14:51:00Z">
        <w:r>
          <w:rPr>
            <w:rFonts w:ascii="Times New Roman" w:hAnsi="Times New Roman" w:cs="Times New Roman"/>
            <w:color w:val="000000"/>
          </w:rPr>
          <w:delText>（四）</w:delText>
        </w:r>
      </w:del>
      <w:del w:id="1203" w:author="user" w:date="2019-10-22T14:51:00Z">
        <w:r>
          <w:rPr>
            <w:rFonts w:ascii="Times New Roman" w:hAnsi="Times New Roman" w:cs="Times New Roman"/>
            <w:color w:val="000000"/>
            <w:kern w:val="0"/>
          </w:rPr>
          <w:delText>将第十七条改为第十八条，增加一款，作为第二款：“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06" w:author="user" w:date="2019-10-22T14:51:00Z"/>
          <w:rFonts w:ascii="Times New Roman" w:hAnsi="Times New Roman" w:cs="Times New Roman"/>
          <w:color w:val="000000"/>
          <w:kern w:val="0"/>
        </w:rPr>
      </w:pPr>
      <w:del w:id="1205" w:author="user" w:date="2019-10-22T14:51:00Z">
        <w:r>
          <w:rPr>
            <w:rFonts w:ascii="Times New Roman" w:hAnsi="Times New Roman" w:cs="Times New Roman"/>
            <w:color w:val="000000"/>
            <w:kern w:val="0"/>
          </w:rPr>
          <w:delText>第二款改为第三款，修改为：“因建设或者其他特殊原因需要临时占用城市绿化用地的，应当经市人民政府城市绿化行政主管部门同意，按照有关规定办理临时用地审批手续，并在规定期限内恢复原状。”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10" w:author="user" w:date="2019-10-22T14:51:00Z"/>
          <w:rFonts w:ascii="Times New Roman" w:hAnsi="Times New Roman" w:cs="Times New Roman"/>
          <w:color w:val="000000"/>
          <w:kern w:val="0"/>
        </w:rPr>
      </w:pPr>
      <w:del w:id="1207" w:author="user" w:date="2019-10-22T14:51:00Z">
        <w:r>
          <w:rPr>
            <w:rFonts w:ascii="Times New Roman" w:hAnsi="Times New Roman" w:cs="Times New Roman"/>
            <w:color w:val="000000"/>
          </w:rPr>
          <w:delText>（五）</w:delText>
        </w:r>
      </w:del>
      <w:del w:id="1208" w:author="user" w:date="2019-10-22T14:51:00Z">
        <w:r>
          <w:rPr>
            <w:rFonts w:ascii="Times New Roman" w:hAnsi="Times New Roman" w:cs="Times New Roman"/>
            <w:color w:val="000000"/>
            <w:kern w:val="0"/>
          </w:rPr>
          <w:delText>将第二十一条改为第二十二条，修改为：“城市各类新建管线应当避让现有树木。确实无法避让的，在设计或者施工</w:delText>
        </w:r>
      </w:del>
      <w:del w:id="1209" w:author="user" w:date="2019-10-22T14:51:00Z">
        <w:r>
          <w:rPr>
            <w:rFonts w:ascii="Times New Roman" w:hAnsi="Times New Roman" w:cs="Times New Roman"/>
            <w:color w:val="000000"/>
            <w:spacing w:val="6"/>
            <w:kern w:val="0"/>
            <w:szCs w:val="32"/>
          </w:rPr>
          <w:delText>前，有关部门应当会同城市绿化行政主管部门确定并采取保护措施。</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13" w:author="user" w:date="2019-10-22T14:51:00Z"/>
          <w:rFonts w:ascii="Times New Roman" w:hAnsi="Times New Roman" w:cs="Times New Roman"/>
          <w:color w:val="000000"/>
          <w:kern w:val="0"/>
        </w:rPr>
      </w:pPr>
      <w:del w:id="1211" w:author="user" w:date="2019-10-22T14:51:00Z">
        <w:r>
          <w:rPr>
            <w:rFonts w:cs="Times New Roman" w:ascii="Times New Roman" w:hAnsi="Times New Roman"/>
            <w:color w:val="000000"/>
            <w:kern w:val="0"/>
          </w:rPr>
          <w:delText>“</w:delText>
        </w:r>
      </w:del>
      <w:del w:id="1212" w:author="user" w:date="2019-10-22T14:51: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16" w:author="user" w:date="2019-10-22T14:51:00Z"/>
          <w:rFonts w:ascii="Times New Roman" w:hAnsi="Times New Roman" w:cs="Times New Roman"/>
          <w:color w:val="000000"/>
          <w:kern w:val="0"/>
        </w:rPr>
      </w:pPr>
      <w:del w:id="1214" w:author="user" w:date="2019-10-22T14:51:00Z">
        <w:r>
          <w:rPr>
            <w:rFonts w:cs="Times New Roman" w:ascii="Times New Roman" w:hAnsi="Times New Roman"/>
            <w:color w:val="000000"/>
            <w:kern w:val="0"/>
          </w:rPr>
          <w:delText>“</w:delText>
        </w:r>
      </w:del>
      <w:del w:id="1215" w:author="user" w:date="2019-10-22T14:51: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20" w:author="user" w:date="2019-10-22T14:51:00Z"/>
          <w:rFonts w:ascii="Times New Roman" w:hAnsi="Times New Roman" w:cs="Times New Roman"/>
          <w:color w:val="000000"/>
          <w:kern w:val="0"/>
        </w:rPr>
      </w:pPr>
      <w:del w:id="1217" w:author="user" w:date="2019-10-22T14:51:00Z">
        <w:r>
          <w:rPr>
            <w:rFonts w:ascii="Times New Roman" w:hAnsi="Times New Roman" w:cs="Times New Roman"/>
            <w:color w:val="000000"/>
          </w:rPr>
          <w:delText>（六）</w:delText>
        </w:r>
      </w:del>
      <w:del w:id="1218" w:author="user" w:date="2019-10-22T14:51:00Z">
        <w:r>
          <w:rPr>
            <w:rFonts w:ascii="Times New Roman" w:hAnsi="Times New Roman" w:cs="Times New Roman"/>
            <w:color w:val="000000"/>
            <w:kern w:val="0"/>
          </w:rPr>
          <w:delText>将第二十五条改为第二十六条，第一款第三项修改为：“擅自占用城市绿化用地，责令限期退还，恢复原状，可以并处</w:delText>
        </w:r>
      </w:del>
      <w:del w:id="1219" w:author="user" w:date="2019-10-22T14:51:00Z">
        <w:r>
          <w:rPr>
            <w:rFonts w:ascii="Times New Roman" w:hAnsi="Times New Roman" w:cs="Times New Roman"/>
            <w:color w:val="000000"/>
            <w:spacing w:val="-6"/>
            <w:kern w:val="0"/>
            <w:szCs w:val="32"/>
          </w:rPr>
          <w:delText>占用城市绿化用地面积每平方米五百元以上一千元以下的罚款”。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22" w:author="user" w:date="2019-10-22T14:51:00Z"/>
          <w:rFonts w:ascii="Times New Roman" w:hAnsi="Times New Roman" w:cs="Times New Roman"/>
          <w:color w:val="000000"/>
          <w:kern w:val="0"/>
        </w:rPr>
      </w:pPr>
      <w:del w:id="1221" w:author="user" w:date="2019-10-22T14:51:00Z">
        <w:r>
          <w:rPr>
            <w:rFonts w:ascii="Times New Roman" w:hAnsi="Times New Roman" w:cs="Times New Roman"/>
            <w:color w:val="000000"/>
            <w:kern w:val="0"/>
          </w:rPr>
          <w:delText>删去第一款第四项、第三款。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24" w:author="user" w:date="2019-10-22T14:51:00Z"/>
          <w:rFonts w:ascii="Times New Roman" w:hAnsi="Times New Roman" w:cs="Times New Roman"/>
          <w:color w:val="000000"/>
        </w:rPr>
      </w:pPr>
      <w:del w:id="1223" w:author="user" w:date="2019-10-22T14:51:00Z">
        <w:r>
          <w:rPr>
            <w:rFonts w:ascii="Times New Roman" w:hAnsi="Times New Roman" w:cs="Times New Roman"/>
            <w:color w:val="000000"/>
          </w:rPr>
          <w:delText xml:space="preserve">（七）增加一条，作为第二十七条：“违反本条例规定，有关法律、法规已有处罚规定的，从其规定。” </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26" w:author="user" w:date="2019-10-22T14:51:00Z"/>
          <w:rFonts w:ascii="Times New Roman" w:hAnsi="Times New Roman" w:cs="Times New Roman"/>
          <w:color w:val="000000"/>
        </w:rPr>
      </w:pPr>
      <w:del w:id="1225" w:author="user" w:date="2019-10-22T14:51:00Z">
        <w:r>
          <w:rPr>
            <w:rFonts w:ascii="Times New Roman" w:hAnsi="Times New Roman" w:cs="Times New Roman"/>
            <w:color w:val="000000"/>
          </w:rPr>
          <w:delText>（八）将第二十六条改为第二十八条，其中的“《中华人民共和国治安管理处罚条例》”修改为“《中华人民共和国治安管理处罚法》”。</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28" w:author="user" w:date="2019-10-22T14:51:00Z"/>
          <w:rFonts w:ascii="Times New Roman" w:hAnsi="Times New Roman" w:cs="Times New Roman"/>
          <w:color w:val="000000"/>
        </w:rPr>
      </w:pPr>
      <w:del w:id="1227" w:author="user" w:date="2019-10-22T14:51:00Z">
        <w:r>
          <w:rPr>
            <w:rFonts w:ascii="Times New Roman" w:hAnsi="Times New Roman" w:cs="Times New Roman"/>
            <w:color w:val="000000"/>
          </w:rPr>
          <w:delText>（九）删去第二十七条。</w:delText>
        </w:r>
      </w:del>
    </w:p>
    <w:p>
      <w:pPr>
        <w:pStyle w:val="Normal"/>
        <w:widowControl w:val="false"/>
        <w:overflowPunct w:val="false"/>
        <w:autoSpaceDE w:val="true"/>
        <w:bidi w:val="0"/>
        <w:snapToGrid w:val="false"/>
        <w:spacing w:lineRule="exact" w:line="590"/>
        <w:ind w:firstLineChars="0" w:firstLine="0" w:startChars="0" w:start="0" w:endChars="200"/>
        <w:jc w:val="both"/>
        <w:rPr>
          <w:del w:id="1230" w:author="user" w:date="2019-10-22T14:51:00Z"/>
          <w:rFonts w:ascii="Times New Roman" w:hAnsi="Times New Roman" w:cs="Times New Roman"/>
          <w:color w:val="000000"/>
        </w:rPr>
      </w:pPr>
      <w:del w:id="1229" w:author="user" w:date="2019-10-22T14:51:00Z">
        <w:r>
          <w:rPr>
            <w:rFonts w:ascii="Times New Roman" w:hAnsi="Times New Roman" w:cs="Times New Roman"/>
            <w:color w:val="000000"/>
          </w:rPr>
          <w:delText>（十）将第二十九条改为第三十条，修改为：“城市规划区内的古树名木保护和管理，按照有关规定执行。”</w:delText>
        </w:r>
      </w:del>
    </w:p>
    <w:p>
      <w:pPr>
        <w:pStyle w:val="Normal"/>
        <w:widowControl w:val="false"/>
        <w:overflowPunct w:val="false"/>
        <w:bidi w:val="0"/>
        <w:snapToGrid w:val="false"/>
        <w:spacing w:lineRule="exact" w:line="590"/>
        <w:ind w:firstLineChars="0" w:firstLine="0" w:startChars="0" w:start="0" w:endChars="200"/>
        <w:jc w:val="both"/>
        <w:rPr>
          <w:del w:id="1232" w:author="user" w:date="2019-10-22T14:51:00Z"/>
          <w:rFonts w:ascii="Times New Roman" w:hAnsi="Times New Roman" w:eastAsia="黑体" w:cs="Times New Roman"/>
          <w:color w:val="000000"/>
        </w:rPr>
      </w:pPr>
      <w:del w:id="1231" w:author="user" w:date="2019-10-22T14:51:00Z">
        <w:r>
          <w:rPr>
            <w:rFonts w:ascii="Times New Roman" w:hAnsi="Times New Roman" w:cs="Times New Roman" w:eastAsia="黑体"/>
            <w:color w:val="000000"/>
          </w:rPr>
          <w:delText>五、对《无锡市市容和环境卫生管理条例》作出修改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1236" w:author="user" w:date="2019-10-22T14:51:00Z"/>
          <w:rFonts w:ascii="Times New Roman" w:hAnsi="Times New Roman" w:cs="Times New Roman"/>
          <w:color w:val="000000"/>
        </w:rPr>
      </w:pPr>
      <w:del w:id="1233" w:author="user" w:date="2019-10-22T14:51:00Z">
        <w:r>
          <w:rPr>
            <w:rFonts w:ascii="Times New Roman" w:hAnsi="Times New Roman" w:cs="Times New Roman"/>
            <w:color w:val="000000"/>
          </w:rPr>
          <w:delText>（一）将第十四条第二款修改为：“</w:delText>
        </w:r>
      </w:del>
      <w:del w:id="1234" w:author="user" w:date="2019-10-22T14:51:00Z">
        <w:r>
          <w:rPr>
            <w:rFonts w:ascii="Times New Roman" w:hAnsi="Times New Roman" w:cs="Times New Roman"/>
            <w:color w:val="000000"/>
            <w:kern w:val="0"/>
          </w:rPr>
          <w:delText>在建筑物、</w:delText>
        </w:r>
      </w:del>
      <w:del w:id="1235" w:author="user" w:date="2019-10-22T14:51: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widowControl w:val="false"/>
        <w:overflowPunct w:val="false"/>
        <w:bidi w:val="0"/>
        <w:snapToGrid w:val="false"/>
        <w:spacing w:lineRule="exact" w:line="590"/>
        <w:ind w:firstLineChars="0" w:firstLine="0" w:startChars="0" w:start="0" w:endChars="200"/>
        <w:jc w:val="both"/>
        <w:rPr>
          <w:del w:id="1239" w:author="user" w:date="2019-10-22T14:51:00Z"/>
          <w:rFonts w:ascii="Times New Roman" w:hAnsi="Times New Roman" w:cs="Times New Roman"/>
          <w:color w:val="000000"/>
          <w:spacing w:val="-6"/>
          <w:kern w:val="0"/>
          <w:szCs w:val="32"/>
        </w:rPr>
      </w:pPr>
      <w:del w:id="1237" w:author="user" w:date="2019-10-22T14:51:00Z">
        <w:r>
          <w:rPr>
            <w:rFonts w:ascii="Times New Roman" w:hAnsi="Times New Roman" w:cs="Times New Roman"/>
            <w:color w:val="000000"/>
            <w:kern w:val="0"/>
          </w:rPr>
          <w:delText>增加一款，作为第三款：“在道路及其他公共场所设置的供电、供热、供水、供气、照明、通信、邮政、环境卫生、交通、</w:delText>
        </w:r>
      </w:del>
      <w:del w:id="1238" w:author="user" w:date="2019-10-22T14:51:00Z">
        <w:r>
          <w:rPr>
            <w:rFonts w:ascii="Times New Roman" w:hAnsi="Times New Roman" w:cs="Times New Roman"/>
            <w:color w:val="000000"/>
            <w:spacing w:val="-6"/>
            <w:kern w:val="0"/>
            <w:szCs w:val="32"/>
          </w:rPr>
          <w:delText>广告等各类设施，应当符合城市容貌标准，并保持设施整洁、完好。”</w:delText>
        </w:r>
      </w:del>
    </w:p>
    <w:p>
      <w:pPr>
        <w:pStyle w:val="Normal"/>
        <w:widowControl w:val="false"/>
        <w:overflowPunct w:val="false"/>
        <w:bidi w:val="0"/>
        <w:snapToGrid w:val="false"/>
        <w:spacing w:lineRule="exact" w:line="590"/>
        <w:ind w:firstLineChars="0" w:firstLine="0" w:startChars="0" w:start="0" w:endChars="200"/>
        <w:jc w:val="both"/>
        <w:rPr>
          <w:del w:id="1241" w:author="user" w:date="2019-10-22T14:51:00Z"/>
          <w:rFonts w:ascii="Times New Roman" w:hAnsi="Times New Roman" w:cs="Times New Roman"/>
          <w:color w:val="000000"/>
        </w:rPr>
      </w:pPr>
      <w:del w:id="1240" w:author="user" w:date="2019-10-22T14:51:00Z">
        <w:r>
          <w:rPr>
            <w:rFonts w:ascii="Times New Roman" w:hAnsi="Times New Roman" w:cs="Times New Roman"/>
            <w:color w:val="000000"/>
          </w:rPr>
          <w:delText>（二）将第十九条第二款修改为：“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widowControl w:val="false"/>
        <w:overflowPunct w:val="false"/>
        <w:bidi w:val="0"/>
        <w:snapToGrid w:val="false"/>
        <w:spacing w:lineRule="exact" w:line="590"/>
        <w:ind w:firstLineChars="0" w:firstLine="0" w:startChars="0" w:start="0" w:endChars="200"/>
        <w:jc w:val="both"/>
        <w:rPr>
          <w:del w:id="1243" w:author="user" w:date="2019-10-22T14:51:00Z"/>
          <w:rFonts w:ascii="Times New Roman" w:hAnsi="Times New Roman" w:cs="Times New Roman"/>
          <w:color w:val="000000"/>
        </w:rPr>
      </w:pPr>
      <w:del w:id="1242" w:author="user" w:date="2019-10-22T14:51:00Z">
        <w:r>
          <w:rPr>
            <w:rFonts w:ascii="Times New Roman" w:hAnsi="Times New Roman" w:cs="Times New Roman"/>
            <w:color w:val="000000"/>
          </w:rPr>
          <w:delText>将第三款修改为：“编制户外广告设施设置规划和详细规划时，应当听取利害关系人的意见，报本级人民政府批准后，向社会公布。”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1245" w:author="user" w:date="2019-10-22T14:51:00Z"/>
          <w:rFonts w:ascii="Times New Roman" w:hAnsi="Times New Roman" w:cs="Times New Roman"/>
          <w:color w:val="000000"/>
        </w:rPr>
      </w:pPr>
      <w:del w:id="1244" w:author="user" w:date="2019-10-22T14:51:00Z">
        <w:r>
          <w:rPr>
            <w:rFonts w:ascii="Times New Roman" w:hAnsi="Times New Roman" w:cs="Times New Roman"/>
            <w:color w:val="000000"/>
          </w:rPr>
          <w:delText>（三）将第二十条第一款中的“经营性户外广告设置空间”修改为“经营性户外广告设施设置空间”，第二款、第三款中的“设置户外广告”修改为“设置户外广告设施”。</w:delText>
        </w:r>
      </w:del>
    </w:p>
    <w:p>
      <w:pPr>
        <w:pStyle w:val="Normal"/>
        <w:widowControl w:val="false"/>
        <w:overflowPunct w:val="false"/>
        <w:bidi w:val="0"/>
        <w:snapToGrid w:val="false"/>
        <w:spacing w:lineRule="exact" w:line="590"/>
        <w:ind w:firstLineChars="0" w:firstLine="0" w:startChars="0" w:start="0" w:endChars="200"/>
        <w:jc w:val="both"/>
        <w:rPr>
          <w:del w:id="1247" w:author="user" w:date="2019-10-22T14:51:00Z"/>
          <w:rFonts w:ascii="Times New Roman" w:hAnsi="Times New Roman" w:cs="Times New Roman"/>
          <w:color w:val="000000"/>
        </w:rPr>
      </w:pPr>
      <w:del w:id="1246" w:author="user" w:date="2019-10-22T14:51:00Z">
        <w:r>
          <w:rPr>
            <w:rFonts w:ascii="Times New Roman" w:hAnsi="Times New Roman" w:cs="Times New Roman"/>
            <w:color w:val="000000"/>
          </w:rPr>
          <w:delText>删去第三款中的“市、县级市”。</w:delText>
        </w:r>
      </w:del>
    </w:p>
    <w:p>
      <w:pPr>
        <w:pStyle w:val="Normal"/>
        <w:widowControl w:val="false"/>
        <w:overflowPunct w:val="false"/>
        <w:bidi w:val="0"/>
        <w:snapToGrid w:val="false"/>
        <w:spacing w:lineRule="exact" w:line="590"/>
        <w:ind w:firstLineChars="0" w:firstLine="0" w:startChars="0" w:start="0" w:endChars="200"/>
        <w:jc w:val="both"/>
        <w:rPr>
          <w:del w:id="1249" w:author="user" w:date="2019-10-22T14:51:00Z"/>
          <w:rFonts w:ascii="Times New Roman" w:hAnsi="Times New Roman" w:cs="Times New Roman"/>
          <w:color w:val="000000"/>
        </w:rPr>
      </w:pPr>
      <w:del w:id="1248" w:author="user" w:date="2019-10-22T14:51:00Z">
        <w:r>
          <w:rPr>
            <w:rFonts w:ascii="Times New Roman" w:hAnsi="Times New Roman" w:cs="Times New Roman"/>
            <w:color w:val="000000"/>
          </w:rPr>
          <w:delText>（四）删去第二十四条。</w:delText>
        </w:r>
      </w:del>
    </w:p>
    <w:p>
      <w:pPr>
        <w:pStyle w:val="Normal"/>
        <w:widowControl w:val="false"/>
        <w:overflowPunct w:val="false"/>
        <w:bidi w:val="0"/>
        <w:snapToGrid w:val="false"/>
        <w:spacing w:lineRule="exact" w:line="590"/>
        <w:ind w:firstLineChars="0" w:firstLine="0" w:startChars="0" w:start="0" w:endChars="200"/>
        <w:jc w:val="both"/>
        <w:rPr>
          <w:del w:id="1251" w:author="user" w:date="2019-10-22T14:51:00Z"/>
          <w:rFonts w:ascii="Times New Roman" w:hAnsi="Times New Roman" w:cs="Times New Roman"/>
          <w:color w:val="000000"/>
        </w:rPr>
      </w:pPr>
      <w:del w:id="1250" w:author="user" w:date="2019-10-22T14:51:00Z">
        <w:r>
          <w:rPr>
            <w:rFonts w:ascii="Times New Roman" w:hAnsi="Times New Roman" w:cs="Times New Roman"/>
            <w:color w:val="000000"/>
          </w:rPr>
          <w:delText>（五）将第二十九条改为第二十八条，增加一项，作为第一款第三项：“清洗机动车辆” 。</w:delText>
        </w:r>
      </w:del>
    </w:p>
    <w:p>
      <w:pPr>
        <w:pStyle w:val="Normal"/>
        <w:widowControl w:val="false"/>
        <w:overflowPunct w:val="false"/>
        <w:bidi w:val="0"/>
        <w:snapToGrid w:val="false"/>
        <w:spacing w:lineRule="exact" w:line="590"/>
        <w:ind w:firstLineChars="0" w:firstLine="0" w:startChars="0" w:start="0" w:endChars="200"/>
        <w:jc w:val="both"/>
        <w:rPr>
          <w:del w:id="1255" w:author="user" w:date="2019-10-22T14:51:00Z"/>
          <w:rFonts w:ascii="Times New Roman" w:hAnsi="Times New Roman" w:cs="Times New Roman"/>
          <w:color w:val="000000"/>
          <w:kern w:val="0"/>
        </w:rPr>
      </w:pPr>
      <w:del w:id="1252" w:author="user" w:date="2019-10-22T14:51:00Z">
        <w:r>
          <w:rPr>
            <w:rFonts w:ascii="Times New Roman" w:hAnsi="Times New Roman" w:cs="Times New Roman"/>
            <w:color w:val="000000"/>
          </w:rPr>
          <w:delText>将第三款修改为：“</w:delText>
        </w:r>
      </w:del>
      <w:del w:id="1253" w:author="user" w:date="2019-10-22T14:51: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del w:id="1254" w:author="user" w:date="2019-10-22T14:51:00Z">
        <w:r>
          <w:rPr>
            <w:rFonts w:ascii="Times New Roman" w:hAnsi="Times New Roman" w:cs="Times New Roman"/>
            <w:color w:val="000000"/>
          </w:rPr>
          <w:delText>”</w:delText>
        </w:r>
      </w:del>
    </w:p>
    <w:p>
      <w:pPr>
        <w:pStyle w:val="Normal"/>
        <w:widowControl w:val="false"/>
        <w:overflowPunct w:val="false"/>
        <w:bidi w:val="0"/>
        <w:snapToGrid w:val="false"/>
        <w:spacing w:lineRule="exact" w:line="590"/>
        <w:ind w:firstLineChars="0" w:firstLine="0" w:startChars="0" w:start="0" w:endChars="200"/>
        <w:jc w:val="both"/>
        <w:rPr>
          <w:del w:id="1257" w:author="user" w:date="2019-10-22T14:51:00Z"/>
          <w:rFonts w:ascii="Times New Roman" w:hAnsi="Times New Roman" w:cs="Times New Roman"/>
          <w:color w:val="000000"/>
        </w:rPr>
      </w:pPr>
      <w:del w:id="1256" w:author="user" w:date="2019-10-22T14:51:00Z">
        <w:r>
          <w:rPr>
            <w:rFonts w:ascii="Times New Roman" w:hAnsi="Times New Roman" w:cs="Times New Roman"/>
            <w:color w:val="000000"/>
          </w:rPr>
          <w:delText>（六）增加一条，作为第二十九条：“互联网租赁自行车的经营管理遵循总量控制原则。</w:delText>
        </w:r>
      </w:del>
    </w:p>
    <w:p>
      <w:pPr>
        <w:pStyle w:val="Normal"/>
        <w:widowControl w:val="false"/>
        <w:overflowPunct w:val="false"/>
        <w:bidi w:val="0"/>
        <w:snapToGrid w:val="false"/>
        <w:spacing w:lineRule="exact" w:line="590"/>
        <w:ind w:firstLineChars="0" w:firstLine="0" w:startChars="0" w:start="0" w:endChars="200"/>
        <w:jc w:val="both"/>
        <w:rPr>
          <w:del w:id="1260" w:author="user" w:date="2019-10-22T14:51:00Z"/>
          <w:rFonts w:ascii="Times New Roman" w:hAnsi="Times New Roman" w:cs="Times New Roman"/>
          <w:color w:val="000000"/>
        </w:rPr>
      </w:pPr>
      <w:del w:id="1258" w:author="user" w:date="2019-10-22T14:51:00Z">
        <w:r>
          <w:rPr>
            <w:rFonts w:cs="Times New Roman" w:ascii="Times New Roman" w:hAnsi="Times New Roman"/>
            <w:color w:val="000000"/>
          </w:rPr>
          <w:delText>“</w:delText>
        </w:r>
      </w:del>
      <w:del w:id="1259" w:author="user" w:date="2019-10-22T14:51:00Z">
        <w:r>
          <w:rPr>
            <w:rFonts w:ascii="Times New Roman" w:hAnsi="Times New Roman" w:cs="Times New Roman"/>
            <w:color w:val="000000"/>
          </w:rPr>
          <w:delText>互联网租赁自行车经营单位应当履行主体责任，维护互联网租赁自行车的停放秩序。”</w:delText>
        </w:r>
      </w:del>
    </w:p>
    <w:p>
      <w:pPr>
        <w:pStyle w:val="Normal"/>
        <w:widowControl w:val="false"/>
        <w:overflowPunct w:val="false"/>
        <w:bidi w:val="0"/>
        <w:snapToGrid w:val="false"/>
        <w:spacing w:lineRule="exact" w:line="590"/>
        <w:ind w:firstLineChars="0" w:firstLine="0" w:startChars="0" w:start="0" w:endChars="200"/>
        <w:jc w:val="both"/>
        <w:rPr>
          <w:del w:id="1262" w:author="user" w:date="2019-10-22T14:51:00Z"/>
          <w:rFonts w:ascii="Times New Roman" w:hAnsi="Times New Roman" w:cs="Times New Roman"/>
          <w:color w:val="000000"/>
        </w:rPr>
      </w:pPr>
      <w:del w:id="1261" w:author="user" w:date="2019-10-22T14:51:00Z">
        <w:r>
          <w:rPr>
            <w:rFonts w:ascii="Times New Roman" w:hAnsi="Times New Roman" w:cs="Times New Roman"/>
            <w:color w:val="000000"/>
          </w:rPr>
          <w:delText>（七）删去第四十九条第一项，将第五项改为第四项，修改为：“按照规定取得相应的道路运输经营许可证”。</w:delText>
        </w:r>
      </w:del>
    </w:p>
    <w:p>
      <w:pPr>
        <w:pStyle w:val="Normal"/>
        <w:widowControl w:val="false"/>
        <w:overflowPunct w:val="false"/>
        <w:bidi w:val="0"/>
        <w:snapToGrid w:val="false"/>
        <w:spacing w:lineRule="exact" w:line="590"/>
        <w:ind w:firstLineChars="0" w:firstLine="0" w:startChars="0" w:start="0" w:endChars="200"/>
        <w:jc w:val="both"/>
        <w:rPr>
          <w:del w:id="1264" w:author="user" w:date="2019-10-22T14:51:00Z"/>
          <w:rFonts w:ascii="Times New Roman" w:hAnsi="Times New Roman" w:cs="Times New Roman"/>
          <w:color w:val="000000"/>
        </w:rPr>
      </w:pPr>
      <w:del w:id="1263" w:author="user" w:date="2019-10-22T14:51:00Z">
        <w:r>
          <w:rPr>
            <w:rFonts w:ascii="Times New Roman" w:hAnsi="Times New Roman" w:cs="Times New Roman"/>
            <w:color w:val="000000"/>
          </w:rPr>
          <w:delText>（八）删去第五十条第一项。</w:delText>
        </w:r>
      </w:del>
    </w:p>
    <w:p>
      <w:pPr>
        <w:pStyle w:val="Normal"/>
        <w:widowControl w:val="false"/>
        <w:overflowPunct w:val="false"/>
        <w:bidi w:val="0"/>
        <w:snapToGrid w:val="false"/>
        <w:spacing w:lineRule="exact" w:line="590"/>
        <w:ind w:firstLineChars="0" w:firstLine="0" w:startChars="0" w:start="0" w:endChars="200"/>
        <w:jc w:val="both"/>
        <w:rPr>
          <w:del w:id="1266" w:author="user" w:date="2019-10-22T14:51:00Z"/>
          <w:rFonts w:ascii="Times New Roman" w:hAnsi="Times New Roman" w:cs="Times New Roman"/>
          <w:color w:val="000000"/>
        </w:rPr>
      </w:pPr>
      <w:del w:id="1265" w:author="user" w:date="2019-10-22T14:51:00Z">
        <w:r>
          <w:rPr>
            <w:rFonts w:ascii="Times New Roman" w:hAnsi="Times New Roman" w:cs="Times New Roman"/>
            <w:color w:val="000000"/>
          </w:rPr>
          <w:delText>（九）增加一条，作为第六十二条：“违反本条例规定，法律、法规已有处罚规定的，从其规定。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1269" w:author="user" w:date="2019-10-22T14:51:00Z"/>
          <w:rFonts w:ascii="Times New Roman" w:hAnsi="Times New Roman" w:cs="Times New Roman"/>
          <w:color w:val="000000"/>
        </w:rPr>
      </w:pPr>
      <w:del w:id="1267" w:author="user" w:date="2019-10-22T14:51:00Z">
        <w:r>
          <w:rPr>
            <w:rFonts w:cs="Times New Roman" w:ascii="Times New Roman" w:hAnsi="Times New Roman"/>
            <w:color w:val="000000"/>
          </w:rPr>
          <w:delText>“</w:delText>
        </w:r>
      </w:del>
      <w:del w:id="1268" w:author="user" w:date="2019-10-22T14:51:00Z">
        <w:r>
          <w:rPr>
            <w:rFonts w:ascii="Times New Roman" w:hAnsi="Times New Roman" w:cs="Times New Roman"/>
            <w:color w:val="000000"/>
          </w:rPr>
          <w:delText>本条例规定的行政处罚，按照城市管理相对集中行政处罚权的相关规定，应当由城市管理综合行政执法部门行使的，从其规定。”</w:delText>
        </w:r>
      </w:del>
    </w:p>
    <w:p>
      <w:pPr>
        <w:pStyle w:val="Normal"/>
        <w:widowControl w:val="false"/>
        <w:overflowPunct w:val="false"/>
        <w:bidi w:val="0"/>
        <w:snapToGrid w:val="false"/>
        <w:spacing w:lineRule="exact" w:line="590"/>
        <w:ind w:firstLineChars="0" w:firstLine="0" w:startChars="0" w:start="0" w:endChars="200"/>
        <w:jc w:val="both"/>
        <w:rPr>
          <w:del w:id="1272" w:author="user" w:date="2019-10-22T14:51:00Z"/>
          <w:rFonts w:ascii="Times New Roman" w:hAnsi="Times New Roman" w:cs="Times New Roman"/>
          <w:color w:val="000000"/>
          <w:kern w:val="0"/>
        </w:rPr>
      </w:pPr>
      <w:del w:id="1270" w:author="user" w:date="2019-10-22T14:51:00Z">
        <w:r>
          <w:rPr>
            <w:rFonts w:ascii="Times New Roman" w:hAnsi="Times New Roman" w:cs="Times New Roman"/>
            <w:color w:val="000000"/>
          </w:rPr>
          <w:delText>（十）增加一条，作为第六十四条：“</w:delText>
        </w:r>
      </w:del>
      <w:del w:id="1271" w:author="user" w:date="2019-10-22T14:51: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widowControl w:val="false"/>
        <w:overflowPunct w:val="false"/>
        <w:bidi w:val="0"/>
        <w:snapToGrid w:val="false"/>
        <w:spacing w:lineRule="exact" w:line="590"/>
        <w:ind w:firstLineChars="0" w:firstLine="0" w:startChars="0" w:start="0" w:endChars="200"/>
        <w:jc w:val="both"/>
        <w:rPr>
          <w:del w:id="1276" w:author="user" w:date="2019-10-22T14:51:00Z"/>
          <w:rFonts w:ascii="Times New Roman" w:hAnsi="Times New Roman" w:cs="Times New Roman"/>
          <w:color w:val="000000"/>
        </w:rPr>
      </w:pPr>
      <w:del w:id="1273" w:author="user" w:date="2019-10-22T14:51:00Z">
        <w:r>
          <w:rPr>
            <w:rFonts w:cs="Times New Roman" w:ascii="Times New Roman" w:hAnsi="Times New Roman"/>
            <w:color w:val="000000"/>
          </w:rPr>
          <w:delText>“</w:delText>
        </w:r>
      </w:del>
      <w:del w:id="1274" w:author="user" w:date="2019-10-22T14:51: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del w:id="1275" w:author="user" w:date="2019-10-22T14:51:00Z">
        <w:r>
          <w:rPr>
            <w:rFonts w:ascii="Times New Roman" w:hAnsi="Times New Roman" w:cs="Times New Roman"/>
            <w:color w:val="000000"/>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278" w:author="user" w:date="2019-10-22T14:51:00Z"/>
          <w:rFonts w:ascii="Times New Roman" w:hAnsi="Times New Roman" w:cs="Times New Roman"/>
          <w:color w:val="000000"/>
        </w:rPr>
      </w:pPr>
      <w:del w:id="1277" w:author="user" w:date="2019-10-22T14:51:00Z">
        <w:r>
          <w:rPr>
            <w:rFonts w:ascii="Times New Roman" w:hAnsi="Times New Roman" w:cs="Times New Roman"/>
            <w:color w:val="000000"/>
          </w:rPr>
          <w:delText>（十一）将第六十四条改为第六十六条，修改为：“违反本条例关于户外广告设施设置规定的，按照下列规定予以处罚：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1281" w:author="user" w:date="2019-10-22T14:51:00Z"/>
          <w:rFonts w:ascii="Times New Roman" w:hAnsi="Times New Roman" w:cs="Times New Roman"/>
          <w:color w:val="000000"/>
        </w:rPr>
      </w:pPr>
      <w:del w:id="1279" w:author="user" w:date="2019-10-22T14:51:00Z">
        <w:r>
          <w:rPr>
            <w:rFonts w:cs="Times New Roman" w:ascii="Times New Roman" w:hAnsi="Times New Roman"/>
            <w:color w:val="000000"/>
          </w:rPr>
          <w:delText>“</w:delText>
        </w:r>
      </w:del>
      <w:del w:id="1280" w:author="user" w:date="2019-10-22T14:51: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1284" w:author="user" w:date="2019-10-22T14:51:00Z"/>
          <w:rFonts w:ascii="Times New Roman" w:hAnsi="Times New Roman" w:cs="Times New Roman"/>
          <w:color w:val="000000"/>
        </w:rPr>
      </w:pPr>
      <w:del w:id="1282" w:author="user" w:date="2019-10-22T14:51:00Z">
        <w:r>
          <w:rPr>
            <w:rFonts w:cs="Times New Roman" w:ascii="Times New Roman" w:hAnsi="Times New Roman"/>
            <w:color w:val="000000"/>
          </w:rPr>
          <w:delText>“</w:delText>
        </w:r>
      </w:del>
      <w:del w:id="1283" w:author="user" w:date="2019-10-22T14:51: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1286" w:author="user" w:date="2019-10-22T14:51:00Z"/>
          <w:rFonts w:ascii="Times New Roman" w:hAnsi="Times New Roman" w:cs="Times New Roman"/>
          <w:color w:val="000000"/>
        </w:rPr>
      </w:pPr>
      <w:del w:id="1285" w:author="user" w:date="2019-10-22T14:51:00Z">
        <w:r>
          <w:rPr>
            <w:rFonts w:ascii="Times New Roman" w:hAnsi="Times New Roman" w:cs="Times New Roman"/>
            <w:color w:val="000000"/>
          </w:rPr>
          <w:delText>（十二）将第六十六条改为第六十八条，第二项中的“机动车、非机动车未按照指定地点停放”修改为“机动车未按照指定地点停放”。</w:delText>
        </w:r>
      </w:del>
    </w:p>
    <w:p>
      <w:pPr>
        <w:pStyle w:val="Normal"/>
        <w:widowControl w:val="false"/>
        <w:overflowPunct w:val="false"/>
        <w:bidi w:val="0"/>
        <w:snapToGrid w:val="false"/>
        <w:spacing w:lineRule="exact" w:line="590"/>
        <w:ind w:firstLineChars="0" w:firstLine="0" w:startChars="0" w:start="0" w:endChars="200"/>
        <w:jc w:val="both"/>
        <w:rPr>
          <w:del w:id="1288" w:author="user" w:date="2019-10-22T14:51:00Z"/>
          <w:rFonts w:ascii="Times New Roman" w:hAnsi="Times New Roman" w:cs="Times New Roman"/>
          <w:color w:val="000000"/>
        </w:rPr>
      </w:pPr>
      <w:del w:id="1287" w:author="user" w:date="2019-10-22T14:51:00Z">
        <w:r>
          <w:rPr>
            <w:rFonts w:ascii="Times New Roman" w:hAnsi="Times New Roman" w:cs="Times New Roman"/>
            <w:color w:val="000000"/>
          </w:rPr>
          <w:delText>将第四项修改为：“违反本条例第二十八条第一款第三项、第三款规定，占用公共场地清洗机动车辆、设置临时停车泊位的，责令改正，可以处以二百元以上二千元以下罚款。”</w:delText>
        </w:r>
      </w:del>
    </w:p>
    <w:p>
      <w:pPr>
        <w:pStyle w:val="Normal"/>
        <w:widowControl w:val="false"/>
        <w:overflowPunct w:val="false"/>
        <w:bidi w:val="0"/>
        <w:snapToGrid w:val="false"/>
        <w:spacing w:lineRule="exact" w:line="590"/>
        <w:ind w:firstLineChars="0" w:firstLine="0" w:startChars="0" w:start="0" w:endChars="200"/>
        <w:jc w:val="both"/>
        <w:rPr>
          <w:del w:id="1290" w:author="user" w:date="2019-10-22T14:51:00Z"/>
          <w:rFonts w:ascii="Times New Roman" w:hAnsi="Times New Roman" w:cs="Times New Roman"/>
          <w:color w:val="000000"/>
        </w:rPr>
      </w:pPr>
      <w:del w:id="1289" w:author="user" w:date="2019-10-22T14:51:00Z">
        <w:r>
          <w:rPr>
            <w:rFonts w:ascii="Times New Roman" w:hAnsi="Times New Roman" w:cs="Times New Roman"/>
            <w:color w:val="000000"/>
          </w:rPr>
          <w:delText>（十三）增加一条，作为第六十九条：“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widowControl w:val="false"/>
        <w:overflowPunct w:val="false"/>
        <w:bidi w:val="0"/>
        <w:snapToGrid w:val="false"/>
        <w:spacing w:lineRule="exact" w:line="590"/>
        <w:ind w:firstLineChars="0" w:firstLine="0" w:startChars="0" w:start="0" w:endChars="200"/>
        <w:jc w:val="both"/>
        <w:rPr>
          <w:del w:id="1294" w:author="user" w:date="2019-10-22T14:51:00Z"/>
          <w:rFonts w:ascii="Times New Roman" w:hAnsi="Times New Roman" w:cs="Times New Roman"/>
          <w:color w:val="000000"/>
        </w:rPr>
      </w:pPr>
      <w:del w:id="1291" w:author="user" w:date="2019-10-22T14:51:00Z">
        <w:r>
          <w:rPr>
            <w:rFonts w:ascii="Times New Roman" w:hAnsi="Times New Roman" w:cs="Times New Roman"/>
            <w:color w:val="000000"/>
          </w:rPr>
          <w:delText>（十四）将第六十七条第一项改为第七十条</w:delText>
        </w:r>
      </w:del>
      <w:del w:id="1292" w:author="user" w:date="2019-10-22T14:51:00Z">
        <w:r>
          <w:rPr>
            <w:rFonts w:ascii="Times New Roman" w:hAnsi="Times New Roman" w:cs="Times New Roman"/>
            <w:color w:val="000000"/>
          </w:rPr>
          <w:delText>，修改为</w:delText>
        </w:r>
      </w:del>
      <w:del w:id="1293" w:author="user" w:date="2019-10-22T14:51:00Z">
        <w:r>
          <w:rPr>
            <w:rFonts w:ascii="Times New Roman" w:hAnsi="Times New Roman" w:cs="Times New Roman"/>
            <w:color w:val="000000"/>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1298" w:author="user" w:date="2019-10-22T14:51:00Z"/>
          <w:rFonts w:ascii="Times New Roman" w:hAnsi="Times New Roman" w:cs="Times New Roman"/>
          <w:color w:val="000000"/>
        </w:rPr>
      </w:pPr>
      <w:del w:id="1295" w:author="user" w:date="2019-10-22T14:51:00Z">
        <w:r>
          <w:rPr>
            <w:rFonts w:ascii="Times New Roman" w:hAnsi="Times New Roman" w:cs="Times New Roman"/>
            <w:color w:val="000000"/>
          </w:rPr>
          <w:delText>（十五）将第六十七条第二项、第三项、第四项改为第七十一条</w:delText>
        </w:r>
      </w:del>
      <w:del w:id="1296" w:author="user" w:date="2019-10-22T14:51:00Z">
        <w:r>
          <w:rPr>
            <w:rFonts w:ascii="Times New Roman" w:hAnsi="Times New Roman" w:cs="Times New Roman"/>
            <w:color w:val="000000"/>
          </w:rPr>
          <w:delText>，修改为</w:delText>
        </w:r>
      </w:del>
      <w:del w:id="1297" w:author="user" w:date="2019-10-22T14:51:00Z">
        <w:r>
          <w:rPr>
            <w:rFonts w:ascii="Times New Roman" w:hAnsi="Times New Roman" w:cs="Times New Roman"/>
            <w:color w:val="000000"/>
          </w:rPr>
          <w:delText>：“违反本条例关于建设工地管理规定的，由城市管理综合行政执法部门按照下列规定予以处罚：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1301" w:author="user" w:date="2019-10-22T14:51:00Z"/>
          <w:rFonts w:ascii="Times New Roman" w:hAnsi="Times New Roman" w:cs="Times New Roman"/>
          <w:color w:val="000000"/>
        </w:rPr>
      </w:pPr>
      <w:del w:id="1299" w:author="user" w:date="2019-10-22T14:51:00Z">
        <w:r>
          <w:rPr>
            <w:rFonts w:cs="Times New Roman" w:ascii="Times New Roman" w:hAnsi="Times New Roman"/>
            <w:color w:val="000000"/>
          </w:rPr>
          <w:delText>“</w:delText>
        </w:r>
      </w:del>
      <w:del w:id="1300" w:author="user" w:date="2019-10-22T14:51: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1305" w:author="user" w:date="2019-10-22T14:51:00Z"/>
          <w:rFonts w:ascii="Times New Roman" w:hAnsi="Times New Roman" w:cs="Times New Roman"/>
          <w:color w:val="000000"/>
        </w:rPr>
      </w:pPr>
      <w:del w:id="1302" w:author="user" w:date="2019-10-22T14:51:00Z">
        <w:r>
          <w:rPr>
            <w:rFonts w:cs="Times New Roman" w:ascii="Times New Roman" w:hAnsi="Times New Roman"/>
            <w:color w:val="000000"/>
          </w:rPr>
          <w:delText>“</w:delText>
        </w:r>
      </w:del>
      <w:del w:id="1303" w:author="user" w:date="2019-10-22T14:51:00Z">
        <w:r>
          <w:rPr>
            <w:rFonts w:ascii="Times New Roman" w:hAnsi="Times New Roman" w:cs="Times New Roman"/>
            <w:color w:val="000000"/>
          </w:rPr>
          <w:delText>（二）违反本条例第三十七条第二款第一项规定，未密闭</w:delText>
        </w:r>
      </w:del>
      <w:del w:id="1304" w:author="user" w:date="2019-10-22T14:51:00Z">
        <w:r>
          <w:rPr>
            <w:rFonts w:ascii="Times New Roman" w:hAnsi="Times New Roman" w:cs="Times New Roman"/>
            <w:color w:val="000000"/>
            <w:spacing w:val="-6"/>
            <w:kern w:val="0"/>
            <w:szCs w:val="32"/>
          </w:rPr>
          <w:delText>运输的，责令运输单位限期改正，处以五千元以上两万元以下罚款。</w:delText>
        </w:r>
      </w:del>
    </w:p>
    <w:p>
      <w:pPr>
        <w:pStyle w:val="Normal"/>
        <w:widowControl w:val="false"/>
        <w:overflowPunct w:val="false"/>
        <w:bidi w:val="0"/>
        <w:snapToGrid w:val="false"/>
        <w:spacing w:lineRule="exact" w:line="590"/>
        <w:ind w:firstLineChars="0" w:firstLine="0" w:startChars="0" w:start="0" w:endChars="200"/>
        <w:jc w:val="both"/>
        <w:rPr>
          <w:del w:id="1308" w:author="user" w:date="2019-10-22T14:51:00Z"/>
          <w:rFonts w:ascii="Times New Roman" w:hAnsi="Times New Roman" w:cs="Times New Roman"/>
          <w:color w:val="000000"/>
        </w:rPr>
      </w:pPr>
      <w:del w:id="1306" w:author="user" w:date="2019-10-22T14:51:00Z">
        <w:r>
          <w:rPr>
            <w:rFonts w:cs="Times New Roman" w:ascii="Times New Roman" w:hAnsi="Times New Roman"/>
            <w:color w:val="000000"/>
          </w:rPr>
          <w:delText>“</w:delText>
        </w:r>
      </w:del>
      <w:del w:id="1307" w:author="user" w:date="2019-10-22T14:51: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widowControl w:val="false"/>
        <w:overflowPunct w:val="false"/>
        <w:bidi w:val="0"/>
        <w:snapToGrid w:val="false"/>
        <w:spacing w:lineRule="exact" w:line="590"/>
        <w:ind w:firstLineChars="0" w:firstLine="0" w:startChars="0" w:start="0" w:endChars="200"/>
        <w:jc w:val="both"/>
        <w:rPr>
          <w:del w:id="1311" w:author="user" w:date="2019-10-22T14:51:00Z"/>
          <w:rFonts w:ascii="Times New Roman" w:hAnsi="Times New Roman" w:cs="Times New Roman"/>
          <w:color w:val="000000"/>
        </w:rPr>
      </w:pPr>
      <w:del w:id="1309" w:author="user" w:date="2019-10-22T14:51:00Z">
        <w:r>
          <w:rPr>
            <w:rFonts w:cs="Times New Roman" w:ascii="Times New Roman" w:hAnsi="Times New Roman"/>
            <w:color w:val="000000"/>
          </w:rPr>
          <w:delText>“</w:delText>
        </w:r>
      </w:del>
      <w:del w:id="1310" w:author="user" w:date="2019-10-22T14:51:00Z">
        <w:r>
          <w:rPr>
            <w:rFonts w:ascii="Times New Roman" w:hAnsi="Times New Roman" w:cs="Times New Roman"/>
            <w:color w:val="000000"/>
          </w:rPr>
          <w:delText>（四）违反本条例第三十七条第二款第六项规定，车辆未按照规定时间和线路行驶的，处以五百元以上五千元以下罚款。”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1313" w:author="user" w:date="2019-10-22T14:51:00Z"/>
          <w:rFonts w:ascii="Times New Roman" w:hAnsi="Times New Roman" w:cs="Times New Roman"/>
          <w:color w:val="000000"/>
        </w:rPr>
      </w:pPr>
      <w:del w:id="1312" w:author="user" w:date="2019-10-22T14:51:00Z">
        <w:r>
          <w:rPr>
            <w:rFonts w:ascii="Times New Roman" w:hAnsi="Times New Roman" w:cs="Times New Roman"/>
            <w:color w:val="000000"/>
          </w:rPr>
          <w:delText>（十六）将第六十八条改为第七十二条，删去第二项。</w:delText>
        </w:r>
      </w:del>
    </w:p>
    <w:p>
      <w:pPr>
        <w:pStyle w:val="Normal"/>
        <w:widowControl w:val="false"/>
        <w:overflowPunct w:val="false"/>
        <w:bidi w:val="0"/>
        <w:snapToGrid w:val="false"/>
        <w:spacing w:lineRule="exact" w:line="590"/>
        <w:ind w:firstLineChars="0" w:firstLine="0" w:startChars="0" w:start="0" w:endChars="200"/>
        <w:jc w:val="both"/>
        <w:rPr>
          <w:del w:id="1316" w:author="user" w:date="2019-10-22T14:51:00Z"/>
          <w:rFonts w:ascii="Times New Roman" w:hAnsi="Times New Roman" w:cs="Times New Roman"/>
          <w:color w:val="000000"/>
          <w:kern w:val="0"/>
        </w:rPr>
      </w:pPr>
      <w:del w:id="1314" w:author="user" w:date="2019-10-22T14:51:00Z">
        <w:r>
          <w:rPr>
            <w:rFonts w:ascii="Times New Roman" w:hAnsi="Times New Roman" w:cs="Times New Roman"/>
            <w:color w:val="000000"/>
          </w:rPr>
          <w:delText>增加一项，作为第五项：“</w:delText>
        </w:r>
      </w:del>
      <w:del w:id="1315" w:author="user" w:date="2019-10-22T14:51:00Z">
        <w:r>
          <w:rPr>
            <w:rFonts w:ascii="Times New Roman" w:hAnsi="Times New Roman" w:cs="Times New Roman"/>
            <w:color w:val="000000"/>
            <w:kern w:val="0"/>
          </w:rPr>
          <w:delText>违反本条例第五十四条规定，单位和个人因装饰、装修产生的垃圾未在指定的地点堆放的，责令限期改正，给予警告，并对单位处以五千元以上五万元以下罚款，对个人处以二百元以下罚款。”</w:delText>
        </w:r>
      </w:del>
    </w:p>
    <w:p>
      <w:pPr>
        <w:pStyle w:val="Normal"/>
        <w:widowControl w:val="false"/>
        <w:overflowPunct w:val="false"/>
        <w:bidi w:val="0"/>
        <w:snapToGrid w:val="false"/>
        <w:spacing w:lineRule="exact" w:line="590"/>
        <w:ind w:firstLineChars="0" w:firstLine="0" w:startChars="0" w:start="0" w:endChars="200"/>
        <w:jc w:val="both"/>
        <w:rPr>
          <w:del w:id="1318" w:author="user" w:date="2019-10-22T14:51:00Z"/>
          <w:rFonts w:ascii="Times New Roman" w:hAnsi="Times New Roman" w:cs="Times New Roman"/>
          <w:color w:val="000000"/>
        </w:rPr>
      </w:pPr>
      <w:del w:id="1317" w:author="user" w:date="2019-10-22T14:51:00Z">
        <w:r>
          <w:rPr>
            <w:rFonts w:ascii="Times New Roman" w:hAnsi="Times New Roman" w:cs="Times New Roman"/>
            <w:color w:val="000000"/>
          </w:rPr>
          <w:delText>（十七）将第六十九条改为第七十三条，删去第三项。</w:delText>
        </w:r>
      </w:del>
    </w:p>
    <w:p>
      <w:pPr>
        <w:pStyle w:val="Normal"/>
        <w:widowControl w:val="false"/>
        <w:overflowPunct w:val="false"/>
        <w:bidi w:val="0"/>
        <w:snapToGrid w:val="false"/>
        <w:spacing w:lineRule="exact" w:line="590"/>
        <w:ind w:firstLineChars="0" w:firstLine="0" w:startChars="0" w:start="0" w:endChars="200"/>
        <w:jc w:val="both"/>
        <w:rPr>
          <w:del w:id="1320" w:author="user" w:date="2019-10-22T14:51:00Z"/>
          <w:rFonts w:ascii="Times New Roman" w:hAnsi="Times New Roman" w:cs="Times New Roman"/>
          <w:color w:val="000000"/>
        </w:rPr>
      </w:pPr>
      <w:del w:id="1319" w:author="user" w:date="2019-10-22T14:51:00Z">
        <w:r>
          <w:rPr>
            <w:rFonts w:ascii="Times New Roman" w:hAnsi="Times New Roman" w:cs="Times New Roman"/>
            <w:color w:val="000000"/>
          </w:rPr>
          <w:delText xml:space="preserve">此外，对上述五件法规中有关部门的表述，根据机构改革后的变化作相应修改。对有关法规条文顺序作相应调整。 </w:delText>
        </w:r>
      </w:del>
    </w:p>
    <w:p>
      <w:pPr>
        <w:pStyle w:val="Normal"/>
        <w:widowControl w:val="false"/>
        <w:overflowPunct w:val="false"/>
        <w:bidi w:val="0"/>
        <w:snapToGrid w:val="false"/>
        <w:spacing w:lineRule="exact" w:line="590"/>
        <w:ind w:firstLineChars="0" w:firstLine="0" w:startChars="0" w:start="0" w:endChars="200"/>
        <w:jc w:val="both"/>
        <w:rPr>
          <w:del w:id="1328" w:author="user" w:date="2019-10-22T14:51:00Z"/>
          <w:rFonts w:ascii="Times New Roman" w:hAnsi="Times New Roman" w:cs="Times New Roman"/>
          <w:color w:val="000000"/>
        </w:rPr>
      </w:pPr>
      <w:del w:id="1321" w:author="user" w:date="2019-10-22T14:51:00Z">
        <w:r>
          <w:rPr>
            <w:rFonts w:ascii="Times New Roman" w:hAnsi="Times New Roman" w:cs="Times New Roman"/>
            <w:color w:val="000000"/>
          </w:rPr>
          <w:delText>本决定自</w:delText>
        </w:r>
      </w:del>
      <w:del w:id="1322" w:author="user" w:date="2019-10-22T14:51:00Z">
        <w:r>
          <w:rPr>
            <w:rFonts w:cs="Times New Roman" w:ascii="Times New Roman" w:hAnsi="Times New Roman"/>
            <w:color w:val="000000"/>
          </w:rPr>
          <w:delText>2020</w:delText>
        </w:r>
      </w:del>
      <w:del w:id="1323" w:author="user" w:date="2019-10-22T14:51:00Z">
        <w:r>
          <w:rPr>
            <w:rFonts w:ascii="Times New Roman" w:hAnsi="Times New Roman" w:cs="Times New Roman"/>
            <w:color w:val="000000"/>
          </w:rPr>
          <w:delText>年</w:delText>
        </w:r>
      </w:del>
      <w:del w:id="1324" w:author="user" w:date="2019-10-22T14:51:00Z">
        <w:r>
          <w:rPr>
            <w:rFonts w:cs="Times New Roman" w:ascii="Times New Roman" w:hAnsi="Times New Roman"/>
            <w:color w:val="000000"/>
          </w:rPr>
          <w:delText>1</w:delText>
        </w:r>
      </w:del>
      <w:del w:id="1325" w:author="user" w:date="2019-10-22T14:51:00Z">
        <w:r>
          <w:rPr>
            <w:rFonts w:ascii="Times New Roman" w:hAnsi="Times New Roman" w:cs="Times New Roman"/>
            <w:color w:val="000000"/>
          </w:rPr>
          <w:delText>月</w:delText>
        </w:r>
      </w:del>
      <w:del w:id="1326" w:author="user" w:date="2019-10-22T14:51:00Z">
        <w:r>
          <w:rPr>
            <w:rFonts w:cs="Times New Roman" w:ascii="Times New Roman" w:hAnsi="Times New Roman"/>
            <w:color w:val="000000"/>
          </w:rPr>
          <w:delText>1</w:delText>
        </w:r>
      </w:del>
      <w:del w:id="1327" w:author="user" w:date="2019-10-22T14:51:00Z">
        <w:r>
          <w:rPr>
            <w:rFonts w:ascii="Times New Roman" w:hAnsi="Times New Roman" w:cs="Times New Roman"/>
            <w:color w:val="000000"/>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1331" w:author="user" w:date="2019-10-22T14:51:00Z"/>
          <w:rFonts w:ascii="Times New Roman" w:hAnsi="Times New Roman" w:cs="Times New Roman"/>
          <w:color w:val="000000"/>
          <w:spacing w:val="-6"/>
          <w:szCs w:val="32"/>
        </w:rPr>
      </w:pPr>
      <w:del w:id="1329" w:author="user" w:date="2019-10-22T14:51:00Z">
        <w:r>
          <w:rPr>
            <w:rFonts w:ascii="Times New Roman" w:hAnsi="Times New Roman" w:cs="Times New Roman"/>
            <w:color w:val="000000"/>
            <w:spacing w:val="-6"/>
            <w:szCs w:val="32"/>
          </w:rPr>
          <w:delText>《无锡市禁止燃放烟花爆竹条例》《无锡市水资源节约利用条例》《无锡市河道管理条例》《无锡市城市绿化管理条例》《无</w:delText>
        </w:r>
      </w:del>
      <w:del w:id="1330" w:author="user" w:date="2019-10-22T14:51:00Z">
        <w:r>
          <w:rPr>
            <w:rFonts w:ascii="Times New Roman" w:hAnsi="Times New Roman" w:cs="Times New Roman"/>
            <w:color w:val="000000"/>
            <w:spacing w:val="-6"/>
            <w:kern w:val="0"/>
            <w:szCs w:val="32"/>
          </w:rPr>
          <w:delText>锡市市容和环境卫生管理条例》根据本决定作相应修改，重新公布。</w:delText>
        </w:r>
      </w:del>
      <w:r>
        <w:br w:type="page"/>
      </w:r>
    </w:p>
    <w:p>
      <w:pPr>
        <w:pStyle w:val="Normal"/>
        <w:widowControl w:val="false"/>
        <w:overflowPunct w:val="false"/>
        <w:bidi w:val="0"/>
        <w:snapToGrid w:val="false"/>
        <w:spacing w:lineRule="exact" w:line="590"/>
        <w:ind w:firstLineChars="0" w:firstLine="0" w:startChars="0" w:start="0" w:endChars="200"/>
        <w:jc w:val="both"/>
        <w:rPr>
          <w:del w:id="1333" w:author="user" w:date="2019-10-22T14:51:00Z"/>
          <w:rFonts w:ascii="Times New Roman" w:hAnsi="Times New Roman" w:cs="Times New Roman"/>
          <w:color w:val="000000"/>
          <w:spacing w:val="-6"/>
          <w:szCs w:val="32"/>
        </w:rPr>
      </w:pPr>
      <w:del w:id="1332" w:author="user" w:date="2019-10-22T14:51:00Z">
        <w:r>
          <w:rPr>
            <w:rFonts w:cs="Times New Roman" w:ascii="Times New Roman" w:hAnsi="Times New Roman"/>
            <w:color w:val="000000"/>
            <w:spacing w:val="-6"/>
            <w:szCs w:val="32"/>
          </w:rPr>
        </w:r>
      </w:del>
    </w:p>
    <w:p>
      <w:pPr>
        <w:pStyle w:val="Normal"/>
        <w:widowControl w:val="false"/>
        <w:overflowPunct w:val="false"/>
        <w:bidi w:val="0"/>
        <w:snapToGrid w:val="false"/>
        <w:spacing w:lineRule="exact" w:line="590"/>
        <w:ind w:firstLineChars="0" w:firstLine="0" w:startChars="0" w:start="0" w:endChars="200"/>
        <w:jc w:val="both"/>
        <w:rPr>
          <w:del w:id="1335" w:author="user" w:date="2019-10-22T14:51:00Z"/>
          <w:rFonts w:ascii="Times New Roman" w:hAnsi="Times New Roman" w:eastAsia="方正小标宋简体" w:cs="Times New Roman"/>
          <w:bCs/>
          <w:color w:val="000000"/>
          <w:szCs w:val="32"/>
        </w:rPr>
      </w:pPr>
      <w:del w:id="1334" w:author="user" w:date="2019-10-22T14:51:00Z">
        <w:r>
          <w:rPr>
            <w:rFonts w:eastAsia="方正小标宋简体" w:cs="Times New Roman" w:ascii="Times New Roman" w:hAnsi="Times New Roman"/>
            <w:bCs/>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1337" w:author="user" w:date="2019-10-22T14:51:00Z"/>
          <w:rFonts w:ascii="Times New Roman" w:hAnsi="Times New Roman" w:eastAsia="宋体" w:cs="Times New Roman"/>
          <w:sz w:val="44"/>
          <w:szCs w:val="44"/>
        </w:rPr>
      </w:pPr>
      <w:del w:id="1336" w:author="user" w:date="2019-10-22T14:51:00Z">
        <w:r>
          <w:rPr>
            <w:rFonts w:ascii="Times New Roman" w:hAnsi="Times New Roman" w:cs="Times New Roman" w:eastAsia="宋体"/>
            <w:sz w:val="44"/>
            <w:szCs w:val="44"/>
          </w:rPr>
          <w:delText>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1339" w:author="user" w:date="2019-10-22T14:51:00Z"/>
          <w:rFonts w:ascii="Times New Roman" w:hAnsi="Times New Roman" w:eastAsia="宋体" w:cs="Times New Roman"/>
          <w:sz w:val="44"/>
          <w:szCs w:val="44"/>
        </w:rPr>
      </w:pPr>
      <w:del w:id="1338" w:author="user" w:date="2019-10-22T14:51:00Z">
        <w:r>
          <w:rPr>
            <w:rFonts w:eastAsia="宋体" w:cs="Times New Roman" w:ascii="Times New Roman" w:hAnsi="Times New Roman"/>
            <w:sz w:val="44"/>
            <w:szCs w:val="44"/>
          </w:rPr>
        </w:r>
      </w:del>
    </w:p>
    <w:p>
      <w:pPr>
        <w:pStyle w:val="Normal"/>
        <w:widowControl w:val="false"/>
        <w:overflowPunct w:val="false"/>
        <w:bidi w:val="0"/>
        <w:snapToGrid w:val="false"/>
        <w:spacing w:lineRule="exact" w:line="590"/>
        <w:ind w:firstLineChars="0" w:firstLine="0" w:startChars="0" w:start="0" w:endChars="200"/>
        <w:jc w:val="both"/>
        <w:rPr>
          <w:del w:id="1378" w:author="user" w:date="2019-10-22T14:51:00Z"/>
          <w:rFonts w:ascii="Times New Roman" w:hAnsi="Times New Roman" w:eastAsia="楷体_GB2312" w:cs="Times New Roman"/>
          <w:szCs w:val="32"/>
        </w:rPr>
      </w:pPr>
      <w:del w:id="1340" w:author="user" w:date="2019-10-22T14:51:00Z">
        <w:r>
          <w:rPr>
            <w:rFonts w:ascii="Times New Roman" w:hAnsi="Times New Roman" w:cs="Times New Roman" w:eastAsia="楷体_GB2312"/>
            <w:szCs w:val="32"/>
          </w:rPr>
          <w:delText>（</w:delText>
        </w:r>
      </w:del>
      <w:del w:id="1341" w:author="user" w:date="2019-10-22T14:51:00Z">
        <w:r>
          <w:rPr>
            <w:rFonts w:eastAsia="楷体_GB2312" w:cs="Times New Roman" w:ascii="Times New Roman" w:hAnsi="Times New Roman"/>
            <w:szCs w:val="32"/>
          </w:rPr>
          <w:delText>1996</w:delText>
        </w:r>
      </w:del>
      <w:del w:id="1342" w:author="user" w:date="2019-10-22T14:51:00Z">
        <w:r>
          <w:rPr>
            <w:rFonts w:ascii="Times New Roman" w:hAnsi="Times New Roman" w:cs="Times New Roman" w:eastAsia="楷体_GB2312"/>
            <w:szCs w:val="32"/>
          </w:rPr>
          <w:delText>年</w:delText>
        </w:r>
      </w:del>
      <w:del w:id="1343" w:author="user" w:date="2019-10-22T14:51:00Z">
        <w:r>
          <w:rPr>
            <w:rFonts w:eastAsia="楷体_GB2312" w:cs="Times New Roman" w:ascii="Times New Roman" w:hAnsi="Times New Roman"/>
            <w:szCs w:val="32"/>
          </w:rPr>
          <w:delText>7</w:delText>
        </w:r>
      </w:del>
      <w:del w:id="1344" w:author="user" w:date="2019-10-22T14:51:00Z">
        <w:r>
          <w:rPr>
            <w:rFonts w:ascii="Times New Roman" w:hAnsi="Times New Roman" w:cs="Times New Roman" w:eastAsia="楷体_GB2312"/>
            <w:szCs w:val="32"/>
          </w:rPr>
          <w:delText>月</w:delText>
        </w:r>
      </w:del>
      <w:del w:id="1345" w:author="user" w:date="2019-10-22T14:51:00Z">
        <w:r>
          <w:rPr>
            <w:rFonts w:eastAsia="楷体_GB2312" w:cs="Times New Roman" w:ascii="Times New Roman" w:hAnsi="Times New Roman"/>
            <w:szCs w:val="32"/>
          </w:rPr>
          <w:delText>27</w:delText>
        </w:r>
      </w:del>
      <w:del w:id="1346" w:author="user" w:date="2019-10-22T14:51:00Z">
        <w:r>
          <w:rPr>
            <w:rFonts w:ascii="Times New Roman" w:hAnsi="Times New Roman" w:cs="Times New Roman" w:eastAsia="楷体_GB2312"/>
            <w:szCs w:val="32"/>
          </w:rPr>
          <w:delText xml:space="preserve">日无锡市第十一届人民代表大会常务委员会第二十六次会议通过  </w:delText>
        </w:r>
      </w:del>
      <w:del w:id="1347" w:author="user" w:date="2019-10-22T14:51:00Z">
        <w:r>
          <w:rPr>
            <w:rFonts w:eastAsia="楷体_GB2312" w:cs="Times New Roman" w:ascii="Times New Roman" w:hAnsi="Times New Roman"/>
            <w:szCs w:val="32"/>
          </w:rPr>
          <w:delText>1996</w:delText>
        </w:r>
      </w:del>
      <w:del w:id="1348" w:author="user" w:date="2019-10-22T14:51:00Z">
        <w:r>
          <w:rPr>
            <w:rFonts w:ascii="Times New Roman" w:hAnsi="Times New Roman" w:cs="Times New Roman" w:eastAsia="楷体_GB2312"/>
            <w:szCs w:val="32"/>
          </w:rPr>
          <w:delText>年</w:delText>
        </w:r>
      </w:del>
      <w:del w:id="1349" w:author="user" w:date="2019-10-22T14:51:00Z">
        <w:r>
          <w:rPr>
            <w:rFonts w:eastAsia="楷体_GB2312" w:cs="Times New Roman" w:ascii="Times New Roman" w:hAnsi="Times New Roman"/>
            <w:szCs w:val="32"/>
          </w:rPr>
          <w:delText>8</w:delText>
        </w:r>
      </w:del>
      <w:del w:id="1350" w:author="user" w:date="2019-10-22T14:51:00Z">
        <w:r>
          <w:rPr>
            <w:rFonts w:ascii="Times New Roman" w:hAnsi="Times New Roman" w:cs="Times New Roman" w:eastAsia="楷体_GB2312"/>
            <w:szCs w:val="32"/>
          </w:rPr>
          <w:delText>月</w:delText>
        </w:r>
      </w:del>
      <w:del w:id="1351" w:author="user" w:date="2019-10-22T14:51:00Z">
        <w:r>
          <w:rPr>
            <w:rFonts w:eastAsia="楷体_GB2312" w:cs="Times New Roman" w:ascii="Times New Roman" w:hAnsi="Times New Roman"/>
            <w:szCs w:val="32"/>
          </w:rPr>
          <w:delText>16</w:delText>
        </w:r>
      </w:del>
      <w:del w:id="1352" w:author="user" w:date="2019-10-22T14:51:00Z">
        <w:r>
          <w:rPr>
            <w:rFonts w:ascii="Times New Roman" w:hAnsi="Times New Roman" w:cs="Times New Roman" w:eastAsia="楷体_GB2312"/>
            <w:szCs w:val="32"/>
          </w:rPr>
          <w:delText>日江苏省第八届人民代表大会常务委员会第二十三次会议批准  根据</w:delText>
        </w:r>
      </w:del>
      <w:del w:id="1353" w:author="user" w:date="2019-10-22T14:51:00Z">
        <w:r>
          <w:rPr>
            <w:rFonts w:eastAsia="楷体_GB2312" w:cs="Times New Roman" w:ascii="Times New Roman" w:hAnsi="Times New Roman"/>
            <w:szCs w:val="32"/>
          </w:rPr>
          <w:delText>1999</w:delText>
        </w:r>
      </w:del>
      <w:del w:id="1354" w:author="user" w:date="2019-10-22T14:51:00Z">
        <w:r>
          <w:rPr>
            <w:rFonts w:ascii="Times New Roman" w:hAnsi="Times New Roman" w:cs="Times New Roman" w:eastAsia="楷体_GB2312"/>
            <w:szCs w:val="32"/>
          </w:rPr>
          <w:delText>年</w:delText>
        </w:r>
      </w:del>
      <w:del w:id="1355" w:author="user" w:date="2019-10-22T14:51:00Z">
        <w:r>
          <w:rPr>
            <w:rFonts w:eastAsia="楷体_GB2312" w:cs="Times New Roman" w:ascii="Times New Roman" w:hAnsi="Times New Roman"/>
            <w:szCs w:val="32"/>
          </w:rPr>
          <w:delText>7</w:delText>
        </w:r>
      </w:del>
      <w:del w:id="1356" w:author="user" w:date="2019-10-22T14:51:00Z">
        <w:r>
          <w:rPr>
            <w:rFonts w:ascii="Times New Roman" w:hAnsi="Times New Roman" w:cs="Times New Roman" w:eastAsia="楷体_GB2312"/>
            <w:szCs w:val="32"/>
          </w:rPr>
          <w:delText>月</w:delText>
        </w:r>
      </w:del>
      <w:del w:id="1357" w:author="user" w:date="2019-10-22T14:51:00Z">
        <w:r>
          <w:rPr>
            <w:rFonts w:eastAsia="楷体_GB2312" w:cs="Times New Roman" w:ascii="Times New Roman" w:hAnsi="Times New Roman"/>
            <w:szCs w:val="32"/>
          </w:rPr>
          <w:delText>28</w:delText>
        </w:r>
      </w:del>
      <w:del w:id="1358" w:author="user" w:date="2019-10-22T14:51:00Z">
        <w:r>
          <w:rPr>
            <w:rFonts w:ascii="Times New Roman" w:hAnsi="Times New Roman" w:cs="Times New Roman" w:eastAsia="楷体_GB2312"/>
            <w:szCs w:val="32"/>
          </w:rPr>
          <w:delText>日无锡市第十二届人民代表大会常务委员会第十一次会议通过，</w:delText>
        </w:r>
      </w:del>
      <w:del w:id="1359" w:author="user" w:date="2019-10-22T14:51:00Z">
        <w:r>
          <w:rPr>
            <w:rFonts w:eastAsia="楷体_GB2312" w:cs="Times New Roman" w:ascii="Times New Roman" w:hAnsi="Times New Roman"/>
            <w:szCs w:val="32"/>
          </w:rPr>
          <w:delText>1999</w:delText>
        </w:r>
      </w:del>
      <w:del w:id="1360" w:author="user" w:date="2019-10-22T14:51:00Z">
        <w:r>
          <w:rPr>
            <w:rFonts w:ascii="Times New Roman" w:hAnsi="Times New Roman" w:cs="Times New Roman" w:eastAsia="楷体_GB2312"/>
            <w:szCs w:val="32"/>
          </w:rPr>
          <w:delText>年</w:delText>
        </w:r>
      </w:del>
      <w:del w:id="1361" w:author="user" w:date="2019-10-22T14:51:00Z">
        <w:r>
          <w:rPr>
            <w:rFonts w:eastAsia="楷体_GB2312" w:cs="Times New Roman" w:ascii="Times New Roman" w:hAnsi="Times New Roman"/>
            <w:szCs w:val="32"/>
          </w:rPr>
          <w:delText>8</w:delText>
        </w:r>
      </w:del>
      <w:del w:id="1362" w:author="user" w:date="2019-10-22T14:51:00Z">
        <w:r>
          <w:rPr>
            <w:rFonts w:ascii="Times New Roman" w:hAnsi="Times New Roman" w:cs="Times New Roman" w:eastAsia="楷体_GB2312"/>
            <w:szCs w:val="32"/>
          </w:rPr>
          <w:delText>月</w:delText>
        </w:r>
      </w:del>
      <w:del w:id="1363" w:author="user" w:date="2019-10-22T14:51:00Z">
        <w:r>
          <w:rPr>
            <w:rFonts w:eastAsia="楷体_GB2312" w:cs="Times New Roman" w:ascii="Times New Roman" w:hAnsi="Times New Roman"/>
            <w:szCs w:val="32"/>
          </w:rPr>
          <w:delText>20</w:delText>
        </w:r>
      </w:del>
      <w:del w:id="1364" w:author="user" w:date="2019-10-22T14:51:00Z">
        <w:r>
          <w:rPr>
            <w:rFonts w:ascii="Times New Roman" w:hAnsi="Times New Roman" w:cs="Times New Roman" w:eastAsia="楷体_GB2312"/>
            <w:szCs w:val="32"/>
          </w:rPr>
          <w:delText>日江苏省第九届人民代表大会常务委员会第十一次会议批准的《关于修改〈无锡市禁止燃放烟花爆竹条例〉的决定第一次修正  根据</w:delText>
        </w:r>
      </w:del>
      <w:del w:id="1365" w:author="user" w:date="2019-10-22T14:51:00Z">
        <w:r>
          <w:rPr>
            <w:rFonts w:eastAsia="楷体_GB2312" w:cs="Times New Roman" w:ascii="Times New Roman" w:hAnsi="Times New Roman"/>
            <w:szCs w:val="32"/>
          </w:rPr>
          <w:delText>2019</w:delText>
        </w:r>
      </w:del>
      <w:del w:id="1366" w:author="user" w:date="2019-10-22T14:51:00Z">
        <w:r>
          <w:rPr>
            <w:rFonts w:ascii="Times New Roman" w:hAnsi="Times New Roman" w:cs="Times New Roman" w:eastAsia="楷体_GB2312"/>
            <w:szCs w:val="32"/>
          </w:rPr>
          <w:delText>年</w:delText>
        </w:r>
      </w:del>
      <w:del w:id="1367" w:author="user" w:date="2019-10-22T14:51:00Z">
        <w:r>
          <w:rPr>
            <w:rFonts w:eastAsia="楷体_GB2312" w:cs="Times New Roman" w:ascii="Times New Roman" w:hAnsi="Times New Roman"/>
            <w:szCs w:val="32"/>
          </w:rPr>
          <w:delText>8</w:delText>
        </w:r>
      </w:del>
      <w:del w:id="1368" w:author="user" w:date="2019-10-22T14:51:00Z">
        <w:r>
          <w:rPr>
            <w:rFonts w:ascii="Times New Roman" w:hAnsi="Times New Roman" w:cs="Times New Roman" w:eastAsia="楷体_GB2312"/>
            <w:szCs w:val="32"/>
          </w:rPr>
          <w:delText>月</w:delText>
        </w:r>
      </w:del>
      <w:del w:id="1369" w:author="user" w:date="2019-10-22T14:51:00Z">
        <w:r>
          <w:rPr>
            <w:rFonts w:eastAsia="楷体_GB2312" w:cs="Times New Roman" w:ascii="Times New Roman" w:hAnsi="Times New Roman"/>
            <w:szCs w:val="32"/>
          </w:rPr>
          <w:delText>29</w:delText>
        </w:r>
      </w:del>
      <w:del w:id="1370" w:author="user" w:date="2019-10-22T14:51:00Z">
        <w:r>
          <w:rPr>
            <w:rFonts w:ascii="Times New Roman" w:hAnsi="Times New Roman" w:cs="Times New Roman" w:eastAsia="楷体_GB2312"/>
            <w:szCs w:val="32"/>
          </w:rPr>
          <w:delText>日无锡市第十六届人民代表大会常务委员会第二十一次会议通过，</w:delText>
        </w:r>
      </w:del>
      <w:del w:id="1371" w:author="user" w:date="2019-10-22T14:51:00Z">
        <w:r>
          <w:rPr>
            <w:rFonts w:eastAsia="楷体_GB2312" w:cs="Times New Roman" w:ascii="Times New Roman" w:hAnsi="Times New Roman"/>
            <w:color w:val="000000"/>
          </w:rPr>
          <w:delText>2019</w:delText>
        </w:r>
      </w:del>
      <w:del w:id="1372" w:author="user" w:date="2019-10-22T14:51:00Z">
        <w:r>
          <w:rPr>
            <w:rFonts w:ascii="Times New Roman" w:hAnsi="Times New Roman" w:cs="Times New Roman" w:eastAsia="楷体_GB2312"/>
            <w:color w:val="000000"/>
          </w:rPr>
          <w:delText>年</w:delText>
        </w:r>
      </w:del>
      <w:del w:id="1373" w:author="user" w:date="2019-10-22T14:51:00Z">
        <w:r>
          <w:rPr>
            <w:rFonts w:eastAsia="楷体_GB2312" w:cs="Times New Roman" w:ascii="Times New Roman" w:hAnsi="Times New Roman"/>
            <w:color w:val="000000"/>
          </w:rPr>
          <w:delText>9</w:delText>
        </w:r>
      </w:del>
      <w:del w:id="1374" w:author="user" w:date="2019-10-22T14:51:00Z">
        <w:r>
          <w:rPr>
            <w:rFonts w:ascii="Times New Roman" w:hAnsi="Times New Roman" w:cs="Times New Roman" w:eastAsia="楷体_GB2312"/>
            <w:color w:val="000000"/>
          </w:rPr>
          <w:delText>月</w:delText>
        </w:r>
      </w:del>
      <w:del w:id="1375" w:author="user" w:date="2019-10-22T14:51:00Z">
        <w:r>
          <w:rPr>
            <w:rFonts w:eastAsia="楷体_GB2312" w:cs="Times New Roman" w:ascii="Times New Roman" w:hAnsi="Times New Roman"/>
            <w:color w:val="000000"/>
          </w:rPr>
          <w:delText>27</w:delText>
        </w:r>
      </w:del>
      <w:del w:id="1376" w:author="user" w:date="2019-10-22T14:51:00Z">
        <w:r>
          <w:rPr>
            <w:rFonts w:ascii="Times New Roman" w:hAnsi="Times New Roman" w:cs="Times New Roman" w:eastAsia="楷体_GB2312"/>
            <w:color w:val="000000"/>
          </w:rPr>
          <w:delText>日江苏省第十三届人民代表大会常务委员会第十一次会议批准</w:delText>
        </w:r>
      </w:del>
      <w:del w:id="1377" w:author="user" w:date="2019-10-22T14:51:00Z">
        <w:r>
          <w:rPr>
            <w:rFonts w:ascii="Times New Roman" w:hAnsi="Times New Roman" w:cs="Times New Roman" w:eastAsia="楷体_GB2312"/>
            <w:szCs w:val="32"/>
          </w:rPr>
          <w:delText>的《关于修改〈无锡市禁止燃放烟花爆竹条例〉等五件地方性法规的决定》第二次修正）</w:delText>
        </w:r>
      </w:del>
    </w:p>
    <w:p>
      <w:pPr>
        <w:pStyle w:val="Normal"/>
        <w:widowControl w:val="false"/>
        <w:overflowPunct w:val="false"/>
        <w:bidi w:val="0"/>
        <w:snapToGrid w:val="false"/>
        <w:spacing w:lineRule="exact" w:line="590"/>
        <w:ind w:firstLineChars="0" w:firstLine="0" w:startChars="0" w:start="0" w:endChars="200"/>
        <w:jc w:val="both"/>
        <w:rPr>
          <w:del w:id="1380" w:author="user" w:date="2019-10-22T14:51:00Z"/>
          <w:rFonts w:ascii="Times New Roman" w:hAnsi="Times New Roman" w:eastAsia="楷体_GB2312" w:cs="Times New Roman"/>
          <w:szCs w:val="32"/>
        </w:rPr>
      </w:pPr>
      <w:del w:id="1379"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384" w:author="user" w:date="2019-10-22T14:51:00Z"/>
          <w:rFonts w:ascii="Times New Roman" w:hAnsi="Times New Roman" w:cs="Times New Roman"/>
          <w:szCs w:val="32"/>
        </w:rPr>
      </w:pPr>
      <w:del w:id="1381" w:author="user" w:date="2019-10-22T14:51:00Z">
        <w:r>
          <w:rPr>
            <w:rFonts w:ascii="Times New Roman" w:hAnsi="Times New Roman" w:cs="Times New Roman" w:eastAsia="黑体"/>
            <w:szCs w:val="32"/>
          </w:rPr>
          <w:delText>第一条</w:delText>
        </w:r>
      </w:del>
      <w:del w:id="1382" w:author="user" w:date="2019-10-22T14:51:00Z">
        <w:r>
          <w:rPr>
            <w:rFonts w:ascii="Times New Roman" w:hAnsi="Times New Roman" w:cs="Times New Roman"/>
            <w:szCs w:val="32"/>
          </w:rPr>
          <w:delText xml:space="preserve">  </w:delText>
        </w:r>
      </w:del>
      <w:del w:id="1383" w:author="user" w:date="2019-10-22T14:51:00Z">
        <w:r>
          <w:rPr>
            <w:rFonts w:ascii="Times New Roman" w:hAnsi="Times New Roman" w:cs="Times New Roman"/>
            <w:color w:val="000000"/>
          </w:rPr>
          <w:delText>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1387" w:author="user" w:date="2019-10-22T14:51:00Z"/>
          <w:rFonts w:ascii="Times New Roman" w:hAnsi="Times New Roman" w:cs="Times New Roman"/>
          <w:szCs w:val="32"/>
        </w:rPr>
      </w:pPr>
      <w:del w:id="1385" w:author="user" w:date="2019-10-22T14:51:00Z">
        <w:r>
          <w:rPr>
            <w:rFonts w:ascii="Times New Roman" w:hAnsi="Times New Roman" w:cs="Times New Roman" w:eastAsia="黑体"/>
            <w:szCs w:val="32"/>
          </w:rPr>
          <w:delText>第二条</w:delText>
        </w:r>
      </w:del>
      <w:del w:id="1386" w:author="user" w:date="2019-10-22T14:51:00Z">
        <w:r>
          <w:rPr>
            <w:rFonts w:ascii="Times New Roman" w:hAnsi="Times New Roman" w:cs="Times New Roman"/>
            <w:szCs w:val="32"/>
          </w:rPr>
          <w:delText xml:space="preserve">  本条例所称烟花爆竹，是指能产生烟、光、声响的各种烟花、鞭炮、礼花弹等。</w:delText>
        </w:r>
      </w:del>
    </w:p>
    <w:p>
      <w:pPr>
        <w:pStyle w:val="Normal"/>
        <w:widowControl w:val="false"/>
        <w:overflowPunct w:val="false"/>
        <w:bidi w:val="0"/>
        <w:snapToGrid w:val="false"/>
        <w:spacing w:lineRule="exact" w:line="590"/>
        <w:ind w:firstLineChars="0" w:firstLine="0" w:startChars="0" w:start="0" w:endChars="200"/>
        <w:jc w:val="both"/>
        <w:rPr>
          <w:del w:id="1391" w:author="user" w:date="2019-10-22T14:51:00Z"/>
          <w:rFonts w:ascii="Times New Roman" w:hAnsi="Times New Roman" w:cs="Times New Roman"/>
          <w:color w:val="000000"/>
        </w:rPr>
      </w:pPr>
      <w:del w:id="1388" w:author="user" w:date="2019-10-22T14:51:00Z">
        <w:r>
          <w:rPr>
            <w:rFonts w:ascii="Times New Roman" w:hAnsi="Times New Roman" w:cs="Times New Roman" w:eastAsia="黑体"/>
            <w:szCs w:val="32"/>
          </w:rPr>
          <w:delText>第三条</w:delText>
        </w:r>
      </w:del>
      <w:del w:id="1389" w:author="user" w:date="2019-10-22T14:51:00Z">
        <w:r>
          <w:rPr>
            <w:rFonts w:ascii="Times New Roman" w:hAnsi="Times New Roman" w:cs="Times New Roman"/>
            <w:szCs w:val="32"/>
          </w:rPr>
          <w:delText xml:space="preserve">  </w:delText>
        </w:r>
      </w:del>
      <w:del w:id="1390" w:author="user" w:date="2019-10-22T14:51:00Z">
        <w:r>
          <w:rPr>
            <w:rFonts w:ascii="Times New Roman" w:hAnsi="Times New Roman" w:cs="Times New Roman"/>
            <w:color w:val="000000"/>
          </w:rPr>
          <w:delText>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1393" w:author="user" w:date="2019-10-22T14:51:00Z"/>
          <w:rFonts w:ascii="Times New Roman" w:hAnsi="Times New Roman" w:cs="Times New Roman"/>
          <w:color w:val="000000"/>
        </w:rPr>
      </w:pPr>
      <w:del w:id="1392" w:author="user" w:date="2019-10-22T14:51: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1395" w:author="user" w:date="2019-10-22T14:51:00Z"/>
          <w:rFonts w:ascii="Times New Roman" w:hAnsi="Times New Roman" w:cs="Times New Roman"/>
          <w:color w:val="000000"/>
        </w:rPr>
      </w:pPr>
      <w:del w:id="1394" w:author="user" w:date="2019-10-22T14:51: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1397" w:author="user" w:date="2019-10-22T14:51:00Z"/>
          <w:rFonts w:ascii="Times New Roman" w:hAnsi="Times New Roman" w:cs="Times New Roman"/>
          <w:color w:val="000000"/>
        </w:rPr>
      </w:pPr>
      <w:del w:id="1396" w:author="user" w:date="2019-10-22T14:51: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1399" w:author="user" w:date="2019-10-22T14:51:00Z"/>
          <w:rFonts w:ascii="Times New Roman" w:hAnsi="Times New Roman" w:cs="Times New Roman"/>
          <w:color w:val="000000"/>
        </w:rPr>
      </w:pPr>
      <w:del w:id="1398" w:author="user" w:date="2019-10-22T14:51: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1401" w:author="user" w:date="2019-10-22T14:51:00Z"/>
          <w:rFonts w:ascii="Times New Roman" w:hAnsi="Times New Roman" w:cs="Times New Roman"/>
          <w:color w:val="000000"/>
        </w:rPr>
      </w:pPr>
      <w:del w:id="1400" w:author="user" w:date="2019-10-22T14:51: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1403" w:author="user" w:date="2019-10-22T14:51:00Z"/>
          <w:rFonts w:ascii="Times New Roman" w:hAnsi="Times New Roman" w:cs="Times New Roman"/>
          <w:color w:val="000000"/>
        </w:rPr>
      </w:pPr>
      <w:del w:id="1402" w:author="user" w:date="2019-10-22T14:51: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1405" w:author="user" w:date="2019-10-22T14:51:00Z"/>
          <w:rFonts w:ascii="Times New Roman" w:hAnsi="Times New Roman" w:cs="Times New Roman"/>
          <w:color w:val="000000"/>
          <w:spacing w:val="6"/>
          <w:szCs w:val="32"/>
        </w:rPr>
      </w:pPr>
      <w:del w:id="1404" w:author="user" w:date="2019-10-22T14:51:00Z">
        <w:r>
          <w:rPr>
            <w:rFonts w:ascii="Times New Roman" w:hAnsi="Times New Roman" w:cs="Times New Roman"/>
            <w:color w:val="000000"/>
            <w:spacing w:val="6"/>
            <w:szCs w:val="32"/>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1407" w:author="user" w:date="2019-10-22T14:51:00Z"/>
          <w:rFonts w:ascii="Times New Roman" w:hAnsi="Times New Roman" w:cs="Times New Roman"/>
          <w:color w:val="000000"/>
        </w:rPr>
      </w:pPr>
      <w:del w:id="1406" w:author="user" w:date="2019-10-22T14:51: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1409" w:author="user" w:date="2019-10-22T14:51:00Z"/>
          <w:rFonts w:ascii="Times New Roman" w:hAnsi="Times New Roman" w:cs="Times New Roman"/>
          <w:color w:val="000000"/>
        </w:rPr>
      </w:pPr>
      <w:del w:id="1408" w:author="user" w:date="2019-10-22T14:51: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1411" w:author="user" w:date="2019-10-22T14:51:00Z"/>
          <w:rFonts w:ascii="Times New Roman" w:hAnsi="Times New Roman" w:eastAsia="黑体" w:cs="Times New Roman"/>
        </w:rPr>
      </w:pPr>
      <w:del w:id="1410" w:author="user" w:date="2019-10-22T14:51:00Z">
        <w:r>
          <w:rPr>
            <w:rFonts w:ascii="Times New Roman" w:hAnsi="Times New Roman" w:cs="Times New Roman"/>
            <w:color w:val="000000"/>
          </w:rPr>
          <w:delText>中考、高考期间，重污染天气预警期间，市、县级市人民政府发布的重大活动保障期间，禁止燃放烟花爆竹。</w:delText>
        </w:r>
      </w:del>
    </w:p>
    <w:p>
      <w:pPr>
        <w:pStyle w:val="Normal"/>
        <w:widowControl w:val="false"/>
        <w:overflowPunct w:val="false"/>
        <w:bidi w:val="0"/>
        <w:snapToGrid w:val="false"/>
        <w:spacing w:lineRule="exact" w:line="590"/>
        <w:ind w:firstLineChars="0" w:firstLine="0" w:startChars="0" w:start="0" w:endChars="200"/>
        <w:jc w:val="both"/>
        <w:rPr>
          <w:del w:id="1415" w:author="user" w:date="2019-10-22T14:51:00Z"/>
          <w:rFonts w:ascii="Times New Roman" w:hAnsi="Times New Roman" w:cs="Times New Roman"/>
          <w:color w:val="000000"/>
        </w:rPr>
      </w:pPr>
      <w:del w:id="1412" w:author="user" w:date="2019-10-22T14:51:00Z">
        <w:r>
          <w:rPr>
            <w:rFonts w:ascii="Times New Roman" w:hAnsi="Times New Roman" w:cs="Times New Roman" w:eastAsia="黑体"/>
            <w:szCs w:val="32"/>
          </w:rPr>
          <w:delText>第四条</w:delText>
        </w:r>
      </w:del>
      <w:del w:id="1413" w:author="user" w:date="2019-10-22T14:51:00Z">
        <w:r>
          <w:rPr>
            <w:rFonts w:ascii="Times New Roman" w:hAnsi="Times New Roman" w:cs="Times New Roman"/>
            <w:szCs w:val="32"/>
          </w:rPr>
          <w:delText xml:space="preserve">  </w:delText>
        </w:r>
      </w:del>
      <w:del w:id="1414" w:author="user" w:date="2019-10-22T14:51:00Z">
        <w:r>
          <w:rPr>
            <w:rFonts w:ascii="Times New Roman" w:hAnsi="Times New Roman" w:cs="Times New Roman"/>
            <w:color w:val="000000"/>
          </w:rPr>
          <w:delText>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1417" w:author="user" w:date="2019-10-22T14:51:00Z"/>
          <w:rFonts w:ascii="Times New Roman" w:hAnsi="Times New Roman" w:cs="Times New Roman"/>
          <w:color w:val="000000"/>
        </w:rPr>
      </w:pPr>
      <w:del w:id="1416" w:author="user" w:date="2019-10-22T14:51: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1419" w:author="user" w:date="2019-10-22T14:51:00Z"/>
          <w:rFonts w:ascii="Times New Roman" w:hAnsi="Times New Roman" w:cs="Times New Roman"/>
          <w:color w:val="000000"/>
        </w:rPr>
      </w:pPr>
      <w:del w:id="1418" w:author="user" w:date="2019-10-22T14:51: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1421" w:author="user" w:date="2019-10-22T14:51:00Z"/>
          <w:rFonts w:ascii="Times New Roman" w:hAnsi="Times New Roman" w:cs="Times New Roman"/>
          <w:color w:val="000000"/>
        </w:rPr>
      </w:pPr>
      <w:del w:id="1420" w:author="user" w:date="2019-10-22T14:51: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1423" w:author="user" w:date="2019-10-22T14:51:00Z"/>
          <w:rFonts w:ascii="Times New Roman" w:hAnsi="Times New Roman" w:cs="Times New Roman"/>
          <w:color w:val="000000"/>
        </w:rPr>
      </w:pPr>
      <w:del w:id="1422" w:author="user" w:date="2019-10-22T14:51: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1425" w:author="user" w:date="2019-10-22T14:51:00Z"/>
          <w:rFonts w:ascii="Times New Roman" w:hAnsi="Times New Roman" w:eastAsia="黑体" w:cs="Times New Roman"/>
        </w:rPr>
      </w:pPr>
      <w:del w:id="1424" w:author="user" w:date="2019-10-22T14:51: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1428" w:author="user" w:date="2019-10-22T14:51:00Z"/>
          <w:rFonts w:ascii="Times New Roman" w:hAnsi="Times New Roman" w:cs="Times New Roman"/>
          <w:szCs w:val="32"/>
        </w:rPr>
      </w:pPr>
      <w:del w:id="1426" w:author="user" w:date="2019-10-22T14:51:00Z">
        <w:r>
          <w:rPr>
            <w:rFonts w:ascii="Times New Roman" w:hAnsi="Times New Roman" w:cs="Times New Roman" w:eastAsia="黑体"/>
            <w:szCs w:val="32"/>
          </w:rPr>
          <w:delText>第五条</w:delText>
        </w:r>
      </w:del>
      <w:del w:id="1427" w:author="user" w:date="2019-10-22T14:51:00Z">
        <w:r>
          <w:rPr>
            <w:rFonts w:ascii="Times New Roman" w:hAnsi="Times New Roman" w:cs="Times New Roman"/>
            <w:szCs w:val="32"/>
          </w:rPr>
          <w:delText xml:space="preserve">  各级人民政府、各单位、各新闻宣传机构，应当开展禁止燃放烟花爆竹的宣传教育。</w:delText>
        </w:r>
      </w:del>
    </w:p>
    <w:p>
      <w:pPr>
        <w:pStyle w:val="Normal"/>
        <w:widowControl w:val="false"/>
        <w:overflowPunct w:val="false"/>
        <w:bidi w:val="0"/>
        <w:snapToGrid w:val="false"/>
        <w:spacing w:lineRule="exact" w:line="590"/>
        <w:ind w:firstLineChars="0" w:firstLine="0" w:startChars="0" w:start="0" w:endChars="200"/>
        <w:jc w:val="both"/>
        <w:rPr>
          <w:del w:id="1430" w:author="user" w:date="2019-10-22T14:51:00Z"/>
          <w:rFonts w:ascii="Times New Roman" w:hAnsi="Times New Roman" w:cs="Times New Roman"/>
          <w:szCs w:val="32"/>
        </w:rPr>
      </w:pPr>
      <w:del w:id="1429" w:author="user" w:date="2019-10-22T14:51:00Z">
        <w:r>
          <w:rPr>
            <w:rFonts w:ascii="Times New Roman" w:hAnsi="Times New Roman" w:cs="Times New Roman"/>
            <w:szCs w:val="32"/>
          </w:rPr>
          <w:delText>学校和家长有义务对青少年进行禁止燃放烟花爆竹的教育。</w:delText>
        </w:r>
      </w:del>
    </w:p>
    <w:p>
      <w:pPr>
        <w:pStyle w:val="Normal"/>
        <w:widowControl w:val="false"/>
        <w:overflowPunct w:val="false"/>
        <w:bidi w:val="0"/>
        <w:snapToGrid w:val="false"/>
        <w:spacing w:lineRule="exact" w:line="590"/>
        <w:ind w:firstLineChars="0" w:firstLine="0" w:startChars="0" w:start="0" w:endChars="200"/>
        <w:jc w:val="both"/>
        <w:rPr>
          <w:del w:id="1434" w:author="user" w:date="2019-10-22T14:51:00Z"/>
          <w:rFonts w:ascii="Times New Roman" w:hAnsi="Times New Roman" w:cs="Times New Roman"/>
          <w:color w:val="000000"/>
        </w:rPr>
      </w:pPr>
      <w:del w:id="1431" w:author="user" w:date="2019-10-22T14:51:00Z">
        <w:r>
          <w:rPr>
            <w:rFonts w:ascii="Times New Roman" w:hAnsi="Times New Roman" w:cs="Times New Roman" w:eastAsia="黑体"/>
            <w:szCs w:val="32"/>
          </w:rPr>
          <w:delText>第六条</w:delText>
        </w:r>
      </w:del>
      <w:del w:id="1432" w:author="user" w:date="2019-10-22T14:51:00Z">
        <w:r>
          <w:rPr>
            <w:rFonts w:ascii="Times New Roman" w:hAnsi="Times New Roman" w:cs="Times New Roman"/>
            <w:szCs w:val="32"/>
          </w:rPr>
          <w:delText xml:space="preserve">  </w:delText>
        </w:r>
      </w:del>
      <w:del w:id="1433" w:author="user" w:date="2019-10-22T14:51:00Z">
        <w:r>
          <w:rPr>
            <w:rFonts w:ascii="Times New Roman" w:hAnsi="Times New Roman" w:cs="Times New Roman"/>
            <w:color w:val="000000"/>
          </w:rPr>
          <w:delText>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1436" w:author="user" w:date="2019-10-22T14:51:00Z"/>
          <w:rFonts w:ascii="Times New Roman" w:hAnsi="Times New Roman" w:cs="Times New Roman"/>
          <w:spacing w:val="6"/>
          <w:szCs w:val="32"/>
        </w:rPr>
      </w:pPr>
      <w:del w:id="1435" w:author="user" w:date="2019-10-22T14:51:00Z">
        <w:r>
          <w:rPr>
            <w:rFonts w:ascii="Times New Roman" w:hAnsi="Times New Roman" w:cs="Times New Roman"/>
            <w:color w:val="000000"/>
            <w:spacing w:val="6"/>
            <w:szCs w:val="32"/>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1439" w:author="user" w:date="2019-10-22T14:51:00Z"/>
          <w:rFonts w:ascii="Times New Roman" w:hAnsi="Times New Roman" w:cs="Times New Roman"/>
          <w:szCs w:val="32"/>
        </w:rPr>
      </w:pPr>
      <w:del w:id="1437" w:author="user" w:date="2019-10-22T14:51:00Z">
        <w:r>
          <w:rPr>
            <w:rFonts w:ascii="Times New Roman" w:hAnsi="Times New Roman" w:cs="Times New Roman" w:eastAsia="黑体"/>
            <w:szCs w:val="32"/>
          </w:rPr>
          <w:delText>第七条</w:delText>
        </w:r>
      </w:del>
      <w:del w:id="1438" w:author="user" w:date="2019-10-22T14:51:00Z">
        <w:r>
          <w:rPr>
            <w:rFonts w:ascii="Times New Roman" w:hAnsi="Times New Roman" w:cs="Times New Roman"/>
            <w:szCs w:val="32"/>
          </w:rPr>
          <w:delText xml:space="preserve">  禁止携带烟花爆竹进入商场、饭店、旅馆、娱乐等公共场所和乘坐公共交通工具。</w:delText>
        </w:r>
      </w:del>
    </w:p>
    <w:p>
      <w:pPr>
        <w:pStyle w:val="Normal"/>
        <w:widowControl w:val="false"/>
        <w:overflowPunct w:val="false"/>
        <w:bidi w:val="0"/>
        <w:snapToGrid w:val="false"/>
        <w:spacing w:lineRule="exact" w:line="590"/>
        <w:ind w:firstLineChars="0" w:firstLine="0" w:startChars="0" w:start="0" w:endChars="200"/>
        <w:jc w:val="both"/>
        <w:rPr>
          <w:del w:id="1441" w:author="user" w:date="2019-10-22T14:51:00Z"/>
          <w:rFonts w:ascii="Times New Roman" w:hAnsi="Times New Roman" w:cs="Times New Roman"/>
          <w:spacing w:val="-6"/>
          <w:szCs w:val="32"/>
        </w:rPr>
      </w:pPr>
      <w:del w:id="1440" w:author="user" w:date="2019-10-22T14:51:00Z">
        <w:r>
          <w:rPr>
            <w:rFonts w:ascii="Times New Roman" w:hAnsi="Times New Roman" w:cs="Times New Roman"/>
            <w:spacing w:val="-6"/>
            <w:szCs w:val="32"/>
          </w:rPr>
          <w:delText>禁止在托运、寄存和邮寄的行李、包裹、邮件中夹带烟花爆竹。</w:delText>
        </w:r>
      </w:del>
    </w:p>
    <w:p>
      <w:pPr>
        <w:pStyle w:val="Normal"/>
        <w:widowControl w:val="false"/>
        <w:overflowPunct w:val="false"/>
        <w:bidi w:val="0"/>
        <w:snapToGrid w:val="false"/>
        <w:spacing w:lineRule="exact" w:line="590"/>
        <w:ind w:firstLineChars="0" w:firstLine="0" w:startChars="0" w:start="0" w:endChars="200"/>
        <w:jc w:val="both"/>
        <w:rPr>
          <w:del w:id="1444" w:author="user" w:date="2019-10-22T14:51:00Z"/>
          <w:rFonts w:ascii="Times New Roman" w:hAnsi="Times New Roman" w:cs="Times New Roman"/>
          <w:color w:val="000000"/>
        </w:rPr>
      </w:pPr>
      <w:del w:id="1442" w:author="user" w:date="2019-10-22T14:51:00Z">
        <w:r>
          <w:rPr>
            <w:rFonts w:ascii="Times New Roman" w:hAnsi="Times New Roman" w:cs="Times New Roman" w:eastAsia="黑体"/>
          </w:rPr>
          <w:delText xml:space="preserve">第八条  </w:delText>
        </w:r>
      </w:del>
      <w:del w:id="1443" w:author="user" w:date="2019-10-22T14:51:00Z">
        <w:r>
          <w:rPr>
            <w:rFonts w:ascii="Times New Roman" w:hAnsi="Times New Roman" w:cs="Times New Roman"/>
            <w:color w:val="000000"/>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1446" w:author="user" w:date="2019-10-22T14:51:00Z"/>
          <w:rFonts w:ascii="Times New Roman" w:hAnsi="Times New Roman" w:cs="Times New Roman"/>
          <w:color w:val="000000"/>
        </w:rPr>
      </w:pPr>
      <w:del w:id="1445" w:author="user" w:date="2019-10-22T14:51: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1448" w:author="user" w:date="2019-10-22T14:51:00Z"/>
          <w:rFonts w:ascii="Times New Roman" w:hAnsi="Times New Roman" w:cs="Times New Roman"/>
          <w:color w:val="000000"/>
        </w:rPr>
      </w:pPr>
      <w:del w:id="1447" w:author="user" w:date="2019-10-22T14:51: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1450" w:author="user" w:date="2019-10-22T14:51:00Z"/>
          <w:rFonts w:ascii="Times New Roman" w:hAnsi="Times New Roman" w:cs="Times New Roman"/>
          <w:color w:val="000000"/>
        </w:rPr>
      </w:pPr>
      <w:del w:id="1449" w:author="user" w:date="2019-10-22T14:51: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1452" w:author="user" w:date="2019-10-22T14:51:00Z"/>
          <w:rFonts w:ascii="Times New Roman" w:hAnsi="Times New Roman" w:cs="Times New Roman"/>
          <w:color w:val="000000"/>
        </w:rPr>
      </w:pPr>
      <w:del w:id="1451" w:author="user" w:date="2019-10-22T14:51: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1454" w:author="user" w:date="2019-10-22T14:51:00Z"/>
          <w:rFonts w:ascii="Times New Roman" w:hAnsi="Times New Roman" w:eastAsia="黑体" w:cs="Times New Roman"/>
        </w:rPr>
      </w:pPr>
      <w:del w:id="1453" w:author="user" w:date="2019-10-22T14:51:00Z">
        <w:r>
          <w:rPr>
            <w:rFonts w:ascii="Times New Roman" w:hAnsi="Times New Roman" w:cs="Times New Roman"/>
            <w:color w:val="000000"/>
          </w:rPr>
          <w:delText>（五）不得采用其他危害公共安全和人身、财产安全的方式燃放烟花爆竹。</w:delText>
        </w:r>
      </w:del>
    </w:p>
    <w:p>
      <w:pPr>
        <w:pStyle w:val="Normal"/>
        <w:widowControl w:val="false"/>
        <w:overflowPunct w:val="false"/>
        <w:bidi w:val="0"/>
        <w:snapToGrid w:val="false"/>
        <w:spacing w:lineRule="exact" w:line="590"/>
        <w:ind w:firstLineChars="0" w:firstLine="0" w:startChars="0" w:start="0" w:endChars="200"/>
        <w:jc w:val="both"/>
        <w:rPr>
          <w:del w:id="1457" w:author="user" w:date="2019-10-22T14:51:00Z"/>
          <w:rFonts w:ascii="Times New Roman" w:hAnsi="Times New Roman" w:eastAsia="黑体" w:cs="Times New Roman"/>
          <w:color w:val="00FF00"/>
        </w:rPr>
      </w:pPr>
      <w:del w:id="1455" w:author="user" w:date="2019-10-22T14:51:00Z">
        <w:r>
          <w:rPr>
            <w:rFonts w:ascii="Times New Roman" w:hAnsi="Times New Roman" w:cs="Times New Roman" w:eastAsia="黑体"/>
          </w:rPr>
          <w:delText xml:space="preserve">第九条  </w:delText>
        </w:r>
      </w:del>
      <w:del w:id="1456" w:author="user" w:date="2019-10-22T14:51: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1460" w:author="user" w:date="2019-10-22T14:51:00Z"/>
          <w:rFonts w:ascii="Times New Roman" w:hAnsi="Times New Roman" w:eastAsia="黑体" w:cs="Times New Roman"/>
        </w:rPr>
      </w:pPr>
      <w:del w:id="1458" w:author="user" w:date="2019-10-22T14:51:00Z">
        <w:r>
          <w:rPr>
            <w:rFonts w:ascii="Times New Roman" w:hAnsi="Times New Roman" w:cs="Times New Roman" w:eastAsia="黑体"/>
          </w:rPr>
          <w:delText xml:space="preserve">第十条  </w:delText>
        </w:r>
      </w:del>
      <w:del w:id="1459" w:author="user" w:date="2019-10-22T14:51: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1463" w:author="user" w:date="2019-10-22T14:51:00Z"/>
          <w:rFonts w:ascii="Times New Roman" w:hAnsi="Times New Roman" w:eastAsia="黑体" w:cs="Times New Roman"/>
        </w:rPr>
      </w:pPr>
      <w:del w:id="1461" w:author="user" w:date="2019-10-22T14:51:00Z">
        <w:r>
          <w:rPr>
            <w:rFonts w:ascii="Times New Roman" w:hAnsi="Times New Roman" w:cs="Times New Roman" w:eastAsia="黑体"/>
          </w:rPr>
          <w:delText xml:space="preserve">第十一条  </w:delText>
        </w:r>
      </w:del>
      <w:del w:id="1462" w:author="user" w:date="2019-10-22T14:51: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1466" w:author="user" w:date="2019-10-22T14:51:00Z"/>
          <w:rFonts w:ascii="Times New Roman" w:hAnsi="Times New Roman" w:eastAsia="黑体" w:cs="Times New Roman"/>
        </w:rPr>
      </w:pPr>
      <w:del w:id="1464" w:author="user" w:date="2019-10-22T14:51:00Z">
        <w:r>
          <w:rPr>
            <w:rFonts w:ascii="Times New Roman" w:hAnsi="Times New Roman" w:cs="Times New Roman" w:eastAsia="黑体"/>
          </w:rPr>
          <w:delText xml:space="preserve">第十二条  </w:delText>
        </w:r>
      </w:del>
      <w:del w:id="1465" w:author="user" w:date="2019-10-22T14:51: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1469" w:author="user" w:date="2019-10-22T14:51:00Z"/>
          <w:rFonts w:ascii="Times New Roman" w:hAnsi="Times New Roman" w:eastAsia="黑体" w:cs="Times New Roman"/>
        </w:rPr>
      </w:pPr>
      <w:del w:id="1467" w:author="user" w:date="2019-10-22T14:51:00Z">
        <w:r>
          <w:rPr>
            <w:rFonts w:ascii="Times New Roman" w:hAnsi="Times New Roman" w:cs="Times New Roman" w:eastAsia="黑体"/>
          </w:rPr>
          <w:delText xml:space="preserve">第十三条  </w:delText>
        </w:r>
      </w:del>
      <w:del w:id="1468" w:author="user" w:date="2019-10-22T14:51: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1472" w:author="user" w:date="2019-10-22T14:51:00Z"/>
          <w:rFonts w:ascii="Times New Roman" w:hAnsi="Times New Roman" w:cs="Times New Roman"/>
          <w:color w:val="000000"/>
          <w:szCs w:val="32"/>
        </w:rPr>
      </w:pPr>
      <w:del w:id="1470" w:author="user" w:date="2019-10-22T14:51:00Z">
        <w:r>
          <w:rPr>
            <w:rFonts w:ascii="Times New Roman" w:hAnsi="Times New Roman" w:cs="Times New Roman" w:eastAsia="黑体"/>
            <w:color w:val="000000"/>
            <w:szCs w:val="32"/>
          </w:rPr>
          <w:delText>第十四条</w:delText>
        </w:r>
      </w:del>
      <w:del w:id="1471" w:author="user" w:date="2019-10-22T14:51:00Z">
        <w:r>
          <w:rPr>
            <w:rFonts w:ascii="Times New Roman" w:hAnsi="Times New Roman" w:cs="Times New Roman"/>
            <w:color w:val="000000"/>
            <w:szCs w:val="32"/>
          </w:rPr>
          <w:delText xml:space="preserve">  对违反本条例的行为，任何单位和个人都有权制止、举报，对制止有效或者举报后查实的，给予表扬或者奖励；对打击报复制止人、举报人的，依法予以处罚。</w:delText>
        </w:r>
      </w:del>
    </w:p>
    <w:p>
      <w:pPr>
        <w:pStyle w:val="Normal"/>
        <w:widowControl w:val="false"/>
        <w:overflowPunct w:val="false"/>
        <w:bidi w:val="0"/>
        <w:snapToGrid w:val="false"/>
        <w:spacing w:lineRule="exact" w:line="590"/>
        <w:ind w:firstLineChars="0" w:firstLine="0" w:startChars="0" w:start="0" w:endChars="200"/>
        <w:jc w:val="both"/>
        <w:rPr>
          <w:del w:id="1475" w:author="user" w:date="2019-10-22T14:51:00Z"/>
          <w:rFonts w:ascii="Times New Roman" w:hAnsi="Times New Roman" w:cs="Times New Roman"/>
          <w:color w:val="000000"/>
          <w:szCs w:val="32"/>
        </w:rPr>
      </w:pPr>
      <w:del w:id="1473" w:author="user" w:date="2019-10-22T14:51:00Z">
        <w:r>
          <w:rPr>
            <w:rFonts w:ascii="Times New Roman" w:hAnsi="Times New Roman" w:cs="Times New Roman" w:eastAsia="黑体"/>
            <w:color w:val="000000"/>
            <w:szCs w:val="32"/>
          </w:rPr>
          <w:delText>第十五条</w:delText>
        </w:r>
      </w:del>
      <w:del w:id="1474" w:author="user" w:date="2019-10-22T14:51:00Z">
        <w:r>
          <w:rPr>
            <w:rFonts w:ascii="Times New Roman" w:hAnsi="Times New Roman" w:cs="Times New Roman"/>
            <w:color w:val="000000"/>
            <w:szCs w:val="32"/>
          </w:rPr>
          <w:delText xml:space="preserve">  公安人员和其他执法人员在执行本条例时，应当遵守法纪，秉公执法，不得徇私舞弊，违反者依法追究行政责任；构成犯罪的，依法追究刑事责任。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1484" w:author="user" w:date="2019-10-22T14:51:00Z"/>
          <w:rFonts w:ascii="Times New Roman" w:hAnsi="Times New Roman" w:cs="Times New Roman"/>
          <w:color w:val="000000"/>
          <w:szCs w:val="32"/>
        </w:rPr>
      </w:pPr>
      <w:del w:id="1476" w:author="user" w:date="2019-10-22T14:51:00Z">
        <w:r>
          <w:rPr>
            <w:rFonts w:ascii="Times New Roman" w:hAnsi="Times New Roman" w:cs="Times New Roman" w:eastAsia="黑体"/>
            <w:color w:val="000000"/>
            <w:szCs w:val="32"/>
          </w:rPr>
          <w:delText>第十六条</w:delText>
        </w:r>
      </w:del>
      <w:del w:id="1477" w:author="user" w:date="2019-10-22T14:51:00Z">
        <w:r>
          <w:rPr>
            <w:rFonts w:ascii="Times New Roman" w:hAnsi="Times New Roman" w:cs="Times New Roman"/>
            <w:color w:val="000000"/>
            <w:szCs w:val="32"/>
          </w:rPr>
          <w:delText xml:space="preserve">  本条例自</w:delText>
        </w:r>
      </w:del>
      <w:del w:id="1478" w:author="user" w:date="2019-10-22T14:51:00Z">
        <w:r>
          <w:rPr>
            <w:rFonts w:cs="Times New Roman" w:ascii="Times New Roman" w:hAnsi="Times New Roman"/>
            <w:color w:val="000000"/>
            <w:szCs w:val="32"/>
          </w:rPr>
          <w:delText>1997</w:delText>
        </w:r>
      </w:del>
      <w:del w:id="1479" w:author="user" w:date="2019-10-22T14:51:00Z">
        <w:r>
          <w:rPr>
            <w:rFonts w:ascii="Times New Roman" w:hAnsi="Times New Roman" w:cs="Times New Roman"/>
            <w:color w:val="000000"/>
            <w:szCs w:val="32"/>
          </w:rPr>
          <w:delText>年</w:delText>
        </w:r>
      </w:del>
      <w:del w:id="1480" w:author="user" w:date="2019-10-22T14:51:00Z">
        <w:r>
          <w:rPr>
            <w:rFonts w:cs="Times New Roman" w:ascii="Times New Roman" w:hAnsi="Times New Roman"/>
            <w:color w:val="000000"/>
            <w:szCs w:val="32"/>
          </w:rPr>
          <w:delText>1</w:delText>
        </w:r>
      </w:del>
      <w:del w:id="1481" w:author="user" w:date="2019-10-22T14:51:00Z">
        <w:r>
          <w:rPr>
            <w:rFonts w:ascii="Times New Roman" w:hAnsi="Times New Roman" w:cs="Times New Roman"/>
            <w:color w:val="000000"/>
            <w:szCs w:val="32"/>
          </w:rPr>
          <w:delText>月</w:delText>
        </w:r>
      </w:del>
      <w:del w:id="1482" w:author="user" w:date="2019-10-22T14:51:00Z">
        <w:r>
          <w:rPr>
            <w:rFonts w:cs="Times New Roman" w:ascii="Times New Roman" w:hAnsi="Times New Roman"/>
            <w:color w:val="000000"/>
            <w:szCs w:val="32"/>
          </w:rPr>
          <w:delText>1</w:delText>
        </w:r>
      </w:del>
      <w:del w:id="1483" w:author="user" w:date="2019-10-22T14:51:00Z">
        <w:r>
          <w:rPr>
            <w:rFonts w:ascii="Times New Roman" w:hAnsi="Times New Roman" w:cs="Times New Roman"/>
            <w:color w:val="000000"/>
            <w:szCs w:val="32"/>
          </w:rPr>
          <w:delText>日起施行。</w:delText>
        </w:r>
      </w:del>
      <w:r>
        <w:br w:type="page"/>
      </w:r>
    </w:p>
    <w:p>
      <w:pPr>
        <w:pStyle w:val="Normal"/>
        <w:widowControl w:val="false"/>
        <w:overflowPunct w:val="false"/>
        <w:bidi w:val="0"/>
        <w:snapToGrid w:val="false"/>
        <w:spacing w:lineRule="exact" w:line="590"/>
        <w:ind w:firstLineChars="0" w:firstLine="0" w:startChars="0" w:start="0" w:endChars="200"/>
        <w:jc w:val="both"/>
        <w:rPr>
          <w:del w:id="1486" w:author="user" w:date="2019-10-22T14:51:00Z"/>
          <w:rFonts w:ascii="Times New Roman" w:hAnsi="Times New Roman" w:cs="Times New Roman"/>
          <w:color w:val="000000"/>
          <w:szCs w:val="32"/>
        </w:rPr>
      </w:pPr>
      <w:del w:id="1485" w:author="user" w:date="2019-10-22T14:51:00Z">
        <w:r>
          <w:rPr>
            <w:rFonts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1488" w:author="user" w:date="2019-10-22T14:51:00Z"/>
        </w:rPr>
      </w:pPr>
      <w:del w:id="1487" w:author="user" w:date="2019-10-22T14:51:00Z">
        <w:r>
          <w:rPr/>
        </w:r>
      </w:del>
    </w:p>
    <w:p>
      <w:pPr>
        <w:pStyle w:val="Normal"/>
        <w:widowControl w:val="false"/>
        <w:overflowPunct w:val="false"/>
        <w:bidi w:val="0"/>
        <w:snapToGrid w:val="false"/>
        <w:spacing w:lineRule="exact" w:line="590"/>
        <w:ind w:firstLineChars="0" w:firstLine="0" w:startChars="0" w:start="0" w:endChars="200"/>
        <w:jc w:val="both"/>
        <w:rPr>
          <w:del w:id="1490" w:author="user" w:date="2019-10-22T14:51:00Z"/>
          <w:rFonts w:ascii="Times New Roman" w:hAnsi="Times New Roman" w:eastAsia="宋体" w:cs="Times New Roman"/>
        </w:rPr>
      </w:pPr>
      <w:del w:id="1489" w:author="user" w:date="2019-10-22T14:51:00Z">
        <w:r>
          <w:rPr/>
          <w:delText>无锡市水资源节约利用条例</w:delText>
        </w:r>
      </w:del>
    </w:p>
    <w:p>
      <w:pPr>
        <w:pStyle w:val="Normal"/>
        <w:widowControl w:val="false"/>
        <w:overflowPunct w:val="false"/>
        <w:bidi w:val="0"/>
        <w:snapToGrid w:val="false"/>
        <w:spacing w:lineRule="exact" w:line="590"/>
        <w:ind w:firstLineChars="0" w:firstLine="0" w:startChars="0" w:start="0" w:endChars="200"/>
        <w:jc w:val="both"/>
        <w:rPr>
          <w:del w:id="1492" w:author="user" w:date="2019-10-22T14:51:00Z"/>
          <w:rFonts w:ascii="Times New Roman" w:hAnsi="Times New Roman" w:eastAsia="宋体" w:cs="Times New Roman"/>
        </w:rPr>
      </w:pPr>
      <w:del w:id="1491" w:author="user" w:date="2019-10-22T14:51:00Z">
        <w:r>
          <w:rPr>
            <w:rFonts w:eastAsia="宋体"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523" w:author="user" w:date="2019-10-22T14:51:00Z"/>
          <w:rFonts w:ascii="Times New Roman" w:hAnsi="Times New Roman" w:cs="Times New Roman"/>
        </w:rPr>
      </w:pPr>
      <w:del w:id="1493" w:author="user" w:date="2019-10-22T14:51:00Z">
        <w:r>
          <w:rPr>
            <w:rFonts w:ascii="Times New Roman" w:hAnsi="Times New Roman" w:cs="Times New Roman"/>
          </w:rPr>
          <w:delText>（</w:delText>
        </w:r>
      </w:del>
      <w:del w:id="1494" w:author="user" w:date="2019-10-22T14:51:00Z">
        <w:r>
          <w:rPr>
            <w:rFonts w:cs="Times New Roman" w:ascii="Times New Roman" w:hAnsi="Times New Roman"/>
          </w:rPr>
          <w:delText>2013</w:delText>
        </w:r>
      </w:del>
      <w:del w:id="1495" w:author="user" w:date="2019-10-22T14:51:00Z">
        <w:r>
          <w:rPr>
            <w:rFonts w:ascii="Times New Roman" w:hAnsi="Times New Roman" w:cs="Times New Roman"/>
          </w:rPr>
          <w:delText>年</w:delText>
        </w:r>
      </w:del>
      <w:del w:id="1496" w:author="user" w:date="2019-10-22T14:51:00Z">
        <w:r>
          <w:rPr>
            <w:rFonts w:cs="Times New Roman" w:ascii="Times New Roman" w:hAnsi="Times New Roman"/>
          </w:rPr>
          <w:delText>8</w:delText>
        </w:r>
      </w:del>
      <w:del w:id="1497" w:author="user" w:date="2019-10-22T14:51:00Z">
        <w:r>
          <w:rPr>
            <w:rFonts w:ascii="Times New Roman" w:hAnsi="Times New Roman" w:cs="Times New Roman"/>
          </w:rPr>
          <w:delText>月</w:delText>
        </w:r>
      </w:del>
      <w:del w:id="1498" w:author="user" w:date="2019-10-22T14:51:00Z">
        <w:r>
          <w:rPr>
            <w:rFonts w:cs="Times New Roman" w:ascii="Times New Roman" w:hAnsi="Times New Roman"/>
          </w:rPr>
          <w:delText>28</w:delText>
        </w:r>
      </w:del>
      <w:del w:id="1499" w:author="user" w:date="2019-10-22T14:51:00Z">
        <w:r>
          <w:rPr>
            <w:rFonts w:ascii="Times New Roman" w:hAnsi="Times New Roman" w:cs="Times New Roman"/>
          </w:rPr>
          <w:delText>日无锡市第十五届人民代表大会常务委员会第十次会议</w:delText>
        </w:r>
      </w:del>
      <w:del w:id="1500" w:author="user" w:date="2019-10-22T14:51:00Z">
        <w:r>
          <w:rPr>
            <w:rFonts w:ascii="Times New Roman" w:hAnsi="Times New Roman" w:cs="Times New Roman"/>
          </w:rPr>
          <w:delText>通过</w:delText>
        </w:r>
      </w:del>
      <w:del w:id="1501" w:author="user" w:date="2019-10-22T14:51:00Z">
        <w:r>
          <w:rPr>
            <w:rFonts w:ascii="Times New Roman" w:hAnsi="Times New Roman" w:cs="Times New Roman"/>
          </w:rPr>
          <w:delText xml:space="preserve">  </w:delText>
        </w:r>
      </w:del>
      <w:del w:id="1502" w:author="user" w:date="2019-10-22T14:51:00Z">
        <w:r>
          <w:rPr>
            <w:rFonts w:cs="Times New Roman" w:ascii="Times New Roman" w:hAnsi="Times New Roman"/>
          </w:rPr>
          <w:delText>2013</w:delText>
        </w:r>
      </w:del>
      <w:del w:id="1503" w:author="user" w:date="2019-10-22T14:51:00Z">
        <w:r>
          <w:rPr>
            <w:rFonts w:ascii="Times New Roman" w:hAnsi="Times New Roman" w:cs="Times New Roman"/>
          </w:rPr>
          <w:delText>年</w:delText>
        </w:r>
      </w:del>
      <w:del w:id="1504" w:author="user" w:date="2019-10-22T14:51:00Z">
        <w:r>
          <w:rPr>
            <w:rFonts w:cs="Times New Roman" w:ascii="Times New Roman" w:hAnsi="Times New Roman"/>
          </w:rPr>
          <w:delText>9</w:delText>
        </w:r>
      </w:del>
      <w:del w:id="1505" w:author="user" w:date="2019-10-22T14:51:00Z">
        <w:r>
          <w:rPr>
            <w:rFonts w:ascii="Times New Roman" w:hAnsi="Times New Roman" w:cs="Times New Roman"/>
          </w:rPr>
          <w:delText>月</w:delText>
        </w:r>
      </w:del>
      <w:del w:id="1506" w:author="user" w:date="2019-10-22T14:51:00Z">
        <w:r>
          <w:rPr>
            <w:rFonts w:cs="Times New Roman" w:ascii="Times New Roman" w:hAnsi="Times New Roman"/>
          </w:rPr>
          <w:delText>27</w:delText>
        </w:r>
      </w:del>
      <w:del w:id="1507" w:author="user" w:date="2019-10-22T14:51:00Z">
        <w:r>
          <w:rPr>
            <w:rFonts w:ascii="Times New Roman" w:hAnsi="Times New Roman" w:cs="Times New Roman"/>
          </w:rPr>
          <w:delText xml:space="preserve">日江苏省第十二届人民代表大会常务委员会第五次会议批准  </w:delText>
        </w:r>
      </w:del>
      <w:del w:id="1508" w:author="user" w:date="2019-10-22T14:51:00Z">
        <w:r>
          <w:rPr>
            <w:rFonts w:ascii="Times New Roman" w:hAnsi="Times New Roman" w:cs="Times New Roman"/>
            <w:szCs w:val="32"/>
          </w:rPr>
          <w:delText>根据</w:delText>
        </w:r>
      </w:del>
      <w:del w:id="1509" w:author="user" w:date="2019-10-22T14:51:00Z">
        <w:r>
          <w:rPr>
            <w:rFonts w:cs="Times New Roman" w:ascii="Times New Roman" w:hAnsi="Times New Roman"/>
            <w:szCs w:val="32"/>
          </w:rPr>
          <w:delText>2019</w:delText>
        </w:r>
      </w:del>
      <w:del w:id="1510" w:author="user" w:date="2019-10-22T14:51:00Z">
        <w:r>
          <w:rPr>
            <w:rFonts w:ascii="Times New Roman" w:hAnsi="Times New Roman" w:cs="Times New Roman"/>
            <w:szCs w:val="32"/>
          </w:rPr>
          <w:delText>年</w:delText>
        </w:r>
      </w:del>
      <w:del w:id="1511" w:author="user" w:date="2019-10-22T14:51:00Z">
        <w:r>
          <w:rPr>
            <w:rFonts w:cs="Times New Roman" w:ascii="Times New Roman" w:hAnsi="Times New Roman"/>
            <w:szCs w:val="32"/>
          </w:rPr>
          <w:delText>8</w:delText>
        </w:r>
      </w:del>
      <w:del w:id="1512" w:author="user" w:date="2019-10-22T14:51:00Z">
        <w:r>
          <w:rPr>
            <w:rFonts w:ascii="Times New Roman" w:hAnsi="Times New Roman" w:cs="Times New Roman"/>
            <w:szCs w:val="32"/>
          </w:rPr>
          <w:delText>月</w:delText>
        </w:r>
      </w:del>
      <w:del w:id="1513" w:author="user" w:date="2019-10-22T14:51:00Z">
        <w:r>
          <w:rPr>
            <w:rFonts w:cs="Times New Roman" w:ascii="Times New Roman" w:hAnsi="Times New Roman"/>
            <w:szCs w:val="32"/>
          </w:rPr>
          <w:delText>29</w:delText>
        </w:r>
      </w:del>
      <w:del w:id="1514" w:author="user" w:date="2019-10-22T14:51:00Z">
        <w:r>
          <w:rPr>
            <w:rFonts w:ascii="Times New Roman" w:hAnsi="Times New Roman" w:cs="Times New Roman"/>
            <w:szCs w:val="32"/>
          </w:rPr>
          <w:delText>日无锡市第十六届人民代表大会常务委员会第二十一次会议通过，</w:delText>
        </w:r>
      </w:del>
      <w:del w:id="1515" w:author="user" w:date="2019-10-22T14:51:00Z">
        <w:r>
          <w:rPr>
            <w:rFonts w:cs="Times New Roman" w:ascii="Times New Roman" w:hAnsi="Times New Roman"/>
            <w:color w:val="000000"/>
          </w:rPr>
          <w:delText>2019</w:delText>
        </w:r>
      </w:del>
      <w:del w:id="1516" w:author="user" w:date="2019-10-22T14:51:00Z">
        <w:r>
          <w:rPr>
            <w:rFonts w:ascii="Times New Roman" w:hAnsi="Times New Roman" w:cs="Times New Roman"/>
            <w:color w:val="000000"/>
          </w:rPr>
          <w:delText>年</w:delText>
        </w:r>
      </w:del>
      <w:del w:id="1517" w:author="user" w:date="2019-10-22T14:51:00Z">
        <w:r>
          <w:rPr>
            <w:rFonts w:cs="Times New Roman" w:ascii="Times New Roman" w:hAnsi="Times New Roman"/>
            <w:color w:val="000000"/>
          </w:rPr>
          <w:delText>9</w:delText>
        </w:r>
      </w:del>
      <w:del w:id="1518" w:author="user" w:date="2019-10-22T14:51:00Z">
        <w:r>
          <w:rPr>
            <w:rFonts w:ascii="Times New Roman" w:hAnsi="Times New Roman" w:cs="Times New Roman"/>
            <w:color w:val="000000"/>
          </w:rPr>
          <w:delText>月</w:delText>
        </w:r>
      </w:del>
      <w:del w:id="1519" w:author="user" w:date="2019-10-22T14:51:00Z">
        <w:r>
          <w:rPr>
            <w:rFonts w:cs="Times New Roman" w:ascii="Times New Roman" w:hAnsi="Times New Roman"/>
            <w:color w:val="000000"/>
          </w:rPr>
          <w:delText>27</w:delText>
        </w:r>
      </w:del>
      <w:del w:id="1520" w:author="user" w:date="2019-10-22T14:51:00Z">
        <w:r>
          <w:rPr>
            <w:rFonts w:ascii="Times New Roman" w:hAnsi="Times New Roman" w:cs="Times New Roman"/>
            <w:color w:val="000000"/>
          </w:rPr>
          <w:delText>日江苏省第十三届人民代表大会常务委员会第十一次会议批准</w:delText>
        </w:r>
      </w:del>
      <w:del w:id="1521" w:author="user" w:date="2019-10-22T14:51:00Z">
        <w:r>
          <w:rPr>
            <w:rFonts w:ascii="Times New Roman" w:hAnsi="Times New Roman" w:cs="Times New Roman"/>
            <w:szCs w:val="32"/>
          </w:rPr>
          <w:delText>的《关于修改〈无锡市禁止燃放烟花爆竹条例〉等五件地方性法规的决定》修正</w:delText>
        </w:r>
      </w:del>
      <w:del w:id="1522" w:author="user" w:date="2019-10-22T14:51:00Z">
        <w:r>
          <w:rPr>
            <w:rFonts w:ascii="Times New Roman" w:hAnsi="Times New Roman" w:cs="Times New Roman"/>
          </w:rPr>
          <w:delText>）</w:delText>
        </w:r>
      </w:del>
    </w:p>
    <w:p>
      <w:pPr>
        <w:pStyle w:val="Normal"/>
        <w:widowControl w:val="false"/>
        <w:overflowPunct w:val="false"/>
        <w:bidi w:val="0"/>
        <w:snapToGrid w:val="false"/>
        <w:spacing w:lineRule="exact" w:line="590"/>
        <w:ind w:firstLineChars="0" w:firstLine="0" w:startChars="0" w:start="0" w:endChars="200"/>
        <w:jc w:val="both"/>
        <w:rPr>
          <w:del w:id="1525" w:author="user" w:date="2019-10-22T14:51:00Z"/>
          <w:rFonts w:ascii="Times New Roman" w:hAnsi="Times New Roman" w:cs="Times New Roman"/>
        </w:rPr>
      </w:pPr>
      <w:del w:id="1524" w:author="user" w:date="2019-10-22T14:5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529" w:author="user" w:date="2019-10-22T14:51:00Z"/>
          <w:rFonts w:ascii="Times New Roman" w:hAnsi="Times New Roman" w:eastAsia="楷体_GB2312" w:cs="Times New Roman"/>
          <w:szCs w:val="32"/>
        </w:rPr>
      </w:pPr>
      <w:del w:id="1526" w:author="user" w:date="2019-10-22T14:51:00Z">
        <w:r>
          <w:rPr>
            <w:rFonts w:ascii="Times New Roman" w:hAnsi="Times New Roman" w:cs="Times New Roman" w:eastAsia="楷体_GB2312"/>
            <w:szCs w:val="32"/>
          </w:rPr>
          <w:delText>目</w:delText>
        </w:r>
      </w:del>
      <w:del w:id="1527" w:author="user" w:date="2019-10-22T14:51:00Z">
        <w:r>
          <w:rPr>
            <w:rFonts w:ascii="Times New Roman" w:hAnsi="Times New Roman" w:cs="Times New Roman" w:eastAsia="楷体_GB2312"/>
            <w:szCs w:val="32"/>
          </w:rPr>
          <w:delText xml:space="preserve">  </w:delText>
        </w:r>
      </w:del>
      <w:del w:id="1528" w:author="user" w:date="2019-10-22T14:51:00Z">
        <w:r>
          <w:rPr>
            <w:rFonts w:ascii="Times New Roman" w:hAnsi="Times New Roman" w:cs="Times New Roman" w:eastAsia="楷体_GB2312"/>
            <w:szCs w:val="32"/>
          </w:rPr>
          <w:delText>录</w:delText>
        </w:r>
      </w:del>
    </w:p>
    <w:p>
      <w:pPr>
        <w:pStyle w:val="Normal"/>
        <w:widowControl w:val="false"/>
        <w:overflowPunct w:val="false"/>
        <w:bidi w:val="0"/>
        <w:snapToGrid w:val="false"/>
        <w:spacing w:lineRule="exact" w:line="590"/>
        <w:ind w:firstLineChars="0" w:firstLine="0" w:startChars="0" w:start="0" w:endChars="200"/>
        <w:jc w:val="both"/>
        <w:rPr>
          <w:del w:id="1531" w:author="user" w:date="2019-10-22T14:51:00Z"/>
          <w:rFonts w:ascii="Times New Roman" w:hAnsi="Times New Roman" w:eastAsia="楷体_GB2312" w:cs="Times New Roman"/>
          <w:szCs w:val="32"/>
        </w:rPr>
      </w:pPr>
      <w:del w:id="1530" w:author="user" w:date="2019-10-22T14:51: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1533" w:author="user" w:date="2019-10-22T14:51:00Z"/>
          <w:rFonts w:ascii="Times New Roman" w:hAnsi="Times New Roman" w:eastAsia="楷体_GB2312" w:cs="Times New Roman"/>
          <w:szCs w:val="32"/>
        </w:rPr>
      </w:pPr>
      <w:del w:id="1532" w:author="user" w:date="2019-10-22T14:51:00Z">
        <w:r>
          <w:rPr>
            <w:rFonts w:ascii="Times New Roman" w:hAnsi="Times New Roman" w:cs="Times New Roman" w:eastAsia="楷体_GB2312"/>
            <w:szCs w:val="32"/>
          </w:rPr>
          <w:delText>第二章  水资源节约</w:delText>
        </w:r>
      </w:del>
    </w:p>
    <w:p>
      <w:pPr>
        <w:pStyle w:val="Normal"/>
        <w:widowControl w:val="false"/>
        <w:overflowPunct w:val="false"/>
        <w:bidi w:val="0"/>
        <w:snapToGrid w:val="false"/>
        <w:spacing w:lineRule="exact" w:line="590"/>
        <w:ind w:firstLineChars="0" w:firstLine="0" w:startChars="0" w:start="0" w:endChars="200"/>
        <w:jc w:val="both"/>
        <w:rPr>
          <w:del w:id="1535" w:author="user" w:date="2019-10-22T14:51:00Z"/>
          <w:rFonts w:ascii="Times New Roman" w:hAnsi="Times New Roman" w:eastAsia="楷体_GB2312" w:cs="Times New Roman"/>
          <w:szCs w:val="32"/>
        </w:rPr>
      </w:pPr>
      <w:del w:id="1534" w:author="user" w:date="2019-10-22T14:51:00Z">
        <w:r>
          <w:rPr>
            <w:rFonts w:ascii="Times New Roman" w:hAnsi="Times New Roman" w:cs="Times New Roman" w:eastAsia="楷体_GB2312"/>
            <w:szCs w:val="32"/>
          </w:rPr>
          <w:delText>第三章  水资源利用</w:delText>
        </w:r>
      </w:del>
    </w:p>
    <w:p>
      <w:pPr>
        <w:pStyle w:val="Normal"/>
        <w:widowControl w:val="false"/>
        <w:overflowPunct w:val="false"/>
        <w:bidi w:val="0"/>
        <w:snapToGrid w:val="false"/>
        <w:spacing w:lineRule="exact" w:line="590"/>
        <w:ind w:firstLineChars="0" w:firstLine="0" w:startChars="0" w:start="0" w:endChars="200"/>
        <w:jc w:val="both"/>
        <w:rPr>
          <w:del w:id="1537" w:author="user" w:date="2019-10-22T14:51:00Z"/>
          <w:rFonts w:ascii="Times New Roman" w:hAnsi="Times New Roman" w:eastAsia="楷体_GB2312" w:cs="Times New Roman"/>
          <w:szCs w:val="32"/>
        </w:rPr>
      </w:pPr>
      <w:del w:id="1536" w:author="user" w:date="2019-10-22T14:51:00Z">
        <w:r>
          <w:rPr>
            <w:rFonts w:ascii="Times New Roman" w:hAnsi="Times New Roman" w:cs="Times New Roman" w:eastAsia="楷体_GB2312"/>
            <w:szCs w:val="32"/>
          </w:rPr>
          <w:delText>第四章  监督管理</w:delText>
        </w:r>
      </w:del>
    </w:p>
    <w:p>
      <w:pPr>
        <w:pStyle w:val="Normal"/>
        <w:widowControl w:val="false"/>
        <w:overflowPunct w:val="false"/>
        <w:bidi w:val="0"/>
        <w:snapToGrid w:val="false"/>
        <w:spacing w:lineRule="exact" w:line="590"/>
        <w:ind w:firstLineChars="0" w:firstLine="0" w:startChars="0" w:start="0" w:endChars="200"/>
        <w:jc w:val="both"/>
        <w:rPr>
          <w:del w:id="1539" w:author="user" w:date="2019-10-22T14:51:00Z"/>
          <w:rFonts w:ascii="Times New Roman" w:hAnsi="Times New Roman" w:eastAsia="楷体_GB2312" w:cs="Times New Roman"/>
          <w:szCs w:val="32"/>
        </w:rPr>
      </w:pPr>
      <w:del w:id="1538" w:author="user" w:date="2019-10-22T14:51: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1541" w:author="user" w:date="2019-10-22T14:51:00Z"/>
          <w:rFonts w:ascii="Times New Roman" w:hAnsi="Times New Roman" w:eastAsia="楷体_GB2312" w:cs="Times New Roman"/>
          <w:szCs w:val="32"/>
        </w:rPr>
      </w:pPr>
      <w:del w:id="1540" w:author="user" w:date="2019-10-22T14:51: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1543" w:author="user" w:date="2019-10-22T14:51:00Z"/>
          <w:rFonts w:ascii="Times New Roman" w:hAnsi="Times New Roman" w:eastAsia="楷体_GB2312" w:cs="Times New Roman"/>
          <w:szCs w:val="32"/>
        </w:rPr>
      </w:pPr>
      <w:del w:id="1542"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45" w:author="user" w:date="2019-10-22T14:51:00Z"/>
          <w:rFonts w:ascii="Times New Roman" w:hAnsi="Times New Roman" w:eastAsia="黑体" w:cs="Times New Roman"/>
          <w:szCs w:val="32"/>
        </w:rPr>
      </w:pPr>
      <w:del w:id="1544"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47" w:author="user" w:date="2019-10-22T14:51:00Z"/>
          <w:rFonts w:ascii="Times New Roman" w:hAnsi="Times New Roman" w:eastAsia="黑体" w:cs="Times New Roman"/>
          <w:szCs w:val="32"/>
        </w:rPr>
      </w:pPr>
      <w:del w:id="1546" w:author="user" w:date="2019-10-22T14:51: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1549" w:author="user" w:date="2019-10-22T14:51:00Z"/>
          <w:rFonts w:ascii="Times New Roman" w:hAnsi="Times New Roman" w:eastAsia="黑体" w:cs="Times New Roman"/>
          <w:szCs w:val="32"/>
        </w:rPr>
      </w:pPr>
      <w:del w:id="1548"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52" w:author="user" w:date="2019-10-22T14:51:00Z"/>
          <w:rFonts w:ascii="Times New Roman" w:hAnsi="Times New Roman" w:cs="Times New Roman"/>
          <w:szCs w:val="32"/>
        </w:rPr>
      </w:pPr>
      <w:del w:id="1550" w:author="user" w:date="2019-10-22T14:51:00Z">
        <w:r>
          <w:rPr>
            <w:rFonts w:ascii="Times New Roman" w:hAnsi="Times New Roman" w:cs="Times New Roman" w:eastAsia="黑体"/>
            <w:szCs w:val="32"/>
          </w:rPr>
          <w:delText xml:space="preserve">第一条 </w:delText>
        </w:r>
      </w:del>
      <w:del w:id="1551" w:author="user" w:date="2019-10-22T14:51:00Z">
        <w:r>
          <w:rPr>
            <w:rFonts w:ascii="Times New Roman" w:hAnsi="Times New Roman" w:cs="Times New Roman"/>
            <w:szCs w:val="32"/>
          </w:rPr>
          <w:delText xml:space="preserve"> 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1555" w:author="user" w:date="2019-10-22T14:51:00Z"/>
          <w:rFonts w:ascii="Times New Roman" w:hAnsi="Times New Roman" w:cs="Times New Roman"/>
          <w:szCs w:val="32"/>
        </w:rPr>
      </w:pPr>
      <w:del w:id="1553" w:author="user" w:date="2019-10-22T14:51:00Z">
        <w:r>
          <w:rPr>
            <w:rFonts w:ascii="Times New Roman" w:hAnsi="Times New Roman" w:cs="Times New Roman" w:eastAsia="黑体"/>
            <w:szCs w:val="32"/>
          </w:rPr>
          <w:delText xml:space="preserve">第二条  </w:delText>
        </w:r>
      </w:del>
      <w:del w:id="1554" w:author="user" w:date="2019-10-22T14:51:00Z">
        <w:r>
          <w:rPr>
            <w:rFonts w:ascii="Times New Roman" w:hAnsi="Times New Roman" w:cs="Times New Roman"/>
            <w:szCs w:val="32"/>
          </w:rPr>
          <w:delText>本市行政区域内水资源节约利用及其相关监督管理活动，适用本条例。</w:delText>
        </w:r>
      </w:del>
    </w:p>
    <w:p>
      <w:pPr>
        <w:pStyle w:val="Normal"/>
        <w:widowControl w:val="false"/>
        <w:overflowPunct w:val="false"/>
        <w:bidi w:val="0"/>
        <w:snapToGrid w:val="false"/>
        <w:spacing w:lineRule="exact" w:line="590"/>
        <w:ind w:firstLineChars="0" w:firstLine="0" w:startChars="0" w:start="0" w:endChars="200"/>
        <w:jc w:val="both"/>
        <w:rPr>
          <w:del w:id="1557" w:author="user" w:date="2019-10-22T14:51:00Z"/>
          <w:rFonts w:ascii="Times New Roman" w:hAnsi="Times New Roman" w:cs="Times New Roman"/>
          <w:szCs w:val="32"/>
        </w:rPr>
      </w:pPr>
      <w:del w:id="1556" w:author="user" w:date="2019-10-22T14:51:00Z">
        <w:r>
          <w:rPr>
            <w:rFonts w:ascii="Times New Roman" w:hAnsi="Times New Roman" w:cs="Times New Roman"/>
            <w:szCs w:val="32"/>
          </w:rPr>
          <w:delText>本条例所称水资源，包括地表水和地下水。</w:delText>
        </w:r>
      </w:del>
    </w:p>
    <w:p>
      <w:pPr>
        <w:pStyle w:val="Normal"/>
        <w:widowControl w:val="false"/>
        <w:overflowPunct w:val="false"/>
        <w:bidi w:val="0"/>
        <w:snapToGrid w:val="false"/>
        <w:spacing w:lineRule="exact" w:line="590"/>
        <w:ind w:firstLineChars="0" w:firstLine="0" w:startChars="0" w:start="0" w:endChars="200"/>
        <w:jc w:val="both"/>
        <w:rPr>
          <w:del w:id="1559" w:author="user" w:date="2019-10-22T14:51:00Z"/>
          <w:rFonts w:ascii="Times New Roman" w:hAnsi="Times New Roman" w:cs="Times New Roman"/>
          <w:szCs w:val="32"/>
        </w:rPr>
      </w:pPr>
      <w:del w:id="1558" w:author="user" w:date="2019-10-22T14:51:00Z">
        <w:r>
          <w:rPr>
            <w:rFonts w:ascii="Times New Roman" w:hAnsi="Times New Roman" w:cs="Times New Roman"/>
            <w:szCs w:val="32"/>
          </w:rPr>
          <w:delText>本条例所称水资源节约，是指采取科学合理的行政、经济、技术措施，控制用水总量，提高用水效率，减少污水排放，杜绝水资源浪费的活动。</w:delText>
        </w:r>
      </w:del>
    </w:p>
    <w:p>
      <w:pPr>
        <w:pStyle w:val="Normal"/>
        <w:widowControl w:val="false"/>
        <w:overflowPunct w:val="false"/>
        <w:bidi w:val="0"/>
        <w:snapToGrid w:val="false"/>
        <w:spacing w:lineRule="exact" w:line="590"/>
        <w:ind w:firstLineChars="0" w:firstLine="0" w:startChars="0" w:start="0" w:endChars="200"/>
        <w:jc w:val="both"/>
        <w:rPr>
          <w:del w:id="1561" w:author="user" w:date="2019-10-22T14:51:00Z"/>
          <w:rFonts w:ascii="Times New Roman" w:hAnsi="Times New Roman" w:cs="Times New Roman"/>
          <w:szCs w:val="32"/>
        </w:rPr>
      </w:pPr>
      <w:del w:id="1560" w:author="user" w:date="2019-10-22T14:51:00Z">
        <w:r>
          <w:rPr>
            <w:rFonts w:ascii="Times New Roman" w:hAnsi="Times New Roman" w:cs="Times New Roman"/>
            <w:szCs w:val="32"/>
          </w:rPr>
          <w:delText>本条例所称水资源利用，是指采取科学技术手段，有效利用再生水（中水）、雨水等非常规水资源的活动。</w:delText>
        </w:r>
      </w:del>
    </w:p>
    <w:p>
      <w:pPr>
        <w:pStyle w:val="Normal"/>
        <w:widowControl w:val="false"/>
        <w:overflowPunct w:val="false"/>
        <w:bidi w:val="0"/>
        <w:snapToGrid w:val="false"/>
        <w:spacing w:lineRule="exact" w:line="590"/>
        <w:ind w:firstLineChars="0" w:firstLine="0" w:startChars="0" w:start="0" w:endChars="200"/>
        <w:jc w:val="both"/>
        <w:rPr>
          <w:del w:id="1564" w:author="user" w:date="2019-10-22T14:51:00Z"/>
          <w:rFonts w:ascii="Times New Roman" w:hAnsi="Times New Roman" w:cs="Times New Roman"/>
          <w:szCs w:val="32"/>
        </w:rPr>
      </w:pPr>
      <w:del w:id="1562" w:author="user" w:date="2019-10-22T14:51:00Z">
        <w:r>
          <w:rPr>
            <w:rFonts w:ascii="Times New Roman" w:hAnsi="Times New Roman" w:cs="Times New Roman" w:eastAsia="黑体"/>
            <w:szCs w:val="32"/>
          </w:rPr>
          <w:delText xml:space="preserve">第三条  </w:delText>
        </w:r>
      </w:del>
      <w:del w:id="1563" w:author="user" w:date="2019-10-22T14:51:00Z">
        <w:r>
          <w:rPr>
            <w:rFonts w:ascii="Times New Roman" w:hAnsi="Times New Roman" w:cs="Times New Roman"/>
            <w:szCs w:val="32"/>
          </w:rPr>
          <w:delText>水资源节约利用遵循统一规划、总量控制、综合利用、提高效率的原则。</w:delText>
        </w:r>
      </w:del>
    </w:p>
    <w:p>
      <w:pPr>
        <w:pStyle w:val="Normal"/>
        <w:widowControl w:val="false"/>
        <w:overflowPunct w:val="false"/>
        <w:bidi w:val="0"/>
        <w:snapToGrid w:val="false"/>
        <w:spacing w:lineRule="exact" w:line="590"/>
        <w:ind w:firstLineChars="0" w:firstLine="0" w:startChars="0" w:start="0" w:endChars="200"/>
        <w:jc w:val="both"/>
        <w:rPr>
          <w:del w:id="1567" w:author="user" w:date="2019-10-22T14:51:00Z"/>
          <w:rFonts w:ascii="Times New Roman" w:hAnsi="Times New Roman" w:cs="Times New Roman"/>
          <w:szCs w:val="32"/>
        </w:rPr>
      </w:pPr>
      <w:del w:id="1565" w:author="user" w:date="2019-10-22T14:51:00Z">
        <w:r>
          <w:rPr>
            <w:rFonts w:ascii="Times New Roman" w:hAnsi="Times New Roman" w:cs="Times New Roman" w:eastAsia="黑体"/>
            <w:szCs w:val="32"/>
          </w:rPr>
          <w:delText>第四条</w:delText>
        </w:r>
      </w:del>
      <w:del w:id="1566" w:author="user" w:date="2019-10-22T14:51:00Z">
        <w:r>
          <w:rPr>
            <w:rFonts w:ascii="Times New Roman" w:hAnsi="Times New Roman" w:cs="Times New Roman"/>
            <w:szCs w:val="32"/>
          </w:rPr>
          <w:delText xml:space="preserve">  市、县级市、区人民政府应当加强对水资源节约利用工作的领导，将水资源节约利用纳入国民经济和社会发展规划，保障财政投入，促进水资源节约利用。</w:delText>
        </w:r>
      </w:del>
    </w:p>
    <w:p>
      <w:pPr>
        <w:pStyle w:val="Normal"/>
        <w:widowControl w:val="false"/>
        <w:overflowPunct w:val="false"/>
        <w:bidi w:val="0"/>
        <w:snapToGrid w:val="false"/>
        <w:spacing w:lineRule="exact" w:line="590"/>
        <w:ind w:firstLineChars="0" w:firstLine="0" w:startChars="0" w:start="0" w:endChars="200"/>
        <w:jc w:val="both"/>
        <w:rPr>
          <w:del w:id="1570" w:author="user" w:date="2019-10-22T14:51:00Z"/>
          <w:rFonts w:ascii="Times New Roman" w:hAnsi="Times New Roman" w:cs="Times New Roman"/>
          <w:szCs w:val="32"/>
        </w:rPr>
      </w:pPr>
      <w:del w:id="1568" w:author="user" w:date="2019-10-22T14:51:00Z">
        <w:r>
          <w:rPr>
            <w:rFonts w:ascii="Times New Roman" w:hAnsi="Times New Roman" w:cs="Times New Roman" w:eastAsia="黑体"/>
            <w:szCs w:val="32"/>
          </w:rPr>
          <w:delText>第五条</w:delText>
        </w:r>
      </w:del>
      <w:del w:id="1569" w:author="user" w:date="2019-10-22T14:51:00Z">
        <w:r>
          <w:rPr>
            <w:rFonts w:ascii="Times New Roman" w:hAnsi="Times New Roman" w:cs="Times New Roman"/>
            <w:szCs w:val="32"/>
          </w:rPr>
          <w:delText xml:space="preserve">  市、县级市、区水行政主管部门负责本行政区域内水资源节约利用的管理和监督工作，履行下列职责：</w:delText>
        </w:r>
      </w:del>
    </w:p>
    <w:p>
      <w:pPr>
        <w:pStyle w:val="Normal"/>
        <w:widowControl w:val="false"/>
        <w:overflowPunct w:val="false"/>
        <w:bidi w:val="0"/>
        <w:snapToGrid w:val="false"/>
        <w:spacing w:lineRule="exact" w:line="590"/>
        <w:ind w:firstLineChars="0" w:firstLine="0" w:startChars="0" w:start="0" w:endChars="200"/>
        <w:jc w:val="both"/>
        <w:rPr>
          <w:del w:id="1572" w:author="user" w:date="2019-10-22T14:51:00Z"/>
          <w:rFonts w:ascii="Times New Roman" w:hAnsi="Times New Roman" w:cs="Times New Roman"/>
          <w:szCs w:val="32"/>
        </w:rPr>
      </w:pPr>
      <w:del w:id="1571" w:author="user" w:date="2019-10-22T14:51:00Z">
        <w:r>
          <w:rPr>
            <w:rFonts w:ascii="Times New Roman" w:hAnsi="Times New Roman" w:cs="Times New Roman"/>
            <w:szCs w:val="32"/>
          </w:rPr>
          <w:delText xml:space="preserve">（一）拟订水资源节约利用政策、水中长期供求计划和水量分配方案并监督实施； </w:delText>
        </w:r>
      </w:del>
    </w:p>
    <w:p>
      <w:pPr>
        <w:pStyle w:val="Normal"/>
        <w:widowControl w:val="false"/>
        <w:overflowPunct w:val="false"/>
        <w:bidi w:val="0"/>
        <w:snapToGrid w:val="false"/>
        <w:spacing w:lineRule="exact" w:line="590"/>
        <w:ind w:firstLineChars="0" w:firstLine="0" w:startChars="0" w:start="0" w:endChars="200"/>
        <w:jc w:val="both"/>
        <w:rPr>
          <w:del w:id="1574" w:author="user" w:date="2019-10-22T14:51:00Z"/>
          <w:rFonts w:ascii="Times New Roman" w:hAnsi="Times New Roman" w:cs="Times New Roman"/>
          <w:szCs w:val="32"/>
        </w:rPr>
      </w:pPr>
      <w:del w:id="1573" w:author="user" w:date="2019-10-22T14:51:00Z">
        <w:r>
          <w:rPr>
            <w:rFonts w:ascii="Times New Roman" w:hAnsi="Times New Roman" w:cs="Times New Roman"/>
            <w:szCs w:val="32"/>
          </w:rPr>
          <w:delText>（二）组织实施计划用水工作；</w:delText>
        </w:r>
      </w:del>
    </w:p>
    <w:p>
      <w:pPr>
        <w:pStyle w:val="Normal"/>
        <w:widowControl w:val="false"/>
        <w:overflowPunct w:val="false"/>
        <w:bidi w:val="0"/>
        <w:snapToGrid w:val="false"/>
        <w:spacing w:lineRule="exact" w:line="590"/>
        <w:ind w:firstLineChars="0" w:firstLine="0" w:startChars="0" w:start="0" w:endChars="200"/>
        <w:jc w:val="both"/>
        <w:rPr>
          <w:del w:id="1576" w:author="user" w:date="2019-10-22T14:51:00Z"/>
          <w:rFonts w:ascii="Times New Roman" w:hAnsi="Times New Roman" w:cs="Times New Roman"/>
          <w:szCs w:val="32"/>
        </w:rPr>
      </w:pPr>
      <w:del w:id="1575" w:author="user" w:date="2019-10-22T14:51:00Z">
        <w:r>
          <w:rPr>
            <w:rFonts w:ascii="Times New Roman" w:hAnsi="Times New Roman" w:cs="Times New Roman"/>
            <w:szCs w:val="32"/>
          </w:rPr>
          <w:delText>（三）组织实施取水许可和水资源有偿使用制度；</w:delText>
        </w:r>
      </w:del>
    </w:p>
    <w:p>
      <w:pPr>
        <w:pStyle w:val="Normal"/>
        <w:widowControl w:val="false"/>
        <w:overflowPunct w:val="false"/>
        <w:bidi w:val="0"/>
        <w:snapToGrid w:val="false"/>
        <w:spacing w:lineRule="exact" w:line="590"/>
        <w:ind w:firstLineChars="0" w:firstLine="0" w:startChars="0" w:start="0" w:endChars="200"/>
        <w:jc w:val="both"/>
        <w:rPr>
          <w:del w:id="1578" w:author="user" w:date="2019-10-22T14:51:00Z"/>
          <w:rFonts w:ascii="Times New Roman" w:hAnsi="Times New Roman" w:cs="Times New Roman"/>
          <w:szCs w:val="32"/>
        </w:rPr>
      </w:pPr>
      <w:del w:id="1577" w:author="user" w:date="2019-10-22T14:51:00Z">
        <w:r>
          <w:rPr>
            <w:rFonts w:ascii="Times New Roman" w:hAnsi="Times New Roman" w:cs="Times New Roman"/>
            <w:szCs w:val="32"/>
          </w:rPr>
          <w:delText>（四）指导城市供水的节约用水工作；</w:delText>
        </w:r>
      </w:del>
    </w:p>
    <w:p>
      <w:pPr>
        <w:pStyle w:val="Normal"/>
        <w:widowControl w:val="false"/>
        <w:overflowPunct w:val="false"/>
        <w:bidi w:val="0"/>
        <w:snapToGrid w:val="false"/>
        <w:spacing w:lineRule="exact" w:line="590"/>
        <w:ind w:firstLineChars="0" w:firstLine="0" w:startChars="0" w:start="0" w:endChars="200"/>
        <w:jc w:val="both"/>
        <w:rPr>
          <w:del w:id="1580" w:author="user" w:date="2019-10-22T14:51:00Z"/>
          <w:rFonts w:ascii="Times New Roman" w:hAnsi="Times New Roman" w:cs="Times New Roman"/>
          <w:szCs w:val="32"/>
        </w:rPr>
      </w:pPr>
      <w:del w:id="1579" w:author="user" w:date="2019-10-22T14:51:00Z">
        <w:r>
          <w:rPr>
            <w:rFonts w:ascii="Times New Roman" w:hAnsi="Times New Roman" w:cs="Times New Roman"/>
            <w:szCs w:val="32"/>
          </w:rPr>
          <w:delText>（五）指导非常规水资源开发利用工作；</w:delText>
        </w:r>
      </w:del>
    </w:p>
    <w:p>
      <w:pPr>
        <w:pStyle w:val="Normal"/>
        <w:widowControl w:val="false"/>
        <w:overflowPunct w:val="false"/>
        <w:bidi w:val="0"/>
        <w:snapToGrid w:val="false"/>
        <w:spacing w:lineRule="exact" w:line="590"/>
        <w:ind w:firstLineChars="0" w:firstLine="0" w:startChars="0" w:start="0" w:endChars="200"/>
        <w:jc w:val="both"/>
        <w:rPr>
          <w:del w:id="1582" w:author="user" w:date="2019-10-22T14:51:00Z"/>
          <w:rFonts w:ascii="Times New Roman" w:hAnsi="Times New Roman" w:cs="Times New Roman"/>
          <w:szCs w:val="32"/>
        </w:rPr>
      </w:pPr>
      <w:del w:id="1581" w:author="user" w:date="2019-10-22T14:51:00Z">
        <w:r>
          <w:rPr>
            <w:rFonts w:ascii="Times New Roman" w:hAnsi="Times New Roman" w:cs="Times New Roman"/>
            <w:szCs w:val="32"/>
          </w:rPr>
          <w:delText>（六）法律、法规规定的其他职责。</w:delText>
        </w:r>
      </w:del>
    </w:p>
    <w:p>
      <w:pPr>
        <w:pStyle w:val="Normal"/>
        <w:widowControl w:val="false"/>
        <w:overflowPunct w:val="false"/>
        <w:bidi w:val="0"/>
        <w:snapToGrid w:val="false"/>
        <w:spacing w:lineRule="exact" w:line="590"/>
        <w:ind w:firstLineChars="0" w:firstLine="0" w:startChars="0" w:start="0" w:endChars="200"/>
        <w:jc w:val="both"/>
        <w:rPr>
          <w:del w:id="1584" w:author="user" w:date="2019-10-22T14:51:00Z"/>
          <w:rFonts w:ascii="Times New Roman" w:hAnsi="Times New Roman" w:cs="Times New Roman"/>
          <w:szCs w:val="32"/>
        </w:rPr>
      </w:pPr>
      <w:del w:id="1583" w:author="user" w:date="2019-10-22T14:51:00Z">
        <w:r>
          <w:rPr>
            <w:rFonts w:ascii="Times New Roman" w:hAnsi="Times New Roman" w:cs="Times New Roman"/>
            <w:szCs w:val="32"/>
          </w:rPr>
          <w:delText>水行政主管部门所属的节约用水管理机构按照规定的职责，具体负责本辖区内水资源节约利用的日常管理工作。</w:delText>
        </w:r>
      </w:del>
    </w:p>
    <w:p>
      <w:pPr>
        <w:pStyle w:val="Normal"/>
        <w:widowControl w:val="false"/>
        <w:overflowPunct w:val="false"/>
        <w:bidi w:val="0"/>
        <w:snapToGrid w:val="false"/>
        <w:spacing w:lineRule="exact" w:line="590"/>
        <w:ind w:firstLineChars="0" w:firstLine="0" w:startChars="0" w:start="0" w:endChars="200"/>
        <w:jc w:val="both"/>
        <w:rPr>
          <w:del w:id="1587" w:author="user" w:date="2019-10-22T14:51:00Z"/>
          <w:rFonts w:ascii="Times New Roman" w:hAnsi="Times New Roman" w:cs="Times New Roman"/>
          <w:szCs w:val="32"/>
        </w:rPr>
      </w:pPr>
      <w:del w:id="1585" w:author="user" w:date="2019-10-22T14:51:00Z">
        <w:r>
          <w:rPr>
            <w:rFonts w:ascii="Times New Roman" w:hAnsi="Times New Roman" w:cs="Times New Roman" w:eastAsia="黑体"/>
            <w:szCs w:val="32"/>
          </w:rPr>
          <w:delText xml:space="preserve">第六条 </w:delText>
        </w:r>
      </w:del>
      <w:del w:id="1586" w:author="user" w:date="2019-10-22T14:51:00Z">
        <w:r>
          <w:rPr>
            <w:rFonts w:ascii="Times New Roman" w:hAnsi="Times New Roman" w:cs="Times New Roman"/>
            <w:szCs w:val="32"/>
          </w:rPr>
          <w:delText xml:space="preserve"> 供水行政主管部门按照有关法律、法规规定，负责组织实施城市供水的节约用水工作。</w:delText>
        </w:r>
      </w:del>
    </w:p>
    <w:p>
      <w:pPr>
        <w:pStyle w:val="Normal"/>
        <w:widowControl w:val="false"/>
        <w:overflowPunct w:val="false"/>
        <w:bidi w:val="0"/>
        <w:snapToGrid w:val="false"/>
        <w:spacing w:lineRule="exact" w:line="590"/>
        <w:ind w:firstLineChars="0" w:firstLine="0" w:startChars="0" w:start="0" w:endChars="200"/>
        <w:jc w:val="both"/>
        <w:rPr>
          <w:del w:id="1590" w:author="user" w:date="2019-10-22T14:51:00Z"/>
          <w:rFonts w:ascii="Times New Roman" w:hAnsi="Times New Roman" w:cs="Times New Roman"/>
          <w:szCs w:val="32"/>
        </w:rPr>
      </w:pPr>
      <w:del w:id="1588" w:author="user" w:date="2019-10-22T14:51:00Z">
        <w:r>
          <w:rPr>
            <w:rFonts w:ascii="Times New Roman" w:hAnsi="Times New Roman" w:cs="Times New Roman"/>
            <w:szCs w:val="32"/>
          </w:rPr>
          <w:delText>发展和改革、工业和信息化、自然资源规划、住房城乡建设、生态环境、市政园林、农业农村、财政、文广旅游等行政主管部</w:delText>
        </w:r>
      </w:del>
      <w:del w:id="1589" w:author="user" w:date="2019-10-22T14:51:00Z">
        <w:r>
          <w:rPr>
            <w:rFonts w:ascii="Times New Roman" w:hAnsi="Times New Roman" w:cs="Times New Roman"/>
            <w:spacing w:val="-6"/>
            <w:szCs w:val="32"/>
          </w:rPr>
          <w:delText>门应当按照各自职责，共同做好水资源节约利用的相关管理工作。</w:delText>
        </w:r>
      </w:del>
    </w:p>
    <w:p>
      <w:pPr>
        <w:pStyle w:val="Normal"/>
        <w:widowControl w:val="false"/>
        <w:overflowPunct w:val="false"/>
        <w:bidi w:val="0"/>
        <w:snapToGrid w:val="false"/>
        <w:spacing w:lineRule="exact" w:line="590"/>
        <w:ind w:firstLineChars="0" w:firstLine="0" w:startChars="0" w:start="0" w:endChars="200"/>
        <w:jc w:val="both"/>
        <w:rPr>
          <w:del w:id="1593" w:author="user" w:date="2019-10-22T14:51:00Z"/>
          <w:rFonts w:ascii="Times New Roman" w:hAnsi="Times New Roman" w:cs="Times New Roman"/>
          <w:szCs w:val="32"/>
        </w:rPr>
      </w:pPr>
      <w:del w:id="1591" w:author="user" w:date="2019-10-22T14:51:00Z">
        <w:r>
          <w:rPr>
            <w:rFonts w:ascii="Times New Roman" w:hAnsi="Times New Roman" w:cs="Times New Roman" w:eastAsia="黑体"/>
            <w:szCs w:val="32"/>
          </w:rPr>
          <w:delText>第七条</w:delText>
        </w:r>
      </w:del>
      <w:del w:id="1592" w:author="user" w:date="2019-10-22T14:51:00Z">
        <w:r>
          <w:rPr>
            <w:rFonts w:ascii="Times New Roman" w:hAnsi="Times New Roman" w:cs="Times New Roman"/>
            <w:szCs w:val="32"/>
          </w:rPr>
          <w:delText xml:space="preserve">  各级人民政府以及有关部门应当组织开展水资源节约利用的宣传教育活动，提高全民水资源节约利用意识。</w:delText>
        </w:r>
      </w:del>
    </w:p>
    <w:p>
      <w:pPr>
        <w:pStyle w:val="Normal"/>
        <w:widowControl w:val="false"/>
        <w:overflowPunct w:val="false"/>
        <w:bidi w:val="0"/>
        <w:snapToGrid w:val="false"/>
        <w:spacing w:lineRule="exact" w:line="590"/>
        <w:ind w:firstLineChars="0" w:firstLine="0" w:startChars="0" w:start="0" w:endChars="200"/>
        <w:jc w:val="both"/>
        <w:rPr>
          <w:del w:id="1595" w:author="user" w:date="2019-10-22T14:51:00Z"/>
          <w:rFonts w:ascii="Times New Roman" w:hAnsi="Times New Roman" w:cs="Times New Roman"/>
          <w:szCs w:val="32"/>
        </w:rPr>
      </w:pPr>
      <w:del w:id="1594" w:author="user" w:date="2019-10-22T14:51:00Z">
        <w:r>
          <w:rPr>
            <w:rFonts w:ascii="Times New Roman" w:hAnsi="Times New Roman" w:cs="Times New Roman"/>
            <w:szCs w:val="32"/>
          </w:rPr>
          <w:delText>新闻媒体应当开展水资源节约利用的公益宣传；学校开展的环境保护教育课程应当包含水资源节约利用的内容。</w:delText>
        </w:r>
      </w:del>
    </w:p>
    <w:p>
      <w:pPr>
        <w:pStyle w:val="Normal"/>
        <w:widowControl w:val="false"/>
        <w:overflowPunct w:val="false"/>
        <w:bidi w:val="0"/>
        <w:snapToGrid w:val="false"/>
        <w:spacing w:lineRule="exact" w:line="590"/>
        <w:ind w:firstLineChars="0" w:firstLine="0" w:startChars="0" w:start="0" w:endChars="200"/>
        <w:jc w:val="both"/>
        <w:rPr>
          <w:del w:id="1598" w:author="user" w:date="2019-10-22T14:51:00Z"/>
          <w:rFonts w:ascii="Times New Roman" w:hAnsi="Times New Roman" w:cs="Times New Roman"/>
          <w:szCs w:val="32"/>
        </w:rPr>
      </w:pPr>
      <w:del w:id="1596" w:author="user" w:date="2019-10-22T14:51:00Z">
        <w:r>
          <w:rPr>
            <w:rFonts w:ascii="Times New Roman" w:hAnsi="Times New Roman" w:cs="Times New Roman" w:eastAsia="黑体"/>
            <w:szCs w:val="32"/>
          </w:rPr>
          <w:delText>第八条</w:delText>
        </w:r>
      </w:del>
      <w:del w:id="1597" w:author="user" w:date="2019-10-22T14:51:00Z">
        <w:r>
          <w:rPr>
            <w:rFonts w:ascii="Times New Roman" w:hAnsi="Times New Roman" w:cs="Times New Roman"/>
            <w:szCs w:val="32"/>
          </w:rPr>
          <w:delText xml:space="preserve">  任何单位和个人都有节约用水的义务，有权对违反本条例的行为进行劝阻和举报。</w:delText>
        </w:r>
      </w:del>
    </w:p>
    <w:p>
      <w:pPr>
        <w:pStyle w:val="Normal"/>
        <w:widowControl w:val="false"/>
        <w:overflowPunct w:val="false"/>
        <w:bidi w:val="0"/>
        <w:snapToGrid w:val="false"/>
        <w:spacing w:lineRule="exact" w:line="590"/>
        <w:ind w:firstLineChars="0" w:firstLine="0" w:startChars="0" w:start="0" w:endChars="200"/>
        <w:jc w:val="both"/>
        <w:rPr>
          <w:del w:id="1600" w:author="user" w:date="2019-10-22T14:51:00Z"/>
          <w:rFonts w:ascii="Times New Roman" w:hAnsi="Times New Roman" w:cs="Times New Roman"/>
          <w:szCs w:val="32"/>
        </w:rPr>
      </w:pPr>
      <w:del w:id="1599" w:author="user" w:date="2019-10-22T14:51:00Z">
        <w:r>
          <w:rPr>
            <w:rFonts w:ascii="Times New Roman" w:hAnsi="Times New Roman" w:cs="Times New Roman"/>
            <w:szCs w:val="32"/>
          </w:rPr>
          <w:delText>在水资源节约利用工作中做出显著成绩的单位和个人，各级人民政府或者水行政主管部门应当给予表彰和奖励。</w:delText>
        </w:r>
      </w:del>
    </w:p>
    <w:p>
      <w:pPr>
        <w:pStyle w:val="Normal"/>
        <w:widowControl w:val="false"/>
        <w:overflowPunct w:val="false"/>
        <w:bidi w:val="0"/>
        <w:snapToGrid w:val="false"/>
        <w:spacing w:lineRule="exact" w:line="590"/>
        <w:ind w:firstLineChars="0" w:firstLine="0" w:startChars="0" w:start="0" w:endChars="200"/>
        <w:jc w:val="both"/>
        <w:rPr>
          <w:del w:id="1602" w:author="user" w:date="2019-10-22T14:51:00Z"/>
          <w:rFonts w:ascii="Times New Roman" w:hAnsi="Times New Roman" w:cs="Times New Roman"/>
          <w:szCs w:val="32"/>
        </w:rPr>
      </w:pPr>
      <w:del w:id="1601" w:author="user" w:date="2019-10-22T14:51:00Z">
        <w:r>
          <w:rPr>
            <w:rFonts w:ascii="Times New Roman" w:hAnsi="Times New Roman" w:cs="Times New Roman"/>
            <w:szCs w:val="32"/>
          </w:rPr>
          <w:delText>实施节约用水技术改造项目取得显著成效的，各级人民政府应当给予政策优惠和经费补助。</w:delText>
        </w:r>
      </w:del>
    </w:p>
    <w:p>
      <w:pPr>
        <w:pStyle w:val="Normal"/>
        <w:widowControl w:val="false"/>
        <w:overflowPunct w:val="false"/>
        <w:bidi w:val="0"/>
        <w:snapToGrid w:val="false"/>
        <w:spacing w:lineRule="exact" w:line="590"/>
        <w:ind w:firstLineChars="0" w:firstLine="0" w:startChars="0" w:start="0" w:endChars="200"/>
        <w:jc w:val="both"/>
        <w:rPr>
          <w:del w:id="1604" w:author="user" w:date="2019-10-22T14:51:00Z"/>
          <w:rFonts w:ascii="Times New Roman" w:hAnsi="Times New Roman" w:cs="Times New Roman"/>
          <w:szCs w:val="32"/>
        </w:rPr>
      </w:pPr>
      <w:del w:id="1603"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06" w:author="user" w:date="2019-10-22T14:51:00Z"/>
          <w:rFonts w:ascii="Times New Roman" w:hAnsi="Times New Roman" w:eastAsia="黑体" w:cs="Times New Roman"/>
          <w:szCs w:val="32"/>
        </w:rPr>
      </w:pPr>
      <w:del w:id="1605" w:author="user" w:date="2019-10-22T14:51:00Z">
        <w:r>
          <w:rPr>
            <w:rFonts w:ascii="Times New Roman" w:hAnsi="Times New Roman" w:cs="Times New Roman" w:eastAsia="黑体"/>
            <w:szCs w:val="32"/>
          </w:rPr>
          <w:delText>第二章  水资源节约</w:delText>
        </w:r>
      </w:del>
    </w:p>
    <w:p>
      <w:pPr>
        <w:pStyle w:val="Normal"/>
        <w:widowControl w:val="false"/>
        <w:overflowPunct w:val="false"/>
        <w:bidi w:val="0"/>
        <w:snapToGrid w:val="false"/>
        <w:spacing w:lineRule="exact" w:line="590"/>
        <w:ind w:firstLineChars="0" w:firstLine="0" w:startChars="0" w:start="0" w:endChars="200"/>
        <w:jc w:val="both"/>
        <w:rPr>
          <w:del w:id="1608" w:author="user" w:date="2019-10-22T14:51:00Z"/>
          <w:rFonts w:ascii="Times New Roman" w:hAnsi="Times New Roman" w:eastAsia="黑体" w:cs="Times New Roman"/>
          <w:szCs w:val="32"/>
        </w:rPr>
      </w:pPr>
      <w:del w:id="1607"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11" w:author="user" w:date="2019-10-22T14:51:00Z"/>
          <w:rFonts w:ascii="Times New Roman" w:hAnsi="Times New Roman" w:cs="Times New Roman"/>
          <w:szCs w:val="32"/>
        </w:rPr>
      </w:pPr>
      <w:del w:id="1609" w:author="user" w:date="2019-10-22T14:51:00Z">
        <w:r>
          <w:rPr>
            <w:rFonts w:ascii="Times New Roman" w:hAnsi="Times New Roman" w:cs="Times New Roman" w:eastAsia="黑体"/>
            <w:szCs w:val="32"/>
          </w:rPr>
          <w:delText>第九条</w:delText>
        </w:r>
      </w:del>
      <w:del w:id="1610" w:author="user" w:date="2019-10-22T14:51:00Z">
        <w:r>
          <w:rPr>
            <w:rFonts w:ascii="Times New Roman" w:hAnsi="Times New Roman" w:cs="Times New Roman"/>
            <w:szCs w:val="32"/>
          </w:rPr>
          <w:delText xml:space="preserve">  市、县级市、区发展和改革行政主管部门应当根据本行政区域取用水总量控制指标，会同水行政主管部门制定分解指标，经本级人民政府批准后实施。</w:delText>
        </w:r>
      </w:del>
    </w:p>
    <w:p>
      <w:pPr>
        <w:pStyle w:val="Normal"/>
        <w:widowControl w:val="false"/>
        <w:overflowPunct w:val="false"/>
        <w:bidi w:val="0"/>
        <w:snapToGrid w:val="false"/>
        <w:spacing w:lineRule="exact" w:line="590"/>
        <w:ind w:firstLineChars="0" w:firstLine="0" w:startChars="0" w:start="0" w:endChars="200"/>
        <w:jc w:val="both"/>
        <w:rPr>
          <w:del w:id="1613" w:author="user" w:date="2019-10-22T14:51:00Z"/>
          <w:rFonts w:ascii="Times New Roman" w:hAnsi="Times New Roman" w:cs="Times New Roman"/>
          <w:szCs w:val="32"/>
        </w:rPr>
      </w:pPr>
      <w:del w:id="1612" w:author="user" w:date="2019-10-22T14:51:00Z">
        <w:r>
          <w:rPr>
            <w:rFonts w:ascii="Times New Roman" w:hAnsi="Times New Roman" w:cs="Times New Roman"/>
            <w:szCs w:val="32"/>
          </w:rPr>
          <w:delText>水行政主管部门根据取用水总量控制指标，核定年度取用水计划并下达至取用水户。</w:delText>
        </w:r>
      </w:del>
    </w:p>
    <w:p>
      <w:pPr>
        <w:pStyle w:val="Normal"/>
        <w:widowControl w:val="false"/>
        <w:overflowPunct w:val="false"/>
        <w:bidi w:val="0"/>
        <w:snapToGrid w:val="false"/>
        <w:spacing w:lineRule="exact" w:line="590"/>
        <w:ind w:firstLineChars="0" w:firstLine="0" w:startChars="0" w:start="0" w:endChars="200"/>
        <w:jc w:val="both"/>
        <w:rPr>
          <w:del w:id="1616" w:author="user" w:date="2019-10-22T14:51:00Z"/>
          <w:rFonts w:ascii="Times New Roman" w:hAnsi="Times New Roman" w:cs="Times New Roman"/>
          <w:szCs w:val="32"/>
        </w:rPr>
      </w:pPr>
      <w:del w:id="1614" w:author="user" w:date="2019-10-22T14:51:00Z">
        <w:r>
          <w:rPr>
            <w:rFonts w:ascii="Times New Roman" w:hAnsi="Times New Roman" w:cs="Times New Roman" w:eastAsia="黑体"/>
            <w:szCs w:val="32"/>
          </w:rPr>
          <w:delText>第十条</w:delText>
        </w:r>
      </w:del>
      <w:del w:id="1615" w:author="user" w:date="2019-10-22T14:51:00Z">
        <w:r>
          <w:rPr>
            <w:rFonts w:ascii="Times New Roman" w:hAnsi="Times New Roman" w:cs="Times New Roman"/>
            <w:szCs w:val="32"/>
          </w:rPr>
          <w:delText xml:space="preserve">  直接从江河、湖泊、水库或者地下取用水资源的取用水户，应当按照规定到水行政主管部门办理取水许可手续，经批准后方可取用水，并缴纳水资源费。但法律、法规规定用于家庭生活少量取水等不需要办理取水许可的情形除外。</w:delText>
        </w:r>
      </w:del>
    </w:p>
    <w:p>
      <w:pPr>
        <w:pStyle w:val="Normal"/>
        <w:widowControl w:val="false"/>
        <w:overflowPunct w:val="false"/>
        <w:bidi w:val="0"/>
        <w:snapToGrid w:val="false"/>
        <w:spacing w:lineRule="exact" w:line="590"/>
        <w:ind w:firstLineChars="0" w:firstLine="0" w:startChars="0" w:start="0" w:endChars="200"/>
        <w:jc w:val="both"/>
        <w:rPr>
          <w:del w:id="1618" w:author="user" w:date="2019-10-22T14:51:00Z"/>
          <w:rFonts w:ascii="Times New Roman" w:hAnsi="Times New Roman" w:cs="Times New Roman"/>
          <w:szCs w:val="32"/>
        </w:rPr>
      </w:pPr>
      <w:del w:id="1617" w:author="user" w:date="2019-10-22T14:51:00Z">
        <w:r>
          <w:rPr>
            <w:rFonts w:ascii="Times New Roman" w:hAnsi="Times New Roman" w:cs="Times New Roman"/>
            <w:szCs w:val="32"/>
          </w:rPr>
          <w:delText>水行政主管部门应当依照法定程序办理取水许可，自受理取水许可申请之日起二十个工作日内作出决定。</w:delText>
        </w:r>
      </w:del>
    </w:p>
    <w:p>
      <w:pPr>
        <w:pStyle w:val="Normal"/>
        <w:widowControl w:val="false"/>
        <w:overflowPunct w:val="false"/>
        <w:bidi w:val="0"/>
        <w:snapToGrid w:val="false"/>
        <w:spacing w:lineRule="exact" w:line="590"/>
        <w:ind w:firstLineChars="0" w:firstLine="0" w:startChars="0" w:start="0" w:endChars="200"/>
        <w:jc w:val="both"/>
        <w:rPr>
          <w:del w:id="1620" w:author="user" w:date="2019-10-22T14:51:00Z"/>
          <w:rFonts w:ascii="Times New Roman" w:hAnsi="Times New Roman" w:cs="Times New Roman"/>
          <w:szCs w:val="32"/>
        </w:rPr>
      </w:pPr>
      <w:del w:id="1619" w:author="user" w:date="2019-10-22T14:51:00Z">
        <w:r>
          <w:rPr>
            <w:rFonts w:ascii="Times New Roman" w:hAnsi="Times New Roman" w:cs="Times New Roman"/>
            <w:szCs w:val="32"/>
          </w:rPr>
          <w:delText>取用水总量已达到或者超过控制指标的地区，应当暂停审批建设项目新增取用水量。</w:delText>
        </w:r>
      </w:del>
    </w:p>
    <w:p>
      <w:pPr>
        <w:pStyle w:val="Normal"/>
        <w:widowControl w:val="false"/>
        <w:overflowPunct w:val="false"/>
        <w:bidi w:val="0"/>
        <w:snapToGrid w:val="false"/>
        <w:spacing w:lineRule="exact" w:line="590"/>
        <w:ind w:firstLineChars="0" w:firstLine="0" w:startChars="0" w:start="0" w:endChars="200"/>
        <w:jc w:val="both"/>
        <w:rPr>
          <w:del w:id="1622" w:author="user" w:date="2019-10-22T14:51:00Z"/>
          <w:rFonts w:ascii="Times New Roman" w:hAnsi="Times New Roman" w:cs="Times New Roman"/>
          <w:szCs w:val="32"/>
        </w:rPr>
      </w:pPr>
      <w:del w:id="1621" w:author="user" w:date="2019-10-22T14:51:00Z">
        <w:r>
          <w:rPr>
            <w:rFonts w:ascii="Times New Roman" w:hAnsi="Times New Roman" w:cs="Times New Roman"/>
            <w:szCs w:val="32"/>
          </w:rPr>
          <w:delText>取用水总量接近控制指标的地区，应当限制审批建设项目新增取用水量。</w:delText>
        </w:r>
      </w:del>
    </w:p>
    <w:p>
      <w:pPr>
        <w:pStyle w:val="Normal"/>
        <w:widowControl w:val="false"/>
        <w:overflowPunct w:val="false"/>
        <w:bidi w:val="0"/>
        <w:snapToGrid w:val="false"/>
        <w:spacing w:lineRule="exact" w:line="590"/>
        <w:ind w:firstLineChars="0" w:firstLine="0" w:startChars="0" w:start="0" w:endChars="200"/>
        <w:jc w:val="both"/>
        <w:rPr>
          <w:del w:id="1625" w:author="user" w:date="2019-10-22T14:51:00Z"/>
          <w:rFonts w:ascii="Times New Roman" w:hAnsi="Times New Roman" w:cs="Times New Roman"/>
          <w:szCs w:val="32"/>
        </w:rPr>
      </w:pPr>
      <w:del w:id="1623" w:author="user" w:date="2019-10-22T14:51:00Z">
        <w:r>
          <w:rPr>
            <w:rFonts w:ascii="Times New Roman" w:hAnsi="Times New Roman" w:cs="Times New Roman" w:eastAsia="黑体"/>
            <w:szCs w:val="32"/>
          </w:rPr>
          <w:delText>第十一条</w:delText>
        </w:r>
      </w:del>
      <w:del w:id="1624" w:author="user" w:date="2019-10-22T14:51:00Z">
        <w:r>
          <w:rPr>
            <w:rFonts w:ascii="Times New Roman" w:hAnsi="Times New Roman" w:cs="Times New Roman"/>
            <w:szCs w:val="32"/>
          </w:rPr>
          <w:delText xml:space="preserve">  取用水户应当严格按照下达的取用水计划取用水。如因特殊原因确需增加取用水量的，应当向下达取用水计划的水行政主管部门提出申请，经批准后方可增加取用水量。</w:delText>
        </w:r>
      </w:del>
    </w:p>
    <w:p>
      <w:pPr>
        <w:pStyle w:val="Normal"/>
        <w:widowControl w:val="false"/>
        <w:overflowPunct w:val="false"/>
        <w:bidi w:val="0"/>
        <w:snapToGrid w:val="false"/>
        <w:spacing w:lineRule="exact" w:line="590"/>
        <w:ind w:firstLineChars="0" w:firstLine="0" w:startChars="0" w:start="0" w:endChars="200"/>
        <w:jc w:val="both"/>
        <w:rPr>
          <w:del w:id="1627" w:author="user" w:date="2019-10-22T14:51:00Z"/>
          <w:rFonts w:ascii="Times New Roman" w:hAnsi="Times New Roman" w:cs="Times New Roman"/>
          <w:szCs w:val="32"/>
        </w:rPr>
      </w:pPr>
      <w:del w:id="1626" w:author="user" w:date="2019-10-22T14:51:00Z">
        <w:r>
          <w:rPr>
            <w:rFonts w:ascii="Times New Roman" w:hAnsi="Times New Roman" w:cs="Times New Roman"/>
            <w:szCs w:val="32"/>
          </w:rPr>
          <w:delText>取用水户的取用水量可能超出取用水计划时，水行政主管部门应当给予预警提示；超计划取用水的，对超计划取用水部分，按照规定加收水资源费。</w:delText>
        </w:r>
      </w:del>
    </w:p>
    <w:p>
      <w:pPr>
        <w:pStyle w:val="Normal"/>
        <w:widowControl w:val="false"/>
        <w:overflowPunct w:val="false"/>
        <w:bidi w:val="0"/>
        <w:snapToGrid w:val="false"/>
        <w:spacing w:lineRule="exact" w:line="590"/>
        <w:ind w:firstLineChars="0" w:firstLine="0" w:startChars="0" w:start="0" w:endChars="200"/>
        <w:jc w:val="both"/>
        <w:rPr>
          <w:del w:id="1630" w:author="user" w:date="2019-10-22T14:51:00Z"/>
          <w:rFonts w:ascii="Times New Roman" w:hAnsi="Times New Roman" w:cs="Times New Roman"/>
          <w:szCs w:val="32"/>
        </w:rPr>
      </w:pPr>
      <w:del w:id="1628" w:author="user" w:date="2019-10-22T14:51:00Z">
        <w:r>
          <w:rPr>
            <w:rFonts w:ascii="Times New Roman" w:hAnsi="Times New Roman" w:cs="Times New Roman" w:eastAsia="黑体"/>
            <w:szCs w:val="32"/>
          </w:rPr>
          <w:delText>第十二条</w:delText>
        </w:r>
      </w:del>
      <w:del w:id="1629" w:author="user" w:date="2019-10-22T14:51:00Z">
        <w:r>
          <w:rPr>
            <w:rFonts w:ascii="Times New Roman" w:hAnsi="Times New Roman" w:cs="Times New Roman"/>
            <w:szCs w:val="32"/>
          </w:rPr>
          <w:delText xml:space="preserve">  水资源费的征收和使用应当按照国家、省有关规定执行，不得截留、挪用。</w:delText>
        </w:r>
      </w:del>
    </w:p>
    <w:p>
      <w:pPr>
        <w:pStyle w:val="Normal"/>
        <w:widowControl w:val="false"/>
        <w:overflowPunct w:val="false"/>
        <w:bidi w:val="0"/>
        <w:snapToGrid w:val="false"/>
        <w:spacing w:lineRule="exact" w:line="590"/>
        <w:ind w:firstLineChars="0" w:firstLine="0" w:startChars="0" w:start="0" w:endChars="200"/>
        <w:jc w:val="both"/>
        <w:rPr>
          <w:del w:id="1634" w:author="user" w:date="2019-10-22T14:51:00Z"/>
          <w:rFonts w:ascii="Times New Roman" w:hAnsi="Times New Roman" w:cs="Times New Roman"/>
          <w:spacing w:val="-6"/>
          <w:szCs w:val="32"/>
        </w:rPr>
      </w:pPr>
      <w:del w:id="1631" w:author="user" w:date="2019-10-22T14:51:00Z">
        <w:r>
          <w:rPr>
            <w:rFonts w:ascii="Times New Roman" w:hAnsi="Times New Roman" w:cs="Times New Roman" w:eastAsia="黑体"/>
            <w:szCs w:val="32"/>
          </w:rPr>
          <w:delText>第十三条</w:delText>
        </w:r>
      </w:del>
      <w:del w:id="1632" w:author="user" w:date="2019-10-22T14:51:00Z">
        <w:r>
          <w:rPr>
            <w:rFonts w:ascii="Times New Roman" w:hAnsi="Times New Roman" w:cs="Times New Roman"/>
            <w:szCs w:val="32"/>
          </w:rPr>
          <w:delText xml:space="preserve"> </w:delText>
        </w:r>
      </w:del>
      <w:del w:id="1633" w:author="user" w:date="2019-10-22T14:51:00Z">
        <w:r>
          <w:rPr>
            <w:rFonts w:ascii="Times New Roman" w:hAnsi="Times New Roman" w:cs="Times New Roman"/>
            <w:spacing w:val="-6"/>
            <w:szCs w:val="32"/>
          </w:rPr>
          <w:delText xml:space="preserve"> 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ind w:firstLineChars="0" w:firstLine="0" w:startChars="0" w:start="0" w:endChars="200"/>
        <w:jc w:val="both"/>
        <w:rPr>
          <w:del w:id="1637" w:author="user" w:date="2019-10-22T14:51:00Z"/>
          <w:rFonts w:ascii="Times New Roman" w:hAnsi="Times New Roman" w:cs="Times New Roman"/>
          <w:szCs w:val="32"/>
        </w:rPr>
      </w:pPr>
      <w:del w:id="1635" w:author="user" w:date="2019-10-22T14:51:00Z">
        <w:r>
          <w:rPr>
            <w:rFonts w:ascii="Times New Roman" w:hAnsi="Times New Roman" w:cs="Times New Roman" w:eastAsia="黑体"/>
            <w:szCs w:val="32"/>
          </w:rPr>
          <w:delText xml:space="preserve">第十四条 </w:delText>
        </w:r>
      </w:del>
      <w:del w:id="1636" w:author="user" w:date="2019-10-22T14:51:00Z">
        <w:r>
          <w:rPr>
            <w:rFonts w:ascii="Times New Roman" w:hAnsi="Times New Roman" w:cs="Times New Roman"/>
            <w:szCs w:val="32"/>
          </w:rPr>
          <w:delText xml:space="preserve"> 新建、改建、扩建建设项目需要取用水的，建设单位应当制定节水方案，通过节水评估，配套建设节水设施。</w:delText>
        </w:r>
      </w:del>
    </w:p>
    <w:p>
      <w:pPr>
        <w:pStyle w:val="Normal"/>
        <w:widowControl w:val="false"/>
        <w:overflowPunct w:val="false"/>
        <w:bidi w:val="0"/>
        <w:snapToGrid w:val="false"/>
        <w:spacing w:lineRule="exact" w:line="590"/>
        <w:ind w:firstLineChars="0" w:firstLine="0" w:startChars="0" w:start="0" w:endChars="200"/>
        <w:jc w:val="both"/>
        <w:rPr>
          <w:del w:id="1639" w:author="user" w:date="2019-10-22T14:51:00Z"/>
          <w:rFonts w:ascii="Times New Roman" w:hAnsi="Times New Roman" w:cs="Times New Roman"/>
          <w:spacing w:val="-6"/>
          <w:szCs w:val="32"/>
        </w:rPr>
      </w:pPr>
      <w:del w:id="1638" w:author="user" w:date="2019-10-22T14:51:00Z">
        <w:r>
          <w:rPr>
            <w:rFonts w:ascii="Times New Roman" w:hAnsi="Times New Roman" w:cs="Times New Roman"/>
            <w:spacing w:val="-6"/>
            <w:szCs w:val="32"/>
          </w:rPr>
          <w:delText>节水设施应当与主体工程同时设计、同时施工、同时投入使用。</w:delText>
        </w:r>
      </w:del>
    </w:p>
    <w:p>
      <w:pPr>
        <w:pStyle w:val="Normal"/>
        <w:widowControl w:val="false"/>
        <w:overflowPunct w:val="false"/>
        <w:bidi w:val="0"/>
        <w:snapToGrid w:val="false"/>
        <w:spacing w:lineRule="exact" w:line="590"/>
        <w:ind w:firstLineChars="0" w:firstLine="0" w:startChars="0" w:start="0" w:endChars="200"/>
        <w:jc w:val="both"/>
        <w:rPr>
          <w:del w:id="1641" w:author="user" w:date="2019-10-22T14:51:00Z"/>
          <w:rFonts w:ascii="Times New Roman" w:hAnsi="Times New Roman" w:cs="Times New Roman"/>
          <w:szCs w:val="32"/>
        </w:rPr>
      </w:pPr>
      <w:del w:id="1640" w:author="user" w:date="2019-10-22T14:51:00Z">
        <w:r>
          <w:rPr>
            <w:rFonts w:ascii="Times New Roman" w:hAnsi="Times New Roman" w:cs="Times New Roman"/>
            <w:szCs w:val="32"/>
          </w:rPr>
          <w:delText>配套建设节水设施的建设项目，建设单位组织竣工验收时，应当通知水行政主管部门参加。节水设施没有建成或者没有达到国家规定标准的，不得投入使用。</w:delText>
        </w:r>
      </w:del>
    </w:p>
    <w:p>
      <w:pPr>
        <w:pStyle w:val="Normal"/>
        <w:widowControl w:val="false"/>
        <w:overflowPunct w:val="false"/>
        <w:bidi w:val="0"/>
        <w:snapToGrid w:val="false"/>
        <w:spacing w:lineRule="exact" w:line="590"/>
        <w:ind w:firstLineChars="0" w:firstLine="0" w:startChars="0" w:start="0" w:endChars="200"/>
        <w:jc w:val="both"/>
        <w:rPr>
          <w:del w:id="1644" w:author="user" w:date="2019-10-22T14:51:00Z"/>
          <w:rFonts w:ascii="Times New Roman" w:hAnsi="Times New Roman" w:cs="Times New Roman"/>
          <w:szCs w:val="32"/>
        </w:rPr>
      </w:pPr>
      <w:del w:id="1642" w:author="user" w:date="2019-10-22T14:51:00Z">
        <w:r>
          <w:rPr>
            <w:rFonts w:ascii="Times New Roman" w:hAnsi="Times New Roman" w:cs="Times New Roman" w:eastAsia="黑体"/>
            <w:szCs w:val="32"/>
          </w:rPr>
          <w:delText>第十五条</w:delText>
        </w:r>
      </w:del>
      <w:del w:id="1643" w:author="user" w:date="2019-10-22T14:51:00Z">
        <w:r>
          <w:rPr>
            <w:rFonts w:ascii="Times New Roman" w:hAnsi="Times New Roman" w:cs="Times New Roman"/>
            <w:szCs w:val="32"/>
          </w:rPr>
          <w:delText xml:space="preserve">  已建的建设项目，其用水工艺、设备以及器具不符合节约用水要求的，应当在水行政主管部门或者供水行政主管部门规定的期限内完成节约用水技术改造。</w:delText>
        </w:r>
      </w:del>
    </w:p>
    <w:p>
      <w:pPr>
        <w:pStyle w:val="Normal"/>
        <w:widowControl w:val="false"/>
        <w:overflowPunct w:val="false"/>
        <w:bidi w:val="0"/>
        <w:snapToGrid w:val="false"/>
        <w:spacing w:lineRule="exact" w:line="590"/>
        <w:ind w:firstLineChars="0" w:firstLine="0" w:startChars="0" w:start="0" w:endChars="200"/>
        <w:jc w:val="both"/>
        <w:rPr>
          <w:del w:id="1648" w:author="user" w:date="2019-10-22T14:51:00Z"/>
          <w:rFonts w:ascii="Times New Roman" w:hAnsi="Times New Roman" w:cs="Times New Roman"/>
          <w:szCs w:val="32"/>
        </w:rPr>
      </w:pPr>
      <w:del w:id="1645" w:author="user" w:date="2019-10-22T14:51:00Z">
        <w:r>
          <w:rPr>
            <w:rFonts w:ascii="Times New Roman" w:hAnsi="Times New Roman" w:cs="Times New Roman" w:eastAsia="黑体"/>
            <w:szCs w:val="32"/>
          </w:rPr>
          <w:delText>第十六条</w:delText>
        </w:r>
      </w:del>
      <w:del w:id="1646" w:author="user" w:date="2019-10-22T14:51:00Z">
        <w:r>
          <w:rPr>
            <w:rFonts w:ascii="Times New Roman" w:hAnsi="Times New Roman" w:cs="Times New Roman"/>
            <w:szCs w:val="32"/>
          </w:rPr>
          <w:delText xml:space="preserve">  取用水户应当建立健全取用水记录和取用水统</w:delText>
        </w:r>
      </w:del>
      <w:del w:id="1647" w:author="user" w:date="2019-10-22T14:51:00Z">
        <w:r>
          <w:rPr>
            <w:rFonts w:ascii="Times New Roman" w:hAnsi="Times New Roman" w:cs="Times New Roman"/>
            <w:spacing w:val="-6"/>
            <w:szCs w:val="32"/>
          </w:rPr>
          <w:delText>计分析等节约用水管理制度，加强用水设施、设备的日常维护管理。</w:delText>
        </w:r>
      </w:del>
    </w:p>
    <w:p>
      <w:pPr>
        <w:pStyle w:val="Normal"/>
        <w:widowControl w:val="false"/>
        <w:overflowPunct w:val="false"/>
        <w:bidi w:val="0"/>
        <w:snapToGrid w:val="false"/>
        <w:spacing w:lineRule="exact" w:line="590"/>
        <w:ind w:firstLineChars="0" w:firstLine="0" w:startChars="0" w:start="0" w:endChars="200"/>
        <w:jc w:val="both"/>
        <w:rPr>
          <w:del w:id="1650" w:author="user" w:date="2019-10-22T14:51:00Z"/>
          <w:rFonts w:ascii="Times New Roman" w:hAnsi="Times New Roman" w:cs="Times New Roman"/>
          <w:szCs w:val="32"/>
        </w:rPr>
      </w:pPr>
      <w:del w:id="1649" w:author="user" w:date="2019-10-22T14:51:00Z">
        <w:r>
          <w:rPr>
            <w:rFonts w:ascii="Times New Roman" w:hAnsi="Times New Roman" w:cs="Times New Roman"/>
            <w:szCs w:val="32"/>
          </w:rPr>
          <w:delText>取用水户不得擅自停止使用节水设施、设备。</w:delText>
        </w:r>
      </w:del>
    </w:p>
    <w:p>
      <w:pPr>
        <w:pStyle w:val="Normal"/>
        <w:widowControl w:val="false"/>
        <w:overflowPunct w:val="false"/>
        <w:bidi w:val="0"/>
        <w:snapToGrid w:val="false"/>
        <w:spacing w:lineRule="exact" w:line="590"/>
        <w:ind w:firstLineChars="0" w:firstLine="0" w:startChars="0" w:start="0" w:endChars="200"/>
        <w:jc w:val="both"/>
        <w:rPr>
          <w:del w:id="1653" w:author="user" w:date="2019-10-22T14:51:00Z"/>
          <w:rFonts w:ascii="Times New Roman" w:hAnsi="Times New Roman" w:cs="Times New Roman"/>
          <w:szCs w:val="32"/>
        </w:rPr>
      </w:pPr>
      <w:del w:id="1651" w:author="user" w:date="2019-10-22T14:51:00Z">
        <w:r>
          <w:rPr>
            <w:rFonts w:ascii="Times New Roman" w:hAnsi="Times New Roman" w:cs="Times New Roman" w:eastAsia="黑体"/>
            <w:szCs w:val="32"/>
          </w:rPr>
          <w:delText>第十七条</w:delText>
        </w:r>
      </w:del>
      <w:del w:id="1652" w:author="user" w:date="2019-10-22T14:51:00Z">
        <w:r>
          <w:rPr>
            <w:rFonts w:ascii="Times New Roman" w:hAnsi="Times New Roman" w:cs="Times New Roman"/>
            <w:szCs w:val="32"/>
          </w:rPr>
          <w:delText xml:space="preserve">  供水企业应当制定和实施公共供水管网改造计划，加强公共供水管网的改造、检查、维护，减少水的漏失，管网漏损率和水厂生产自用水比率应当符合国家或者行业标准。</w:delText>
        </w:r>
      </w:del>
    </w:p>
    <w:p>
      <w:pPr>
        <w:pStyle w:val="Normal"/>
        <w:widowControl w:val="false"/>
        <w:overflowPunct w:val="false"/>
        <w:bidi w:val="0"/>
        <w:snapToGrid w:val="false"/>
        <w:spacing w:lineRule="exact" w:line="590"/>
        <w:ind w:firstLineChars="0" w:firstLine="0" w:startChars="0" w:start="0" w:endChars="200"/>
        <w:jc w:val="both"/>
        <w:rPr>
          <w:del w:id="1656" w:author="user" w:date="2019-10-22T14:51:00Z"/>
          <w:rFonts w:ascii="Times New Roman" w:hAnsi="Times New Roman" w:cs="Times New Roman"/>
          <w:szCs w:val="32"/>
        </w:rPr>
      </w:pPr>
      <w:del w:id="1654" w:author="user" w:date="2019-10-22T14:51:00Z">
        <w:r>
          <w:rPr>
            <w:rFonts w:ascii="Times New Roman" w:hAnsi="Times New Roman" w:cs="Times New Roman" w:eastAsia="黑体"/>
            <w:szCs w:val="32"/>
          </w:rPr>
          <w:delText xml:space="preserve">第十八条 </w:delText>
        </w:r>
      </w:del>
      <w:del w:id="1655" w:author="user" w:date="2019-10-22T14:51:00Z">
        <w:r>
          <w:rPr>
            <w:rFonts w:ascii="Times New Roman" w:hAnsi="Times New Roman" w:cs="Times New Roman"/>
            <w:szCs w:val="32"/>
          </w:rPr>
          <w:delText xml:space="preserve"> 以水为主要原料生产饮料、饮用水等产品的企业，应当采用节水生产工艺、技术和设备，原料水的利用率不得低于国家有关标准。</w:delText>
        </w:r>
      </w:del>
    </w:p>
    <w:p>
      <w:pPr>
        <w:pStyle w:val="Normal"/>
        <w:widowControl w:val="false"/>
        <w:overflowPunct w:val="false"/>
        <w:bidi w:val="0"/>
        <w:snapToGrid w:val="false"/>
        <w:spacing w:lineRule="exact" w:line="590"/>
        <w:ind w:firstLineChars="0" w:firstLine="0" w:startChars="0" w:start="0" w:endChars="200"/>
        <w:jc w:val="both"/>
        <w:rPr>
          <w:del w:id="1659" w:author="user" w:date="2019-10-22T14:51:00Z"/>
          <w:rFonts w:ascii="Times New Roman" w:hAnsi="Times New Roman" w:cs="Times New Roman"/>
          <w:szCs w:val="32"/>
        </w:rPr>
      </w:pPr>
      <w:del w:id="1657" w:author="user" w:date="2019-10-22T14:51:00Z">
        <w:r>
          <w:rPr>
            <w:rFonts w:ascii="Times New Roman" w:hAnsi="Times New Roman" w:cs="Times New Roman" w:eastAsia="黑体"/>
            <w:szCs w:val="32"/>
          </w:rPr>
          <w:delText xml:space="preserve">第十九条 </w:delText>
        </w:r>
      </w:del>
      <w:del w:id="1658" w:author="user" w:date="2019-10-22T14:51:00Z">
        <w:r>
          <w:rPr>
            <w:rFonts w:ascii="Times New Roman" w:hAnsi="Times New Roman" w:cs="Times New Roman"/>
            <w:szCs w:val="32"/>
          </w:rPr>
          <w:delText xml:space="preserve"> 从事餐饮、洗浴、游泳、住宿等服务的，应当采用节水设施、设备。</w:delText>
        </w:r>
      </w:del>
    </w:p>
    <w:p>
      <w:pPr>
        <w:pStyle w:val="Normal"/>
        <w:widowControl w:val="false"/>
        <w:overflowPunct w:val="false"/>
        <w:bidi w:val="0"/>
        <w:snapToGrid w:val="false"/>
        <w:spacing w:lineRule="exact" w:line="590"/>
        <w:ind w:firstLineChars="0" w:firstLine="0" w:startChars="0" w:start="0" w:endChars="200"/>
        <w:jc w:val="both"/>
        <w:rPr>
          <w:del w:id="1661" w:author="user" w:date="2019-10-22T14:51:00Z"/>
          <w:rFonts w:ascii="Times New Roman" w:hAnsi="Times New Roman" w:cs="Times New Roman"/>
          <w:szCs w:val="32"/>
        </w:rPr>
      </w:pPr>
      <w:del w:id="1660" w:author="user" w:date="2019-10-22T14:51:00Z">
        <w:r>
          <w:rPr>
            <w:rFonts w:ascii="Times New Roman" w:hAnsi="Times New Roman" w:cs="Times New Roman"/>
            <w:szCs w:val="32"/>
          </w:rPr>
          <w:delText>从事洗车业务的，应当采用低耗水洗车技术；日用水量在一百立方米以上的，应当建设循环用水设施。</w:delText>
        </w:r>
      </w:del>
    </w:p>
    <w:p>
      <w:pPr>
        <w:pStyle w:val="Normal"/>
        <w:widowControl w:val="false"/>
        <w:overflowPunct w:val="false"/>
        <w:bidi w:val="0"/>
        <w:snapToGrid w:val="false"/>
        <w:spacing w:lineRule="exact" w:line="590"/>
        <w:ind w:firstLineChars="0" w:firstLine="0" w:startChars="0" w:start="0" w:endChars="200"/>
        <w:jc w:val="both"/>
        <w:rPr>
          <w:del w:id="1664" w:author="user" w:date="2019-10-22T14:51:00Z"/>
          <w:rFonts w:ascii="Times New Roman" w:hAnsi="Times New Roman" w:cs="Times New Roman"/>
          <w:szCs w:val="32"/>
        </w:rPr>
      </w:pPr>
      <w:del w:id="1662" w:author="user" w:date="2019-10-22T14:51:00Z">
        <w:r>
          <w:rPr>
            <w:rFonts w:ascii="Times New Roman" w:hAnsi="Times New Roman" w:cs="Times New Roman" w:eastAsia="黑体"/>
            <w:szCs w:val="32"/>
          </w:rPr>
          <w:delText>第二十条</w:delText>
        </w:r>
      </w:del>
      <w:del w:id="1663" w:author="user" w:date="2019-10-22T14:51:00Z">
        <w:r>
          <w:rPr>
            <w:rFonts w:ascii="Times New Roman" w:hAnsi="Times New Roman" w:cs="Times New Roman"/>
            <w:szCs w:val="32"/>
          </w:rPr>
          <w:delText xml:space="preserve">  各级人民政府应当健全基层水利服务和节水技术推广体系，鼓励、支持发明和采用先进的节约用水技术和设备，提高水资源利用率。</w:delText>
        </w:r>
      </w:del>
    </w:p>
    <w:p>
      <w:pPr>
        <w:pStyle w:val="Normal"/>
        <w:widowControl w:val="false"/>
        <w:overflowPunct w:val="false"/>
        <w:bidi w:val="0"/>
        <w:snapToGrid w:val="false"/>
        <w:spacing w:lineRule="exact" w:line="590"/>
        <w:ind w:firstLineChars="0" w:firstLine="0" w:startChars="0" w:start="0" w:endChars="200"/>
        <w:jc w:val="both"/>
        <w:rPr>
          <w:del w:id="1666" w:author="user" w:date="2019-10-22T14:51:00Z"/>
          <w:rFonts w:ascii="Times New Roman" w:hAnsi="Times New Roman" w:cs="Times New Roman"/>
          <w:szCs w:val="32"/>
        </w:rPr>
      </w:pPr>
      <w:del w:id="1665" w:author="user" w:date="2019-10-22T14:51:00Z">
        <w:r>
          <w:rPr>
            <w:rFonts w:ascii="Times New Roman" w:hAnsi="Times New Roman" w:cs="Times New Roman"/>
            <w:szCs w:val="32"/>
          </w:rPr>
          <w:delText>大力推广现代农业节水灌溉技术，加强灌区节水设施更新改造。鼓励运用农业节水灌溉新技术、新工艺、新材料，扶持建立现代节水农业示范区。</w:delText>
        </w:r>
      </w:del>
    </w:p>
    <w:p>
      <w:pPr>
        <w:pStyle w:val="Normal"/>
        <w:widowControl w:val="false"/>
        <w:overflowPunct w:val="false"/>
        <w:bidi w:val="0"/>
        <w:snapToGrid w:val="false"/>
        <w:spacing w:lineRule="exact" w:line="590"/>
        <w:ind w:firstLineChars="0" w:firstLine="0" w:startChars="0" w:start="0" w:endChars="200"/>
        <w:jc w:val="both"/>
        <w:rPr>
          <w:del w:id="1670" w:author="user" w:date="2019-10-22T14:51:00Z"/>
          <w:rFonts w:ascii="Times New Roman" w:hAnsi="Times New Roman" w:cs="Times New Roman"/>
          <w:szCs w:val="32"/>
        </w:rPr>
      </w:pPr>
      <w:del w:id="1667" w:author="user" w:date="2019-10-22T14:51:00Z">
        <w:r>
          <w:rPr>
            <w:rFonts w:ascii="Times New Roman" w:hAnsi="Times New Roman" w:cs="Times New Roman" w:eastAsia="黑体"/>
            <w:szCs w:val="32"/>
          </w:rPr>
          <w:delText>第二十一条</w:delText>
        </w:r>
      </w:del>
      <w:del w:id="1668" w:author="user" w:date="2019-10-22T14:51:00Z">
        <w:r>
          <w:rPr>
            <w:rFonts w:ascii="Times New Roman" w:hAnsi="Times New Roman" w:cs="Times New Roman"/>
            <w:szCs w:val="32"/>
          </w:rPr>
          <w:delText xml:space="preserve">  禁止生产、销售或者在生产经营中使用国家明</w:delText>
        </w:r>
      </w:del>
      <w:del w:id="1669" w:author="user" w:date="2019-10-22T14:51:00Z">
        <w:r>
          <w:rPr>
            <w:rFonts w:ascii="Times New Roman" w:hAnsi="Times New Roman" w:cs="Times New Roman"/>
            <w:spacing w:val="-6"/>
            <w:szCs w:val="32"/>
          </w:rPr>
          <w:delText>令淘汰的耗水量高的工艺、设备、产品以及不符合节水标准的器具。</w:delText>
        </w:r>
      </w:del>
    </w:p>
    <w:p>
      <w:pPr>
        <w:pStyle w:val="Normal"/>
        <w:widowControl w:val="false"/>
        <w:overflowPunct w:val="false"/>
        <w:bidi w:val="0"/>
        <w:snapToGrid w:val="false"/>
        <w:spacing w:lineRule="exact" w:line="590"/>
        <w:ind w:firstLineChars="0" w:firstLine="0" w:startChars="0" w:start="0" w:endChars="200"/>
        <w:jc w:val="both"/>
        <w:rPr>
          <w:del w:id="1673" w:author="user" w:date="2019-10-22T14:51:00Z"/>
          <w:rFonts w:ascii="Times New Roman" w:hAnsi="Times New Roman" w:cs="Times New Roman"/>
          <w:szCs w:val="32"/>
        </w:rPr>
      </w:pPr>
      <w:del w:id="1671" w:author="user" w:date="2019-10-22T14:51:00Z">
        <w:r>
          <w:rPr>
            <w:rFonts w:ascii="Times New Roman" w:hAnsi="Times New Roman" w:cs="Times New Roman" w:eastAsia="黑体"/>
            <w:szCs w:val="32"/>
          </w:rPr>
          <w:delText xml:space="preserve">第二十二条 </w:delText>
        </w:r>
      </w:del>
      <w:del w:id="1672" w:author="user" w:date="2019-10-22T14:51:00Z">
        <w:r>
          <w:rPr>
            <w:rFonts w:ascii="Times New Roman" w:hAnsi="Times New Roman" w:cs="Times New Roman"/>
            <w:szCs w:val="32"/>
          </w:rPr>
          <w:delText xml:space="preserve"> 各级人民政府应当调整、优化经济结构和产业布局，严格控制、改造提升高耗水的工业项目。</w:delText>
        </w:r>
      </w:del>
    </w:p>
    <w:p>
      <w:pPr>
        <w:pStyle w:val="Normal"/>
        <w:widowControl w:val="false"/>
        <w:overflowPunct w:val="false"/>
        <w:bidi w:val="0"/>
        <w:snapToGrid w:val="false"/>
        <w:spacing w:lineRule="exact" w:line="590"/>
        <w:ind w:firstLineChars="0" w:firstLine="0" w:startChars="0" w:start="0" w:endChars="200"/>
        <w:jc w:val="both"/>
        <w:rPr>
          <w:del w:id="1675" w:author="user" w:date="2019-10-22T14:51:00Z"/>
          <w:rFonts w:ascii="Times New Roman" w:hAnsi="Times New Roman" w:cs="Times New Roman"/>
          <w:szCs w:val="32"/>
        </w:rPr>
      </w:pPr>
      <w:del w:id="1674" w:author="user" w:date="2019-10-22T14:51:00Z">
        <w:r>
          <w:rPr>
            <w:rFonts w:ascii="Times New Roman" w:hAnsi="Times New Roman" w:cs="Times New Roman"/>
            <w:szCs w:val="32"/>
          </w:rPr>
          <w:delText>水行政主管部门应当会同有关部门制定节水示范单位建设标准，推进节水型企业、灌区、社区、学校、工业园区等建设。</w:delText>
        </w:r>
      </w:del>
    </w:p>
    <w:p>
      <w:pPr>
        <w:pStyle w:val="Normal"/>
        <w:widowControl w:val="false"/>
        <w:overflowPunct w:val="false"/>
        <w:bidi w:val="0"/>
        <w:snapToGrid w:val="false"/>
        <w:spacing w:lineRule="exact" w:line="590"/>
        <w:ind w:firstLineChars="0" w:firstLine="0" w:startChars="0" w:start="0" w:endChars="200"/>
        <w:jc w:val="both"/>
        <w:rPr>
          <w:del w:id="1678" w:author="user" w:date="2019-10-22T14:51:00Z"/>
          <w:rFonts w:ascii="Times New Roman" w:hAnsi="Times New Roman" w:cs="Times New Roman"/>
          <w:szCs w:val="32"/>
        </w:rPr>
      </w:pPr>
      <w:del w:id="1676" w:author="user" w:date="2019-10-22T14:51:00Z">
        <w:r>
          <w:rPr>
            <w:rFonts w:ascii="Times New Roman" w:hAnsi="Times New Roman" w:cs="Times New Roman" w:eastAsia="黑体"/>
            <w:szCs w:val="32"/>
          </w:rPr>
          <w:delText>第二十三条</w:delText>
        </w:r>
      </w:del>
      <w:del w:id="1677" w:author="user" w:date="2019-10-22T14:51:00Z">
        <w:r>
          <w:rPr>
            <w:rFonts w:ascii="Times New Roman" w:hAnsi="Times New Roman" w:cs="Times New Roman"/>
            <w:szCs w:val="32"/>
          </w:rPr>
          <w:delText xml:space="preserve">  在省人民政府划定的地下水禁止取水区，禁止开凿取水深井。</w:delText>
        </w:r>
      </w:del>
    </w:p>
    <w:p>
      <w:pPr>
        <w:pStyle w:val="Normal"/>
        <w:widowControl w:val="false"/>
        <w:overflowPunct w:val="false"/>
        <w:bidi w:val="0"/>
        <w:snapToGrid w:val="false"/>
        <w:spacing w:lineRule="exact" w:line="590"/>
        <w:ind w:firstLineChars="0" w:firstLine="0" w:startChars="0" w:start="0" w:endChars="200"/>
        <w:jc w:val="both"/>
        <w:rPr>
          <w:del w:id="1680" w:author="user" w:date="2019-10-22T14:51:00Z"/>
          <w:rFonts w:ascii="Times New Roman" w:hAnsi="Times New Roman" w:cs="Times New Roman"/>
          <w:szCs w:val="32"/>
        </w:rPr>
      </w:pPr>
      <w:del w:id="1679" w:author="user" w:date="2019-10-22T14:51:00Z">
        <w:r>
          <w:rPr>
            <w:rFonts w:ascii="Times New Roman" w:hAnsi="Times New Roman" w:cs="Times New Roman"/>
            <w:szCs w:val="32"/>
          </w:rPr>
          <w:delText>取用浅层地下水的，取用水户在取水许可申请获得批准后，施工单位方可凿井。井成后，经水行政主管部门测定，核定取水量后，领取取水许可证。</w:delText>
        </w:r>
      </w:del>
    </w:p>
    <w:p>
      <w:pPr>
        <w:pStyle w:val="Normal"/>
        <w:widowControl w:val="false"/>
        <w:overflowPunct w:val="false"/>
        <w:bidi w:val="0"/>
        <w:snapToGrid w:val="false"/>
        <w:spacing w:lineRule="exact" w:line="590"/>
        <w:ind w:firstLineChars="0" w:firstLine="0" w:startChars="0" w:start="0" w:endChars="200"/>
        <w:jc w:val="both"/>
        <w:rPr>
          <w:del w:id="1682" w:author="user" w:date="2019-10-22T14:51:00Z"/>
          <w:rFonts w:ascii="Times New Roman" w:hAnsi="Times New Roman" w:cs="Times New Roman"/>
          <w:szCs w:val="32"/>
        </w:rPr>
      </w:pPr>
      <w:del w:id="168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84" w:author="user" w:date="2019-10-22T14:51:00Z"/>
          <w:rFonts w:ascii="Times New Roman" w:hAnsi="Times New Roman" w:eastAsia="黑体" w:cs="Times New Roman"/>
          <w:szCs w:val="32"/>
        </w:rPr>
      </w:pPr>
      <w:del w:id="1683" w:author="user" w:date="2019-10-22T14:51:00Z">
        <w:r>
          <w:rPr>
            <w:rFonts w:ascii="Times New Roman" w:hAnsi="Times New Roman" w:cs="Times New Roman" w:eastAsia="黑体"/>
            <w:szCs w:val="32"/>
          </w:rPr>
          <w:delText>第三章  水资源利用</w:delText>
        </w:r>
      </w:del>
    </w:p>
    <w:p>
      <w:pPr>
        <w:pStyle w:val="Normal"/>
        <w:widowControl w:val="false"/>
        <w:overflowPunct w:val="false"/>
        <w:bidi w:val="0"/>
        <w:snapToGrid w:val="false"/>
        <w:spacing w:lineRule="exact" w:line="590"/>
        <w:ind w:firstLineChars="0" w:firstLine="0" w:startChars="0" w:start="0" w:endChars="200"/>
        <w:jc w:val="both"/>
        <w:rPr>
          <w:del w:id="1686" w:author="user" w:date="2019-10-22T14:51:00Z"/>
          <w:rFonts w:ascii="Times New Roman" w:hAnsi="Times New Roman" w:eastAsia="黑体" w:cs="Times New Roman"/>
          <w:szCs w:val="32"/>
        </w:rPr>
      </w:pPr>
      <w:del w:id="1685"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89" w:author="user" w:date="2019-10-22T14:51:00Z"/>
          <w:rFonts w:ascii="Times New Roman" w:hAnsi="Times New Roman" w:cs="Times New Roman"/>
          <w:szCs w:val="32"/>
        </w:rPr>
      </w:pPr>
      <w:del w:id="1687" w:author="user" w:date="2019-10-22T14:51:00Z">
        <w:r>
          <w:rPr>
            <w:rFonts w:ascii="Times New Roman" w:hAnsi="Times New Roman" w:cs="Times New Roman" w:eastAsia="黑体"/>
            <w:szCs w:val="32"/>
          </w:rPr>
          <w:delText xml:space="preserve">第二十四条 </w:delText>
        </w:r>
      </w:del>
      <w:del w:id="1688" w:author="user" w:date="2019-10-22T14:51:00Z">
        <w:r>
          <w:rPr>
            <w:rFonts w:ascii="Times New Roman" w:hAnsi="Times New Roman" w:cs="Times New Roman"/>
            <w:szCs w:val="32"/>
          </w:rPr>
          <w:delText xml:space="preserve"> 各级人民政府应当合理规划产业和项目布局，完善扶持措施，鼓励开发利用非常规水资源，提高非常规水资源利用率。</w:delText>
        </w:r>
      </w:del>
    </w:p>
    <w:p>
      <w:pPr>
        <w:pStyle w:val="Normal"/>
        <w:widowControl w:val="false"/>
        <w:overflowPunct w:val="false"/>
        <w:bidi w:val="0"/>
        <w:snapToGrid w:val="false"/>
        <w:spacing w:lineRule="exact" w:line="590"/>
        <w:ind w:firstLineChars="0" w:firstLine="0" w:startChars="0" w:start="0" w:endChars="200"/>
        <w:jc w:val="both"/>
        <w:rPr>
          <w:del w:id="1692" w:author="user" w:date="2019-10-22T14:51:00Z"/>
          <w:rFonts w:ascii="Times New Roman" w:hAnsi="Times New Roman" w:cs="Times New Roman"/>
          <w:szCs w:val="32"/>
        </w:rPr>
      </w:pPr>
      <w:del w:id="1690" w:author="user" w:date="2019-10-22T14:51:00Z">
        <w:r>
          <w:rPr>
            <w:rFonts w:ascii="Times New Roman" w:hAnsi="Times New Roman" w:cs="Times New Roman" w:eastAsia="黑体"/>
            <w:szCs w:val="32"/>
          </w:rPr>
          <w:delText xml:space="preserve">第二十五条 </w:delText>
        </w:r>
      </w:del>
      <w:del w:id="1691" w:author="user" w:date="2019-10-22T14:51:00Z">
        <w:r>
          <w:rPr>
            <w:rFonts w:ascii="Times New Roman" w:hAnsi="Times New Roman" w:cs="Times New Roman"/>
            <w:szCs w:val="32"/>
          </w:rPr>
          <w:delText xml:space="preserve"> 规划用地面积二万平方米以上的新建建筑物应当配套建设雨水收集利用设施。</w:delText>
        </w:r>
      </w:del>
    </w:p>
    <w:p>
      <w:pPr>
        <w:pStyle w:val="Normal"/>
        <w:widowControl w:val="false"/>
        <w:overflowPunct w:val="false"/>
        <w:bidi w:val="0"/>
        <w:snapToGrid w:val="false"/>
        <w:spacing w:lineRule="exact" w:line="590"/>
        <w:ind w:firstLineChars="0" w:firstLine="0" w:startChars="0" w:start="0" w:endChars="200"/>
        <w:jc w:val="both"/>
        <w:rPr>
          <w:del w:id="1694" w:author="user" w:date="2019-10-22T14:51:00Z"/>
          <w:rFonts w:ascii="Times New Roman" w:hAnsi="Times New Roman" w:cs="Times New Roman"/>
          <w:szCs w:val="32"/>
        </w:rPr>
      </w:pPr>
      <w:del w:id="1693" w:author="user" w:date="2019-10-22T14:51:00Z">
        <w:r>
          <w:rPr>
            <w:rFonts w:ascii="Times New Roman" w:hAnsi="Times New Roman" w:cs="Times New Roman"/>
            <w:szCs w:val="32"/>
          </w:rPr>
          <w:delText>规划建筑面积三万平方米以上的新建宾馆、饭店和规划建筑面积十万平方米以上的新建学校、住宅区以及其他民用建筑，应当建设中水利用设施。</w:delText>
        </w:r>
      </w:del>
    </w:p>
    <w:p>
      <w:pPr>
        <w:pStyle w:val="Normal"/>
        <w:widowControl w:val="false"/>
        <w:overflowPunct w:val="false"/>
        <w:bidi w:val="0"/>
        <w:snapToGrid w:val="false"/>
        <w:spacing w:lineRule="exact" w:line="590"/>
        <w:ind w:firstLineChars="0" w:firstLine="0" w:startChars="0" w:start="0" w:endChars="200"/>
        <w:jc w:val="both"/>
        <w:rPr>
          <w:del w:id="1697" w:author="user" w:date="2019-10-22T14:51:00Z"/>
          <w:rFonts w:ascii="Times New Roman" w:hAnsi="Times New Roman" w:cs="Times New Roman"/>
          <w:szCs w:val="32"/>
        </w:rPr>
      </w:pPr>
      <w:del w:id="1695" w:author="user" w:date="2019-10-22T14:51:00Z">
        <w:r>
          <w:rPr>
            <w:rFonts w:ascii="Times New Roman" w:hAnsi="Times New Roman" w:cs="Times New Roman" w:eastAsia="黑体"/>
            <w:szCs w:val="32"/>
          </w:rPr>
          <w:delText>第二十六条</w:delText>
        </w:r>
      </w:del>
      <w:del w:id="1696" w:author="user" w:date="2019-10-22T14:51:00Z">
        <w:r>
          <w:rPr>
            <w:rFonts w:ascii="Times New Roman" w:hAnsi="Times New Roman" w:cs="Times New Roman"/>
            <w:szCs w:val="32"/>
          </w:rPr>
          <w:delText xml:space="preserve">  游泳池应当配套建设循环用水设施；水上娱乐设施应当配套建设水循环或者雨水利用设施。</w:delText>
        </w:r>
      </w:del>
    </w:p>
    <w:p>
      <w:pPr>
        <w:pStyle w:val="Normal"/>
        <w:widowControl w:val="false"/>
        <w:overflowPunct w:val="false"/>
        <w:bidi w:val="0"/>
        <w:snapToGrid w:val="false"/>
        <w:spacing w:lineRule="exact" w:line="590"/>
        <w:ind w:firstLineChars="0" w:firstLine="0" w:startChars="0" w:start="0" w:endChars="200"/>
        <w:jc w:val="both"/>
        <w:rPr>
          <w:del w:id="1700" w:author="user" w:date="2019-10-22T14:51:00Z"/>
          <w:rFonts w:ascii="Times New Roman" w:hAnsi="Times New Roman" w:cs="Times New Roman"/>
          <w:szCs w:val="32"/>
        </w:rPr>
      </w:pPr>
      <w:del w:id="1698" w:author="user" w:date="2019-10-22T14:51:00Z">
        <w:r>
          <w:rPr>
            <w:rFonts w:ascii="Times New Roman" w:hAnsi="Times New Roman" w:cs="Times New Roman" w:eastAsia="黑体"/>
            <w:szCs w:val="32"/>
          </w:rPr>
          <w:delText xml:space="preserve">第二十七条 </w:delText>
        </w:r>
      </w:del>
      <w:del w:id="1699" w:author="user" w:date="2019-10-22T14:51:00Z">
        <w:r>
          <w:rPr>
            <w:rFonts w:ascii="Times New Roman" w:hAnsi="Times New Roman" w:cs="Times New Roman"/>
            <w:szCs w:val="32"/>
          </w:rPr>
          <w:delText xml:space="preserve"> 各级人民政府应当加强再生水管网的规划和建设，提高再生水利用能力。再生水利用比例应当符合国家和省规定的考核标准。</w:delText>
        </w:r>
      </w:del>
    </w:p>
    <w:p>
      <w:pPr>
        <w:pStyle w:val="Normal"/>
        <w:widowControl w:val="false"/>
        <w:overflowPunct w:val="false"/>
        <w:bidi w:val="0"/>
        <w:snapToGrid w:val="false"/>
        <w:spacing w:lineRule="exact" w:line="590"/>
        <w:ind w:firstLineChars="0" w:firstLine="0" w:startChars="0" w:start="0" w:endChars="200"/>
        <w:jc w:val="both"/>
        <w:rPr>
          <w:del w:id="1702" w:author="user" w:date="2019-10-22T14:51:00Z"/>
          <w:rFonts w:ascii="Times New Roman" w:hAnsi="Times New Roman" w:cs="Times New Roman"/>
          <w:szCs w:val="32"/>
        </w:rPr>
      </w:pPr>
      <w:del w:id="1701" w:author="user" w:date="2019-10-22T14:51:00Z">
        <w:r>
          <w:rPr>
            <w:rFonts w:ascii="Times New Roman" w:hAnsi="Times New Roman" w:cs="Times New Roman"/>
            <w:szCs w:val="32"/>
          </w:rPr>
          <w:delText>新建、改建、扩建污水处理厂，应当建设再生水利用设施。</w:delText>
        </w:r>
      </w:del>
    </w:p>
    <w:p>
      <w:pPr>
        <w:pStyle w:val="Normal"/>
        <w:widowControl w:val="false"/>
        <w:overflowPunct w:val="false"/>
        <w:bidi w:val="0"/>
        <w:snapToGrid w:val="false"/>
        <w:spacing w:lineRule="exact" w:line="590"/>
        <w:ind w:firstLineChars="0" w:firstLine="0" w:startChars="0" w:start="0" w:endChars="200"/>
        <w:jc w:val="both"/>
        <w:rPr>
          <w:del w:id="1705" w:author="user" w:date="2019-10-22T14:51:00Z"/>
          <w:rFonts w:ascii="Times New Roman" w:hAnsi="Times New Roman" w:cs="Times New Roman"/>
          <w:szCs w:val="32"/>
        </w:rPr>
      </w:pPr>
      <w:del w:id="1703" w:author="user" w:date="2019-10-22T14:51:00Z">
        <w:r>
          <w:rPr>
            <w:rFonts w:ascii="Times New Roman" w:hAnsi="Times New Roman" w:cs="Times New Roman" w:eastAsia="黑体"/>
            <w:szCs w:val="32"/>
          </w:rPr>
          <w:delText xml:space="preserve">第二十八条 </w:delText>
        </w:r>
      </w:del>
      <w:del w:id="1704" w:author="user" w:date="2019-10-22T14:51:00Z">
        <w:r>
          <w:rPr>
            <w:rFonts w:ascii="Times New Roman" w:hAnsi="Times New Roman" w:cs="Times New Roman"/>
            <w:szCs w:val="32"/>
          </w:rPr>
          <w:delText xml:space="preserve"> 工业园区或者企业集中区污水排放种类相似的，应当配套建设集中式污水处理设施和再生水回用管网。园区内的企业应当优先使用再生水。</w:delText>
        </w:r>
      </w:del>
    </w:p>
    <w:p>
      <w:pPr>
        <w:pStyle w:val="Normal"/>
        <w:widowControl w:val="false"/>
        <w:overflowPunct w:val="false"/>
        <w:bidi w:val="0"/>
        <w:snapToGrid w:val="false"/>
        <w:spacing w:lineRule="exact" w:line="590"/>
        <w:ind w:firstLineChars="0" w:firstLine="0" w:startChars="0" w:start="0" w:endChars="200"/>
        <w:jc w:val="both"/>
        <w:rPr>
          <w:del w:id="1708" w:author="user" w:date="2019-10-22T14:51:00Z"/>
          <w:rFonts w:ascii="Times New Roman" w:hAnsi="Times New Roman" w:cs="Times New Roman"/>
          <w:szCs w:val="32"/>
        </w:rPr>
      </w:pPr>
      <w:del w:id="1706" w:author="user" w:date="2019-10-22T14:51:00Z">
        <w:r>
          <w:rPr>
            <w:rFonts w:ascii="Times New Roman" w:hAnsi="Times New Roman" w:cs="Times New Roman" w:eastAsia="黑体"/>
            <w:szCs w:val="32"/>
          </w:rPr>
          <w:delText>第二十九条</w:delText>
        </w:r>
      </w:del>
      <w:del w:id="1707" w:author="user" w:date="2019-10-22T14:51:00Z">
        <w:r>
          <w:rPr>
            <w:rFonts w:ascii="Times New Roman" w:hAnsi="Times New Roman" w:cs="Times New Roman"/>
            <w:szCs w:val="32"/>
          </w:rPr>
          <w:delText xml:space="preserve">  火电、化工、造纸、冶金、纺织、建材、食品等高耗水行业，应当采取循环用水、串联用水、中水回用、一水多用等措施，提高水资源的重复利用率。</w:delText>
        </w:r>
      </w:del>
    </w:p>
    <w:p>
      <w:pPr>
        <w:pStyle w:val="Normal"/>
        <w:widowControl w:val="false"/>
        <w:overflowPunct w:val="false"/>
        <w:bidi w:val="0"/>
        <w:snapToGrid w:val="false"/>
        <w:spacing w:lineRule="exact" w:line="590"/>
        <w:ind w:firstLineChars="0" w:firstLine="0" w:startChars="0" w:start="0" w:endChars="200"/>
        <w:jc w:val="both"/>
        <w:rPr>
          <w:del w:id="1711" w:author="user" w:date="2019-10-22T14:51:00Z"/>
          <w:rFonts w:ascii="Times New Roman" w:hAnsi="Times New Roman" w:cs="Times New Roman"/>
          <w:szCs w:val="32"/>
        </w:rPr>
      </w:pPr>
      <w:del w:id="1709" w:author="user" w:date="2019-10-22T14:51:00Z">
        <w:r>
          <w:rPr>
            <w:rFonts w:ascii="Times New Roman" w:hAnsi="Times New Roman" w:cs="Times New Roman" w:eastAsia="黑体"/>
            <w:szCs w:val="32"/>
          </w:rPr>
          <w:delText xml:space="preserve">第三十条 </w:delText>
        </w:r>
      </w:del>
      <w:del w:id="1710" w:author="user" w:date="2019-10-22T14:51:00Z">
        <w:r>
          <w:rPr>
            <w:rFonts w:ascii="Times New Roman" w:hAnsi="Times New Roman" w:cs="Times New Roman"/>
            <w:szCs w:val="32"/>
          </w:rPr>
          <w:delText xml:space="preserve"> 绿化、景观、环卫等公共用水，应当优先使用再生水和雨水，减少公共供水使用量。</w:delText>
        </w:r>
      </w:del>
    </w:p>
    <w:p>
      <w:pPr>
        <w:pStyle w:val="Normal"/>
        <w:widowControl w:val="false"/>
        <w:overflowPunct w:val="false"/>
        <w:bidi w:val="0"/>
        <w:snapToGrid w:val="false"/>
        <w:spacing w:lineRule="exact" w:line="590"/>
        <w:ind w:firstLineChars="0" w:firstLine="0" w:startChars="0" w:start="0" w:endChars="200"/>
        <w:jc w:val="both"/>
        <w:rPr>
          <w:del w:id="1714" w:author="user" w:date="2019-10-22T14:51:00Z"/>
          <w:rFonts w:ascii="Times New Roman" w:hAnsi="Times New Roman" w:cs="Times New Roman"/>
          <w:szCs w:val="32"/>
        </w:rPr>
      </w:pPr>
      <w:del w:id="1712" w:author="user" w:date="2019-10-22T14:51:00Z">
        <w:r>
          <w:rPr>
            <w:rFonts w:ascii="Times New Roman" w:hAnsi="Times New Roman" w:cs="Times New Roman" w:eastAsia="黑体"/>
            <w:szCs w:val="32"/>
          </w:rPr>
          <w:delText>第三十一条</w:delText>
        </w:r>
      </w:del>
      <w:del w:id="1713" w:author="user" w:date="2019-10-22T14:51:00Z">
        <w:r>
          <w:rPr>
            <w:rFonts w:ascii="Times New Roman" w:hAnsi="Times New Roman" w:cs="Times New Roman"/>
            <w:szCs w:val="32"/>
          </w:rPr>
          <w:delText xml:space="preserve">  价格行政主管部门应当制定科学合理的再生水供水价格，鼓励再生水的利用，提高利用率。</w:delText>
        </w:r>
      </w:del>
    </w:p>
    <w:p>
      <w:pPr>
        <w:pStyle w:val="Normal"/>
        <w:widowControl w:val="false"/>
        <w:overflowPunct w:val="false"/>
        <w:bidi w:val="0"/>
        <w:snapToGrid w:val="false"/>
        <w:spacing w:lineRule="exact" w:line="590"/>
        <w:ind w:firstLineChars="0" w:firstLine="0" w:startChars="0" w:start="0" w:endChars="200"/>
        <w:jc w:val="both"/>
        <w:rPr>
          <w:del w:id="1717" w:author="user" w:date="2019-10-22T14:51:00Z"/>
          <w:rFonts w:ascii="Times New Roman" w:hAnsi="Times New Roman" w:cs="Times New Roman"/>
          <w:szCs w:val="32"/>
        </w:rPr>
      </w:pPr>
      <w:del w:id="1715" w:author="user" w:date="2019-10-22T14:51:00Z">
        <w:r>
          <w:rPr>
            <w:rFonts w:ascii="Times New Roman" w:hAnsi="Times New Roman" w:cs="Times New Roman" w:eastAsia="黑体"/>
            <w:szCs w:val="32"/>
          </w:rPr>
          <w:delText xml:space="preserve">第三十二条  </w:delText>
        </w:r>
      </w:del>
      <w:del w:id="1716" w:author="user" w:date="2019-10-22T14:51:00Z">
        <w:r>
          <w:rPr>
            <w:rFonts w:ascii="Times New Roman" w:hAnsi="Times New Roman" w:cs="Times New Roman"/>
            <w:szCs w:val="32"/>
          </w:rPr>
          <w:delText>水行政主管部门应当会同建设、价格等有关行政主管部门加强地源热泵系统的应用管理。具体管理办法由市人民政府制定。</w:delText>
        </w:r>
      </w:del>
    </w:p>
    <w:p>
      <w:pPr>
        <w:pStyle w:val="Normal"/>
        <w:widowControl w:val="false"/>
        <w:overflowPunct w:val="false"/>
        <w:bidi w:val="0"/>
        <w:snapToGrid w:val="false"/>
        <w:spacing w:lineRule="exact" w:line="590"/>
        <w:ind w:firstLineChars="0" w:firstLine="0" w:startChars="0" w:start="0" w:endChars="200"/>
        <w:jc w:val="both"/>
        <w:rPr>
          <w:del w:id="1719" w:author="user" w:date="2019-10-22T14:51:00Z"/>
          <w:rFonts w:ascii="Times New Roman" w:hAnsi="Times New Roman" w:eastAsia="黑体" w:cs="Times New Roman"/>
          <w:szCs w:val="32"/>
        </w:rPr>
      </w:pPr>
      <w:del w:id="1718"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21" w:author="user" w:date="2019-10-22T14:51:00Z"/>
          <w:rFonts w:ascii="Times New Roman" w:hAnsi="Times New Roman" w:eastAsia="黑体" w:cs="Times New Roman"/>
          <w:szCs w:val="32"/>
        </w:rPr>
      </w:pPr>
      <w:del w:id="1720" w:author="user" w:date="2019-10-22T14:51:00Z">
        <w:r>
          <w:rPr>
            <w:rFonts w:ascii="Times New Roman" w:hAnsi="Times New Roman" w:cs="Times New Roman" w:eastAsia="黑体"/>
            <w:szCs w:val="32"/>
          </w:rPr>
          <w:delText>第四章  监督管理</w:delText>
        </w:r>
      </w:del>
    </w:p>
    <w:p>
      <w:pPr>
        <w:pStyle w:val="Normal"/>
        <w:widowControl w:val="false"/>
        <w:overflowPunct w:val="false"/>
        <w:bidi w:val="0"/>
        <w:snapToGrid w:val="false"/>
        <w:spacing w:lineRule="exact" w:line="590"/>
        <w:ind w:firstLineChars="0" w:firstLine="0" w:startChars="0" w:start="0" w:endChars="200"/>
        <w:jc w:val="both"/>
        <w:rPr>
          <w:del w:id="1723" w:author="user" w:date="2019-10-22T14:51:00Z"/>
          <w:rFonts w:ascii="Times New Roman" w:hAnsi="Times New Roman" w:eastAsia="黑体" w:cs="Times New Roman"/>
          <w:szCs w:val="32"/>
        </w:rPr>
      </w:pPr>
      <w:del w:id="1722"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26" w:author="user" w:date="2019-10-22T14:51:00Z"/>
          <w:rFonts w:ascii="Times New Roman" w:hAnsi="Times New Roman" w:cs="Times New Roman"/>
          <w:szCs w:val="32"/>
        </w:rPr>
      </w:pPr>
      <w:del w:id="1724" w:author="user" w:date="2019-10-22T14:51:00Z">
        <w:r>
          <w:rPr>
            <w:rFonts w:ascii="Times New Roman" w:hAnsi="Times New Roman" w:cs="Times New Roman" w:eastAsia="黑体"/>
            <w:szCs w:val="32"/>
          </w:rPr>
          <w:delText>第三十三条</w:delText>
        </w:r>
      </w:del>
      <w:del w:id="1725" w:author="user" w:date="2019-10-22T14:51:00Z">
        <w:r>
          <w:rPr>
            <w:rFonts w:ascii="Times New Roman" w:hAnsi="Times New Roman" w:cs="Times New Roman"/>
            <w:szCs w:val="32"/>
          </w:rPr>
          <w:delText xml:space="preserve">  水行政主管部门应当根据国民经济和社会发展规划、水资源综合规划，组织编制水资源节约利用专项规划、水中长期供求计划，报本级人民政府批准后实施，并报上一级水行政主管部门备案。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1729" w:author="user" w:date="2019-10-22T14:51:00Z"/>
          <w:rFonts w:ascii="Times New Roman" w:hAnsi="Times New Roman" w:cs="Times New Roman"/>
          <w:szCs w:val="32"/>
        </w:rPr>
      </w:pPr>
      <w:del w:id="1727" w:author="user" w:date="2019-10-22T14:51:00Z">
        <w:r>
          <w:rPr>
            <w:rFonts w:ascii="Times New Roman" w:hAnsi="Times New Roman" w:cs="Times New Roman" w:eastAsia="黑体"/>
            <w:szCs w:val="32"/>
          </w:rPr>
          <w:delText>第三十四条</w:delText>
        </w:r>
      </w:del>
      <w:del w:id="1728" w:author="user" w:date="2019-10-22T14:51:00Z">
        <w:r>
          <w:rPr>
            <w:rFonts w:ascii="Times New Roman" w:hAnsi="Times New Roman" w:cs="Times New Roman"/>
            <w:szCs w:val="32"/>
          </w:rPr>
          <w:delText xml:space="preserve">  编制城市总体规划，应当编列水资源篇章，水行政主管部门参加规划评审或者组织专题审查；重大建设项目的布局，应当进行水资源论证。</w:delText>
        </w:r>
      </w:del>
    </w:p>
    <w:p>
      <w:pPr>
        <w:pStyle w:val="Normal"/>
        <w:widowControl w:val="false"/>
        <w:overflowPunct w:val="false"/>
        <w:bidi w:val="0"/>
        <w:snapToGrid w:val="false"/>
        <w:spacing w:lineRule="exact" w:line="590"/>
        <w:ind w:firstLineChars="0" w:firstLine="0" w:startChars="0" w:start="0" w:endChars="200"/>
        <w:jc w:val="both"/>
        <w:rPr>
          <w:del w:id="1731" w:author="user" w:date="2019-10-22T14:51:00Z"/>
          <w:rFonts w:ascii="Times New Roman" w:hAnsi="Times New Roman" w:cs="Times New Roman"/>
          <w:szCs w:val="32"/>
        </w:rPr>
      </w:pPr>
      <w:del w:id="1730" w:author="user" w:date="2019-10-22T14:51:00Z">
        <w:r>
          <w:rPr>
            <w:rFonts w:ascii="Times New Roman" w:hAnsi="Times New Roman" w:cs="Times New Roman"/>
            <w:szCs w:val="32"/>
          </w:rPr>
          <w:delText>前款规定的水资源论证工作由水行政主管部门会同发展和改革等行政主管部门组织实施。</w:delText>
        </w:r>
      </w:del>
    </w:p>
    <w:p>
      <w:pPr>
        <w:pStyle w:val="Normal"/>
        <w:widowControl w:val="false"/>
        <w:overflowPunct w:val="false"/>
        <w:bidi w:val="0"/>
        <w:snapToGrid w:val="false"/>
        <w:spacing w:lineRule="exact" w:line="590"/>
        <w:ind w:firstLineChars="0" w:firstLine="0" w:startChars="0" w:start="0" w:endChars="200"/>
        <w:jc w:val="both"/>
        <w:rPr>
          <w:del w:id="1734" w:author="user" w:date="2019-10-22T14:51:00Z"/>
          <w:rFonts w:ascii="Times New Roman" w:hAnsi="Times New Roman" w:cs="Times New Roman"/>
          <w:szCs w:val="32"/>
        </w:rPr>
      </w:pPr>
      <w:del w:id="1732" w:author="user" w:date="2019-10-22T14:51:00Z">
        <w:r>
          <w:rPr>
            <w:rFonts w:ascii="Times New Roman" w:hAnsi="Times New Roman" w:cs="Times New Roman" w:eastAsia="黑体"/>
            <w:szCs w:val="32"/>
          </w:rPr>
          <w:delText>第三十五条</w:delText>
        </w:r>
      </w:del>
      <w:del w:id="1733" w:author="user" w:date="2019-10-22T14:51:00Z">
        <w:r>
          <w:rPr>
            <w:rFonts w:ascii="Times New Roman" w:hAnsi="Times New Roman" w:cs="Times New Roman"/>
            <w:szCs w:val="32"/>
          </w:rPr>
          <w:delText xml:space="preserve">  水行政主管部门和相关单位应当建立水资源节约利用实时监控管理系统，加强重要控制断面和地下水水量、水位监测，及时统计水资源利用情况。</w:delText>
        </w:r>
      </w:del>
    </w:p>
    <w:p>
      <w:pPr>
        <w:pStyle w:val="Normal"/>
        <w:widowControl w:val="false"/>
        <w:overflowPunct w:val="false"/>
        <w:bidi w:val="0"/>
        <w:snapToGrid w:val="false"/>
        <w:spacing w:lineRule="exact" w:line="590"/>
        <w:ind w:firstLineChars="0" w:firstLine="0" w:startChars="0" w:start="0" w:endChars="200"/>
        <w:jc w:val="both"/>
        <w:rPr>
          <w:del w:id="1737" w:author="user" w:date="2019-10-22T14:51:00Z"/>
          <w:rFonts w:ascii="Times New Roman" w:hAnsi="Times New Roman" w:cs="Times New Roman"/>
          <w:szCs w:val="32"/>
        </w:rPr>
      </w:pPr>
      <w:del w:id="1735" w:author="user" w:date="2019-10-22T14:51:00Z">
        <w:r>
          <w:rPr>
            <w:rFonts w:ascii="Times New Roman" w:hAnsi="Times New Roman" w:cs="Times New Roman" w:eastAsia="黑体"/>
            <w:szCs w:val="32"/>
          </w:rPr>
          <w:delText>第三十六条</w:delText>
        </w:r>
      </w:del>
      <w:del w:id="1736" w:author="user" w:date="2019-10-22T14:51:00Z">
        <w:r>
          <w:rPr>
            <w:rFonts w:ascii="Times New Roman" w:hAnsi="Times New Roman" w:cs="Times New Roman"/>
            <w:szCs w:val="32"/>
          </w:rPr>
          <w:delText xml:space="preserve">  水行政主管部门应当定期对重点取用水户进行用水审计。</w:delText>
        </w:r>
      </w:del>
    </w:p>
    <w:p>
      <w:pPr>
        <w:pStyle w:val="Normal"/>
        <w:widowControl w:val="false"/>
        <w:overflowPunct w:val="false"/>
        <w:bidi w:val="0"/>
        <w:snapToGrid w:val="false"/>
        <w:spacing w:lineRule="exact" w:line="590"/>
        <w:ind w:firstLineChars="0" w:firstLine="0" w:startChars="0" w:start="0" w:endChars="200"/>
        <w:jc w:val="both"/>
        <w:rPr>
          <w:del w:id="1739" w:author="user" w:date="2019-10-22T14:51:00Z"/>
          <w:rFonts w:ascii="Times New Roman" w:hAnsi="Times New Roman" w:cs="Times New Roman"/>
          <w:szCs w:val="32"/>
        </w:rPr>
      </w:pPr>
      <w:del w:id="1738" w:author="user" w:date="2019-10-22T14:51:00Z">
        <w:r>
          <w:rPr>
            <w:rFonts w:ascii="Times New Roman" w:hAnsi="Times New Roman" w:cs="Times New Roman"/>
            <w:szCs w:val="32"/>
          </w:rPr>
          <w:delText>重点取用水户名录由水行政主管部门定期公布。</w:delText>
        </w:r>
      </w:del>
    </w:p>
    <w:p>
      <w:pPr>
        <w:pStyle w:val="Normal"/>
        <w:widowControl w:val="false"/>
        <w:overflowPunct w:val="false"/>
        <w:bidi w:val="0"/>
        <w:snapToGrid w:val="false"/>
        <w:spacing w:lineRule="exact" w:line="590"/>
        <w:ind w:firstLineChars="0" w:firstLine="0" w:startChars="0" w:start="0" w:endChars="200"/>
        <w:jc w:val="both"/>
        <w:rPr>
          <w:del w:id="1742" w:author="user" w:date="2019-10-22T14:51:00Z"/>
          <w:rFonts w:ascii="Times New Roman" w:hAnsi="Times New Roman" w:cs="Times New Roman"/>
          <w:szCs w:val="32"/>
        </w:rPr>
      </w:pPr>
      <w:del w:id="1740" w:author="user" w:date="2019-10-22T14:51:00Z">
        <w:r>
          <w:rPr>
            <w:rFonts w:ascii="Times New Roman" w:hAnsi="Times New Roman" w:cs="Times New Roman" w:eastAsia="黑体"/>
            <w:szCs w:val="32"/>
          </w:rPr>
          <w:delText xml:space="preserve">第三十七条 </w:delText>
        </w:r>
      </w:del>
      <w:del w:id="1741" w:author="user" w:date="2019-10-22T14:51:00Z">
        <w:r>
          <w:rPr>
            <w:rFonts w:ascii="Times New Roman" w:hAnsi="Times New Roman" w:cs="Times New Roman"/>
            <w:szCs w:val="32"/>
          </w:rPr>
          <w:delText xml:space="preserve"> 取用水户应当于每季度结束后的十日内向水行政主管部门报送上一季度的取用水报表，每年十二月三十一日前报送本年度的取用水情况和下一年度取用水计划申请。</w:delText>
        </w:r>
      </w:del>
    </w:p>
    <w:p>
      <w:pPr>
        <w:pStyle w:val="Normal"/>
        <w:widowControl w:val="false"/>
        <w:overflowPunct w:val="false"/>
        <w:bidi w:val="0"/>
        <w:snapToGrid w:val="false"/>
        <w:spacing w:lineRule="exact" w:line="590"/>
        <w:ind w:firstLineChars="0" w:firstLine="0" w:startChars="0" w:start="0" w:endChars="200"/>
        <w:jc w:val="both"/>
        <w:rPr>
          <w:del w:id="1745" w:author="user" w:date="2019-10-22T14:51:00Z"/>
          <w:rFonts w:ascii="Times New Roman" w:hAnsi="Times New Roman" w:cs="Times New Roman"/>
          <w:color w:val="000000"/>
          <w:szCs w:val="32"/>
        </w:rPr>
      </w:pPr>
      <w:del w:id="1743" w:author="user" w:date="2019-10-22T14:51:00Z">
        <w:r>
          <w:rPr>
            <w:rFonts w:ascii="Times New Roman" w:hAnsi="Times New Roman" w:cs="Times New Roman" w:eastAsia="黑体"/>
            <w:color w:val="000000"/>
            <w:szCs w:val="32"/>
          </w:rPr>
          <w:delText>第三十八条</w:delText>
        </w:r>
      </w:del>
      <w:del w:id="1744" w:author="user" w:date="2019-10-22T14:51:00Z">
        <w:r>
          <w:rPr>
            <w:rFonts w:ascii="Times New Roman" w:hAnsi="Times New Roman" w:cs="Times New Roman"/>
            <w:color w:val="000000"/>
            <w:szCs w:val="32"/>
          </w:rPr>
          <w:delText xml:space="preserve">  水资源节约利用考核应当纳入各级人民政府考核体系，具体考核办法由市水行政主管部门会同有关部门制定，报市人民政府批准后实施。</w:delText>
        </w:r>
      </w:del>
    </w:p>
    <w:p>
      <w:pPr>
        <w:pStyle w:val="Normal"/>
        <w:widowControl w:val="false"/>
        <w:overflowPunct w:val="false"/>
        <w:bidi w:val="0"/>
        <w:snapToGrid w:val="false"/>
        <w:spacing w:lineRule="exact" w:line="590"/>
        <w:ind w:firstLineChars="0" w:firstLine="0" w:startChars="0" w:start="0" w:endChars="200"/>
        <w:jc w:val="both"/>
        <w:rPr>
          <w:del w:id="1748" w:author="user" w:date="2019-10-22T14:51:00Z"/>
          <w:rFonts w:ascii="Times New Roman" w:hAnsi="Times New Roman" w:cs="Times New Roman"/>
          <w:szCs w:val="32"/>
        </w:rPr>
      </w:pPr>
      <w:del w:id="1746" w:author="user" w:date="2019-10-22T14:51:00Z">
        <w:r>
          <w:rPr>
            <w:rFonts w:ascii="Times New Roman" w:hAnsi="Times New Roman" w:cs="Times New Roman" w:eastAsia="黑体"/>
            <w:color w:val="000000"/>
            <w:szCs w:val="32"/>
          </w:rPr>
          <w:delText>第三十九条</w:delText>
        </w:r>
      </w:del>
      <w:del w:id="1747" w:author="user" w:date="2019-10-22T14:51:00Z">
        <w:r>
          <w:rPr>
            <w:rFonts w:ascii="Times New Roman" w:hAnsi="Times New Roman" w:cs="Times New Roman"/>
            <w:szCs w:val="32"/>
          </w:rPr>
          <w:delText xml:space="preserve">  水行政主管部门及其节约用水管理机构应当配备相应的专业技术人员和必要的装备，加强取用水情况的监督检查；定期组织水资源节约利用的业务培训，开展技术交流合作，提高管理与服务水平。</w:delText>
        </w:r>
      </w:del>
    </w:p>
    <w:p>
      <w:pPr>
        <w:pStyle w:val="Normal"/>
        <w:widowControl w:val="false"/>
        <w:overflowPunct w:val="false"/>
        <w:bidi w:val="0"/>
        <w:snapToGrid w:val="false"/>
        <w:spacing w:lineRule="exact" w:line="590"/>
        <w:ind w:firstLineChars="0" w:firstLine="0" w:startChars="0" w:start="0" w:endChars="200"/>
        <w:jc w:val="both"/>
        <w:rPr>
          <w:del w:id="1750" w:author="user" w:date="2019-10-22T14:51:00Z"/>
          <w:rFonts w:ascii="Times New Roman" w:hAnsi="Times New Roman" w:cs="Times New Roman"/>
          <w:szCs w:val="32"/>
        </w:rPr>
      </w:pPr>
      <w:del w:id="174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52" w:author="user" w:date="2019-10-22T14:51:00Z"/>
          <w:rFonts w:ascii="Times New Roman" w:hAnsi="Times New Roman" w:eastAsia="黑体" w:cs="Times New Roman"/>
          <w:szCs w:val="32"/>
        </w:rPr>
      </w:pPr>
      <w:del w:id="1751" w:author="user" w:date="2019-10-22T14:51:00Z">
        <w:r>
          <w:rPr>
            <w:rFonts w:ascii="Times New Roman" w:hAnsi="Times New Roman" w:cs="Times New Roman" w:eastAsia="黑体"/>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1754" w:author="user" w:date="2019-10-22T14:51:00Z"/>
          <w:rFonts w:ascii="Times New Roman" w:hAnsi="Times New Roman" w:eastAsia="黑体" w:cs="Times New Roman"/>
          <w:szCs w:val="32"/>
        </w:rPr>
      </w:pPr>
      <w:del w:id="1753"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57" w:author="user" w:date="2019-10-22T14:51:00Z"/>
          <w:rFonts w:ascii="Times New Roman" w:hAnsi="Times New Roman" w:cs="Times New Roman"/>
          <w:szCs w:val="32"/>
        </w:rPr>
      </w:pPr>
      <w:del w:id="1755" w:author="user" w:date="2019-10-22T14:51:00Z">
        <w:r>
          <w:rPr>
            <w:rFonts w:ascii="Times New Roman" w:hAnsi="Times New Roman" w:cs="Times New Roman" w:eastAsia="黑体"/>
            <w:color w:val="000000"/>
            <w:szCs w:val="32"/>
          </w:rPr>
          <w:delText xml:space="preserve">第四十条  </w:delText>
        </w:r>
      </w:del>
      <w:del w:id="1756" w:author="user" w:date="2019-10-22T14:51:00Z">
        <w:r>
          <w:rPr>
            <w:rFonts w:ascii="Times New Roman" w:hAnsi="Times New Roman" w:cs="Times New Roman"/>
            <w:szCs w:val="32"/>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1760" w:author="user" w:date="2019-10-22T14:51:00Z"/>
          <w:rFonts w:ascii="Times New Roman" w:hAnsi="Times New Roman" w:cs="Times New Roman"/>
          <w:szCs w:val="32"/>
        </w:rPr>
      </w:pPr>
      <w:del w:id="1758" w:author="user" w:date="2019-10-22T14:51:00Z">
        <w:r>
          <w:rPr>
            <w:rFonts w:ascii="Times New Roman" w:hAnsi="Times New Roman" w:cs="Times New Roman" w:eastAsia="黑体"/>
            <w:szCs w:val="32"/>
          </w:rPr>
          <w:delText>第四十一条</w:delText>
        </w:r>
      </w:del>
      <w:del w:id="1759" w:author="user" w:date="2019-10-22T14:51:00Z">
        <w:r>
          <w:rPr>
            <w:rFonts w:ascii="Times New Roman" w:hAnsi="Times New Roman" w:cs="Times New Roman"/>
            <w:szCs w:val="32"/>
          </w:rPr>
          <w:delText xml:space="preserve">  违反本条例第十一条第一款规定，擅自增加取用水量的，由水行政主管部门责令其停止违法行为，并处以五千元以上二万元以下罚款；情节严重的，吊销其取水许可证。</w:delText>
        </w:r>
      </w:del>
    </w:p>
    <w:p>
      <w:pPr>
        <w:pStyle w:val="Normal"/>
        <w:widowControl w:val="false"/>
        <w:overflowPunct w:val="false"/>
        <w:bidi w:val="0"/>
        <w:snapToGrid w:val="false"/>
        <w:spacing w:lineRule="exact" w:line="590"/>
        <w:ind w:firstLineChars="0" w:firstLine="0" w:startChars="0" w:start="0" w:endChars="200"/>
        <w:jc w:val="both"/>
        <w:rPr>
          <w:del w:id="1763" w:author="user" w:date="2019-10-22T14:51:00Z"/>
          <w:rFonts w:ascii="Times New Roman" w:hAnsi="Times New Roman" w:cs="Times New Roman"/>
          <w:szCs w:val="32"/>
        </w:rPr>
      </w:pPr>
      <w:del w:id="1761" w:author="user" w:date="2019-10-22T14:51:00Z">
        <w:r>
          <w:rPr>
            <w:rFonts w:ascii="Times New Roman" w:hAnsi="Times New Roman" w:cs="Times New Roman" w:eastAsia="黑体"/>
            <w:szCs w:val="32"/>
          </w:rPr>
          <w:delText>第四十二条</w:delText>
        </w:r>
      </w:del>
      <w:del w:id="1762" w:author="user" w:date="2019-10-22T14:51:00Z">
        <w:r>
          <w:rPr>
            <w:rFonts w:ascii="Times New Roman" w:hAnsi="Times New Roman" w:cs="Times New Roman"/>
            <w:szCs w:val="32"/>
          </w:rPr>
          <w:delText xml:space="preserve">  违反本条例第十四条第三款规定，建设项目的节水设施没有建成或者没有达到国家规定标准投入使用的，由水行政主管部门或者供水行政主管部门依据职权，责令停止使用，限期改正，并处以五万元以上十万元以下罚款。</w:delText>
        </w:r>
      </w:del>
    </w:p>
    <w:p>
      <w:pPr>
        <w:pStyle w:val="Normal"/>
        <w:widowControl w:val="false"/>
        <w:overflowPunct w:val="false"/>
        <w:bidi w:val="0"/>
        <w:snapToGrid w:val="false"/>
        <w:spacing w:lineRule="exact" w:line="590"/>
        <w:ind w:firstLineChars="0" w:firstLine="0" w:startChars="0" w:start="0" w:endChars="200"/>
        <w:jc w:val="both"/>
        <w:rPr>
          <w:del w:id="1766" w:author="user" w:date="2019-10-22T14:51:00Z"/>
          <w:rFonts w:ascii="Times New Roman" w:hAnsi="Times New Roman" w:cs="Times New Roman"/>
          <w:szCs w:val="32"/>
        </w:rPr>
      </w:pPr>
      <w:del w:id="1764" w:author="user" w:date="2019-10-22T14:51:00Z">
        <w:r>
          <w:rPr>
            <w:rFonts w:ascii="Times New Roman" w:hAnsi="Times New Roman" w:cs="Times New Roman" w:eastAsia="黑体"/>
            <w:szCs w:val="32"/>
          </w:rPr>
          <w:delText>第四十三条</w:delText>
        </w:r>
      </w:del>
      <w:del w:id="1765" w:author="user" w:date="2019-10-22T14:51:00Z">
        <w:r>
          <w:rPr>
            <w:rFonts w:ascii="Times New Roman" w:hAnsi="Times New Roman" w:cs="Times New Roman"/>
            <w:szCs w:val="32"/>
          </w:rPr>
          <w:delText xml:space="preserve">  违反本条例第十五条规定，未在规定期限内完成节约用水技术改造的，由水行政主管部门或者供水行政主管部门责令改正；逾期不改正的，处以二万元以上十万元以下罚款。</w:delText>
        </w:r>
      </w:del>
    </w:p>
    <w:p>
      <w:pPr>
        <w:pStyle w:val="Normal"/>
        <w:widowControl w:val="false"/>
        <w:overflowPunct w:val="false"/>
        <w:bidi w:val="0"/>
        <w:snapToGrid w:val="false"/>
        <w:spacing w:lineRule="exact" w:line="590"/>
        <w:ind w:firstLineChars="0" w:firstLine="0" w:startChars="0" w:start="0" w:endChars="200"/>
        <w:jc w:val="both"/>
        <w:rPr>
          <w:del w:id="1772" w:author="user" w:date="2019-10-22T14:51:00Z"/>
          <w:rFonts w:ascii="Times New Roman" w:hAnsi="Times New Roman" w:cs="Times New Roman"/>
          <w:szCs w:val="32"/>
        </w:rPr>
      </w:pPr>
      <w:del w:id="1767" w:author="user" w:date="2019-10-22T14:51:00Z">
        <w:r>
          <w:rPr>
            <w:rFonts w:ascii="Times New Roman" w:hAnsi="Times New Roman" w:cs="Times New Roman" w:eastAsia="黑体"/>
            <w:szCs w:val="32"/>
          </w:rPr>
          <w:delText>第四十</w:delText>
        </w:r>
      </w:del>
      <w:del w:id="1768" w:author="user" w:date="2019-10-22T14:51:00Z">
        <w:r>
          <w:rPr>
            <w:rFonts w:ascii="Times New Roman" w:hAnsi="Times New Roman" w:cs="Times New Roman" w:eastAsia="黑体"/>
            <w:color w:val="000000"/>
            <w:szCs w:val="32"/>
          </w:rPr>
          <w:delText>四条</w:delText>
        </w:r>
      </w:del>
      <w:del w:id="1769" w:author="user" w:date="2019-10-22T14:51:00Z">
        <w:r>
          <w:rPr>
            <w:rFonts w:ascii="Times New Roman" w:hAnsi="Times New Roman" w:cs="Times New Roman" w:eastAsia="黑体"/>
            <w:szCs w:val="32"/>
          </w:rPr>
          <w:delText xml:space="preserve"> </w:delText>
        </w:r>
      </w:del>
      <w:del w:id="1770" w:author="user" w:date="2019-10-22T14:51:00Z">
        <w:r>
          <w:rPr>
            <w:rFonts w:ascii="Times New Roman" w:hAnsi="Times New Roman" w:cs="Times New Roman"/>
            <w:szCs w:val="32"/>
          </w:rPr>
          <w:delText xml:space="preserve"> 违反本条例规定，有下列行为之一的，由同级</w:delText>
        </w:r>
      </w:del>
      <w:del w:id="1771" w:author="user" w:date="2019-10-22T14:51:00Z">
        <w:r>
          <w:rPr>
            <w:rFonts w:ascii="Times New Roman" w:hAnsi="Times New Roman" w:cs="Times New Roman"/>
            <w:spacing w:val="-6"/>
            <w:szCs w:val="32"/>
          </w:rPr>
          <w:delText>人民政府或者上级行政主管部门对直接负责的主管人员和其他直接责任人员，依法给予行政处分；构成犯罪的，依法追究刑事责任：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1774" w:author="user" w:date="2019-10-22T14:51:00Z"/>
          <w:rFonts w:ascii="Times New Roman" w:hAnsi="Times New Roman" w:cs="Times New Roman"/>
          <w:szCs w:val="32"/>
        </w:rPr>
      </w:pPr>
      <w:del w:id="1773" w:author="user" w:date="2019-10-22T14:51:00Z">
        <w:r>
          <w:rPr>
            <w:rFonts w:ascii="Times New Roman" w:hAnsi="Times New Roman" w:cs="Times New Roman"/>
            <w:szCs w:val="32"/>
          </w:rPr>
          <w:delText>（一）对不符合法定条件的单位或者个人核发取水许可证的；</w:delText>
        </w:r>
      </w:del>
    </w:p>
    <w:p>
      <w:pPr>
        <w:pStyle w:val="Normal"/>
        <w:widowControl w:val="false"/>
        <w:overflowPunct w:val="false"/>
        <w:bidi w:val="0"/>
        <w:snapToGrid w:val="false"/>
        <w:spacing w:lineRule="exact" w:line="590"/>
        <w:ind w:firstLineChars="0" w:firstLine="0" w:startChars="0" w:start="0" w:endChars="200"/>
        <w:jc w:val="both"/>
        <w:rPr>
          <w:del w:id="1776" w:author="user" w:date="2019-10-22T14:51:00Z"/>
          <w:rFonts w:ascii="Times New Roman" w:hAnsi="Times New Roman" w:cs="Times New Roman"/>
          <w:szCs w:val="32"/>
        </w:rPr>
      </w:pPr>
      <w:del w:id="1775" w:author="user" w:date="2019-10-22T14:51:00Z">
        <w:r>
          <w:rPr>
            <w:rFonts w:ascii="Times New Roman" w:hAnsi="Times New Roman" w:cs="Times New Roman"/>
            <w:szCs w:val="32"/>
          </w:rPr>
          <w:delText>（二）不按照水量分配方案分配水量的；</w:delText>
        </w:r>
      </w:del>
    </w:p>
    <w:p>
      <w:pPr>
        <w:pStyle w:val="Normal"/>
        <w:widowControl w:val="false"/>
        <w:overflowPunct w:val="false"/>
        <w:bidi w:val="0"/>
        <w:snapToGrid w:val="false"/>
        <w:spacing w:lineRule="exact" w:line="590"/>
        <w:ind w:firstLineChars="0" w:firstLine="0" w:startChars="0" w:start="0" w:endChars="200"/>
        <w:jc w:val="both"/>
        <w:rPr>
          <w:del w:id="1778" w:author="user" w:date="2019-10-22T14:51:00Z"/>
          <w:rFonts w:ascii="Times New Roman" w:hAnsi="Times New Roman" w:cs="Times New Roman"/>
          <w:szCs w:val="32"/>
        </w:rPr>
      </w:pPr>
      <w:del w:id="1777" w:author="user" w:date="2019-10-22T14:51:00Z">
        <w:r>
          <w:rPr>
            <w:rFonts w:ascii="Times New Roman" w:hAnsi="Times New Roman" w:cs="Times New Roman"/>
            <w:szCs w:val="32"/>
          </w:rPr>
          <w:delText>（三）不按照国家有关规定收取水资源费的；</w:delText>
        </w:r>
      </w:del>
    </w:p>
    <w:p>
      <w:pPr>
        <w:pStyle w:val="Normal"/>
        <w:widowControl w:val="false"/>
        <w:overflowPunct w:val="false"/>
        <w:bidi w:val="0"/>
        <w:snapToGrid w:val="false"/>
        <w:spacing w:lineRule="exact" w:line="590"/>
        <w:ind w:firstLineChars="0" w:firstLine="0" w:startChars="0" w:start="0" w:endChars="200"/>
        <w:jc w:val="both"/>
        <w:rPr>
          <w:del w:id="1780" w:author="user" w:date="2019-10-22T14:51:00Z"/>
          <w:rFonts w:ascii="Times New Roman" w:hAnsi="Times New Roman" w:cs="Times New Roman"/>
          <w:szCs w:val="32"/>
        </w:rPr>
      </w:pPr>
      <w:del w:id="1779" w:author="user" w:date="2019-10-22T14:51:00Z">
        <w:r>
          <w:rPr>
            <w:rFonts w:ascii="Times New Roman" w:hAnsi="Times New Roman" w:cs="Times New Roman"/>
            <w:szCs w:val="32"/>
          </w:rPr>
          <w:delText>（四）其他玩忽职守、滥用职权、徇私舞弊的行为。</w:delText>
        </w:r>
      </w:del>
    </w:p>
    <w:p>
      <w:pPr>
        <w:pStyle w:val="Normal"/>
        <w:widowControl w:val="false"/>
        <w:overflowPunct w:val="false"/>
        <w:bidi w:val="0"/>
        <w:snapToGrid w:val="false"/>
        <w:spacing w:lineRule="exact" w:line="590"/>
        <w:ind w:firstLineChars="0" w:firstLine="0" w:startChars="0" w:start="0" w:endChars="200"/>
        <w:jc w:val="both"/>
        <w:rPr>
          <w:del w:id="1782" w:author="user" w:date="2019-10-22T14:51:00Z"/>
          <w:rFonts w:ascii="Times New Roman" w:hAnsi="Times New Roman" w:cs="Times New Roman"/>
          <w:szCs w:val="32"/>
        </w:rPr>
      </w:pPr>
      <w:del w:id="178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84" w:author="user" w:date="2019-10-22T14:51:00Z"/>
          <w:rFonts w:ascii="Times New Roman" w:hAnsi="Times New Roman" w:eastAsia="黑体" w:cs="Times New Roman"/>
          <w:szCs w:val="32"/>
        </w:rPr>
      </w:pPr>
      <w:del w:id="1783" w:author="user" w:date="2019-10-22T14:51:00Z">
        <w:r>
          <w:rPr>
            <w:rFonts w:ascii="Times New Roman" w:hAnsi="Times New Roman" w:cs="Times New Roman" w:eastAsia="黑体"/>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1786" w:author="user" w:date="2019-10-22T14:51:00Z"/>
          <w:rFonts w:ascii="Times New Roman" w:hAnsi="Times New Roman" w:eastAsia="黑体" w:cs="Times New Roman"/>
          <w:szCs w:val="32"/>
        </w:rPr>
      </w:pPr>
      <w:del w:id="1785"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97" w:author="user" w:date="2019-10-22T14:51:00Z"/>
          <w:rFonts w:ascii="Times New Roman" w:hAnsi="Times New Roman" w:cs="Times New Roman"/>
          <w:szCs w:val="32"/>
        </w:rPr>
      </w:pPr>
      <w:del w:id="1787" w:author="user" w:date="2019-10-22T14:51:00Z">
        <w:r>
          <w:rPr>
            <w:rFonts w:ascii="Times New Roman" w:hAnsi="Times New Roman" w:cs="Times New Roman" w:eastAsia="黑体"/>
            <w:szCs w:val="32"/>
          </w:rPr>
          <w:delText>第四十</w:delText>
        </w:r>
      </w:del>
      <w:del w:id="1788" w:author="user" w:date="2019-10-22T14:51:00Z">
        <w:r>
          <w:rPr>
            <w:rFonts w:ascii="Times New Roman" w:hAnsi="Times New Roman" w:cs="Times New Roman" w:eastAsia="黑体"/>
            <w:color w:val="000000"/>
            <w:szCs w:val="32"/>
          </w:rPr>
          <w:delText>五</w:delText>
        </w:r>
      </w:del>
      <w:del w:id="1789" w:author="user" w:date="2019-10-22T14:51:00Z">
        <w:r>
          <w:rPr>
            <w:rFonts w:ascii="Times New Roman" w:hAnsi="Times New Roman" w:cs="Times New Roman" w:eastAsia="黑体"/>
            <w:szCs w:val="32"/>
          </w:rPr>
          <w:delText>条</w:delText>
        </w:r>
      </w:del>
      <w:del w:id="1790" w:author="user" w:date="2019-10-22T14:51:00Z">
        <w:r>
          <w:rPr>
            <w:rFonts w:ascii="Times New Roman" w:hAnsi="Times New Roman" w:cs="Times New Roman"/>
            <w:szCs w:val="32"/>
          </w:rPr>
          <w:delText xml:space="preserve">  本条例自</w:delText>
        </w:r>
      </w:del>
      <w:del w:id="1791" w:author="user" w:date="2019-10-22T14:51:00Z">
        <w:r>
          <w:rPr>
            <w:rFonts w:cs="Times New Roman" w:ascii="Times New Roman" w:hAnsi="Times New Roman"/>
            <w:szCs w:val="32"/>
          </w:rPr>
          <w:delText>2014</w:delText>
        </w:r>
      </w:del>
      <w:del w:id="1792" w:author="user" w:date="2019-10-22T14:51:00Z">
        <w:r>
          <w:rPr>
            <w:rFonts w:ascii="Times New Roman" w:hAnsi="Times New Roman" w:cs="Times New Roman"/>
            <w:szCs w:val="32"/>
          </w:rPr>
          <w:delText>年</w:delText>
        </w:r>
      </w:del>
      <w:del w:id="1793" w:author="user" w:date="2019-10-22T14:51:00Z">
        <w:r>
          <w:rPr>
            <w:rFonts w:cs="Times New Roman" w:ascii="Times New Roman" w:hAnsi="Times New Roman"/>
            <w:szCs w:val="32"/>
          </w:rPr>
          <w:delText>1</w:delText>
        </w:r>
      </w:del>
      <w:del w:id="1794" w:author="user" w:date="2019-10-22T14:51:00Z">
        <w:r>
          <w:rPr>
            <w:rFonts w:ascii="Times New Roman" w:hAnsi="Times New Roman" w:cs="Times New Roman"/>
            <w:szCs w:val="32"/>
          </w:rPr>
          <w:delText>月</w:delText>
        </w:r>
      </w:del>
      <w:del w:id="1795" w:author="user" w:date="2019-10-22T14:51:00Z">
        <w:r>
          <w:rPr>
            <w:rFonts w:cs="Times New Roman" w:ascii="Times New Roman" w:hAnsi="Times New Roman"/>
            <w:szCs w:val="32"/>
          </w:rPr>
          <w:delText>1</w:delText>
        </w:r>
      </w:del>
      <w:del w:id="1796" w:author="user" w:date="2019-10-22T14:51:00Z">
        <w:r>
          <w:rPr>
            <w:rFonts w:ascii="Times New Roman" w:hAnsi="Times New Roman" w:cs="Times New Roman"/>
            <w:szCs w:val="32"/>
          </w:rPr>
          <w:delText>日起施行。</w:delText>
        </w:r>
      </w:del>
      <w:r>
        <w:br w:type="page"/>
      </w:r>
    </w:p>
    <w:p>
      <w:pPr>
        <w:pStyle w:val="Normal"/>
        <w:widowControl w:val="false"/>
        <w:overflowPunct w:val="false"/>
        <w:bidi w:val="0"/>
        <w:snapToGrid w:val="false"/>
        <w:spacing w:lineRule="exact" w:line="590"/>
        <w:ind w:firstLineChars="0" w:firstLine="0" w:startChars="0" w:start="0" w:endChars="200"/>
        <w:jc w:val="both"/>
        <w:rPr>
          <w:del w:id="1799" w:author="user" w:date="2019-10-22T14:51:00Z"/>
          <w:rFonts w:ascii="Times New Roman" w:hAnsi="Times New Roman" w:cs="Times New Roman"/>
          <w:color w:val="000000"/>
          <w:szCs w:val="32"/>
        </w:rPr>
      </w:pPr>
      <w:del w:id="1798" w:author="user" w:date="2019-10-22T14:51:00Z">
        <w:r>
          <w:rPr>
            <w:rFonts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1801" w:author="user" w:date="2019-10-22T14:51:00Z"/>
          <w:rFonts w:ascii="Times New Roman" w:hAnsi="Times New Roman" w:eastAsia="黑体" w:cs="Times New Roman"/>
          <w:color w:val="000000"/>
          <w:sz w:val="28"/>
          <w:szCs w:val="28"/>
        </w:rPr>
      </w:pPr>
      <w:del w:id="1800" w:author="user" w:date="2019-10-22T14:51:00Z">
        <w:r>
          <w:rPr>
            <w:rFonts w:eastAsia="黑体" w:cs="Times New Roman" w:ascii="Times New Roman" w:hAnsi="Times New Roman"/>
            <w:color w:val="000000"/>
            <w:sz w:val="28"/>
            <w:szCs w:val="28"/>
          </w:rPr>
        </w:r>
      </w:del>
    </w:p>
    <w:p>
      <w:pPr>
        <w:pStyle w:val="Normal"/>
        <w:widowControl w:val="false"/>
        <w:overflowPunct w:val="false"/>
        <w:bidi w:val="0"/>
        <w:snapToGrid w:val="false"/>
        <w:spacing w:lineRule="exact" w:line="590"/>
        <w:ind w:firstLineChars="0" w:firstLine="0" w:startChars="0" w:start="0" w:endChars="200"/>
        <w:jc w:val="both"/>
        <w:rPr>
          <w:del w:id="1803" w:author="user" w:date="2019-10-22T14:51:00Z"/>
          <w:rFonts w:ascii="Times New Roman" w:hAnsi="Times New Roman" w:eastAsia="宋体" w:cs="Times New Roman"/>
          <w:sz w:val="44"/>
          <w:szCs w:val="44"/>
        </w:rPr>
      </w:pPr>
      <w:del w:id="1802" w:author="user" w:date="2019-10-22T14:51:00Z">
        <w:r>
          <w:rPr>
            <w:rFonts w:ascii="Times New Roman" w:hAnsi="Times New Roman" w:cs="Times New Roman" w:eastAsia="宋体"/>
            <w:sz w:val="44"/>
            <w:szCs w:val="44"/>
          </w:rPr>
          <w:delText>无锡市河道管理条例</w:delText>
        </w:r>
      </w:del>
    </w:p>
    <w:p>
      <w:pPr>
        <w:pStyle w:val="Normal"/>
        <w:widowControl w:val="false"/>
        <w:overflowPunct w:val="false"/>
        <w:bidi w:val="0"/>
        <w:snapToGrid w:val="false"/>
        <w:spacing w:lineRule="exact" w:line="590"/>
        <w:ind w:firstLineChars="0" w:firstLine="0" w:startChars="0" w:start="0" w:endChars="200"/>
        <w:jc w:val="both"/>
        <w:rPr>
          <w:del w:id="1805" w:author="user" w:date="2019-10-22T14:51:00Z"/>
          <w:rFonts w:ascii="Times New Roman" w:hAnsi="Times New Roman" w:eastAsia="楷体_GB2312" w:cs="Times New Roman"/>
          <w:sz w:val="44"/>
          <w:szCs w:val="32"/>
        </w:rPr>
      </w:pPr>
      <w:del w:id="1804" w:author="user" w:date="2019-10-22T14:51:00Z">
        <w:r>
          <w:rPr>
            <w:rFonts w:eastAsia="楷体_GB2312" w:cs="Times New Roman" w:ascii="Times New Roman" w:hAnsi="Times New Roman"/>
            <w:sz w:val="44"/>
            <w:szCs w:val="32"/>
          </w:rPr>
        </w:r>
      </w:del>
    </w:p>
    <w:p>
      <w:pPr>
        <w:pStyle w:val="Normal"/>
        <w:widowControl w:val="false"/>
        <w:overflowPunct w:val="false"/>
        <w:bidi w:val="0"/>
        <w:snapToGrid w:val="false"/>
        <w:spacing w:lineRule="exact" w:line="590"/>
        <w:ind w:firstLineChars="0" w:firstLine="0" w:startChars="0" w:start="0" w:endChars="200"/>
        <w:jc w:val="both"/>
        <w:rPr>
          <w:del w:id="1834" w:author="user" w:date="2019-10-22T14:51:00Z"/>
          <w:rFonts w:ascii="Times New Roman" w:hAnsi="Times New Roman" w:eastAsia="楷体_GB2312" w:cs="Times New Roman"/>
          <w:szCs w:val="32"/>
        </w:rPr>
      </w:pPr>
      <w:del w:id="1806" w:author="user" w:date="2019-10-22T14:51:00Z">
        <w:r>
          <w:rPr>
            <w:rFonts w:ascii="Times New Roman" w:hAnsi="Times New Roman" w:cs="Times New Roman" w:eastAsia="楷体_GB2312"/>
            <w:szCs w:val="32"/>
          </w:rPr>
          <w:delText>（</w:delText>
        </w:r>
      </w:del>
      <w:del w:id="1807" w:author="user" w:date="2019-10-22T14:51:00Z">
        <w:r>
          <w:rPr>
            <w:rFonts w:eastAsia="楷体_GB2312" w:cs="Times New Roman" w:ascii="Times New Roman" w:hAnsi="Times New Roman"/>
            <w:szCs w:val="32"/>
          </w:rPr>
          <w:delText>2009</w:delText>
        </w:r>
      </w:del>
      <w:del w:id="1808" w:author="user" w:date="2019-10-22T14:51:00Z">
        <w:r>
          <w:rPr>
            <w:rFonts w:ascii="Times New Roman" w:hAnsi="Times New Roman" w:cs="Times New Roman" w:eastAsia="楷体_GB2312"/>
            <w:szCs w:val="32"/>
          </w:rPr>
          <w:delText>年</w:delText>
        </w:r>
      </w:del>
      <w:del w:id="1809" w:author="user" w:date="2019-10-22T14:51:00Z">
        <w:r>
          <w:rPr>
            <w:rFonts w:eastAsia="楷体_GB2312" w:cs="Times New Roman" w:ascii="Times New Roman" w:hAnsi="Times New Roman"/>
            <w:szCs w:val="32"/>
          </w:rPr>
          <w:delText>6</w:delText>
        </w:r>
      </w:del>
      <w:del w:id="1810" w:author="user" w:date="2019-10-22T14:51:00Z">
        <w:r>
          <w:rPr>
            <w:rFonts w:ascii="Times New Roman" w:hAnsi="Times New Roman" w:cs="Times New Roman" w:eastAsia="楷体_GB2312"/>
            <w:szCs w:val="32"/>
          </w:rPr>
          <w:delText>月</w:delText>
        </w:r>
      </w:del>
      <w:del w:id="1811" w:author="user" w:date="2019-10-22T14:51:00Z">
        <w:r>
          <w:rPr>
            <w:rFonts w:eastAsia="楷体_GB2312" w:cs="Times New Roman" w:ascii="Times New Roman" w:hAnsi="Times New Roman"/>
            <w:szCs w:val="32"/>
          </w:rPr>
          <w:delText>25</w:delText>
        </w:r>
      </w:del>
      <w:del w:id="1812" w:author="user" w:date="2019-10-22T14:51:00Z">
        <w:r>
          <w:rPr>
            <w:rFonts w:ascii="Times New Roman" w:hAnsi="Times New Roman" w:cs="Times New Roman" w:eastAsia="楷体_GB2312"/>
            <w:szCs w:val="32"/>
          </w:rPr>
          <w:delText>日无锡市第十四届人民代表大会常务委员会第十二次会议</w:delText>
        </w:r>
      </w:del>
      <w:del w:id="1813" w:author="user" w:date="2019-10-22T14:51:00Z">
        <w:r>
          <w:rPr>
            <w:rFonts w:ascii="Times New Roman" w:hAnsi="Times New Roman" w:cs="Times New Roman" w:eastAsia="楷体_GB2312"/>
            <w:szCs w:val="32"/>
          </w:rPr>
          <w:delText>通过</w:delText>
        </w:r>
      </w:del>
      <w:del w:id="1814" w:author="user" w:date="2019-10-22T14:51:00Z">
        <w:r>
          <w:rPr>
            <w:rFonts w:ascii="Times New Roman" w:hAnsi="Times New Roman" w:cs="Times New Roman" w:eastAsia="楷体_GB2312"/>
            <w:szCs w:val="32"/>
          </w:rPr>
          <w:delText xml:space="preserve">  </w:delText>
        </w:r>
      </w:del>
      <w:del w:id="1815" w:author="user" w:date="2019-10-22T14:51:00Z">
        <w:r>
          <w:rPr>
            <w:rFonts w:eastAsia="楷体_GB2312" w:cs="Times New Roman" w:ascii="Times New Roman" w:hAnsi="Times New Roman"/>
            <w:szCs w:val="32"/>
          </w:rPr>
          <w:delText>2009</w:delText>
        </w:r>
      </w:del>
      <w:del w:id="1816" w:author="user" w:date="2019-10-22T14:51:00Z">
        <w:r>
          <w:rPr>
            <w:rFonts w:ascii="Times New Roman" w:hAnsi="Times New Roman" w:cs="Times New Roman" w:eastAsia="楷体_GB2312"/>
            <w:szCs w:val="32"/>
          </w:rPr>
          <w:delText>年</w:delText>
        </w:r>
      </w:del>
      <w:del w:id="1817" w:author="user" w:date="2019-10-22T14:51:00Z">
        <w:r>
          <w:rPr>
            <w:rFonts w:eastAsia="楷体_GB2312" w:cs="Times New Roman" w:ascii="Times New Roman" w:hAnsi="Times New Roman"/>
            <w:szCs w:val="32"/>
          </w:rPr>
          <w:delText>7</w:delText>
        </w:r>
      </w:del>
      <w:del w:id="1818" w:author="user" w:date="2019-10-22T14:51:00Z">
        <w:r>
          <w:rPr>
            <w:rFonts w:ascii="Times New Roman" w:hAnsi="Times New Roman" w:cs="Times New Roman" w:eastAsia="楷体_GB2312"/>
            <w:szCs w:val="32"/>
          </w:rPr>
          <w:delText>月</w:delText>
        </w:r>
      </w:del>
      <w:del w:id="1819" w:author="user" w:date="2019-10-22T14:51:00Z">
        <w:r>
          <w:rPr>
            <w:rFonts w:eastAsia="楷体_GB2312" w:cs="Times New Roman" w:ascii="Times New Roman" w:hAnsi="Times New Roman"/>
            <w:szCs w:val="32"/>
          </w:rPr>
          <w:delText>29</w:delText>
        </w:r>
      </w:del>
      <w:del w:id="1820" w:author="user" w:date="2019-10-22T14:51:00Z">
        <w:r>
          <w:rPr>
            <w:rFonts w:ascii="Times New Roman" w:hAnsi="Times New Roman" w:cs="Times New Roman" w:eastAsia="楷体_GB2312"/>
            <w:szCs w:val="32"/>
          </w:rPr>
          <w:delText>日江苏省第十一届人民代表大会常务委员会第十次会议批准  根据</w:delText>
        </w:r>
      </w:del>
      <w:del w:id="1821" w:author="user" w:date="2019-10-22T14:51:00Z">
        <w:r>
          <w:rPr>
            <w:rFonts w:eastAsia="楷体_GB2312" w:cs="Times New Roman" w:ascii="Times New Roman" w:hAnsi="Times New Roman"/>
            <w:szCs w:val="32"/>
          </w:rPr>
          <w:delText>2019</w:delText>
        </w:r>
      </w:del>
      <w:del w:id="1822" w:author="user" w:date="2019-10-22T14:51:00Z">
        <w:r>
          <w:rPr>
            <w:rFonts w:ascii="Times New Roman" w:hAnsi="Times New Roman" w:cs="Times New Roman" w:eastAsia="楷体_GB2312"/>
            <w:szCs w:val="32"/>
          </w:rPr>
          <w:delText>年</w:delText>
        </w:r>
      </w:del>
      <w:del w:id="1823" w:author="user" w:date="2019-10-22T14:51:00Z">
        <w:r>
          <w:rPr>
            <w:rFonts w:eastAsia="楷体_GB2312" w:cs="Times New Roman" w:ascii="Times New Roman" w:hAnsi="Times New Roman"/>
            <w:szCs w:val="32"/>
          </w:rPr>
          <w:delText>8</w:delText>
        </w:r>
      </w:del>
      <w:del w:id="1824" w:author="user" w:date="2019-10-22T14:51:00Z">
        <w:r>
          <w:rPr>
            <w:rFonts w:ascii="Times New Roman" w:hAnsi="Times New Roman" w:cs="Times New Roman" w:eastAsia="楷体_GB2312"/>
            <w:szCs w:val="32"/>
          </w:rPr>
          <w:delText>月</w:delText>
        </w:r>
      </w:del>
      <w:del w:id="1825" w:author="user" w:date="2019-10-22T14:51:00Z">
        <w:r>
          <w:rPr>
            <w:rFonts w:eastAsia="楷体_GB2312" w:cs="Times New Roman" w:ascii="Times New Roman" w:hAnsi="Times New Roman"/>
            <w:szCs w:val="32"/>
          </w:rPr>
          <w:delText>29</w:delText>
        </w:r>
      </w:del>
      <w:del w:id="1826" w:author="user" w:date="2019-10-22T14:51:00Z">
        <w:r>
          <w:rPr>
            <w:rFonts w:ascii="Times New Roman" w:hAnsi="Times New Roman" w:cs="Times New Roman" w:eastAsia="楷体_GB2312"/>
            <w:szCs w:val="32"/>
          </w:rPr>
          <w:delText>日无锡市第十六届人民代表大会常务委员会第二十一次会议通过，</w:delText>
        </w:r>
      </w:del>
      <w:del w:id="1827" w:author="user" w:date="2019-10-22T14:51:00Z">
        <w:r>
          <w:rPr>
            <w:rFonts w:eastAsia="楷体_GB2312" w:cs="Times New Roman" w:ascii="Times New Roman" w:hAnsi="Times New Roman"/>
            <w:color w:val="000000"/>
          </w:rPr>
          <w:delText>2019</w:delText>
        </w:r>
      </w:del>
      <w:del w:id="1828" w:author="user" w:date="2019-10-22T14:51:00Z">
        <w:r>
          <w:rPr>
            <w:rFonts w:ascii="Times New Roman" w:hAnsi="Times New Roman" w:cs="Times New Roman" w:eastAsia="楷体_GB2312"/>
            <w:color w:val="000000"/>
          </w:rPr>
          <w:delText>年</w:delText>
        </w:r>
      </w:del>
      <w:del w:id="1829" w:author="user" w:date="2019-10-22T14:51:00Z">
        <w:r>
          <w:rPr>
            <w:rFonts w:eastAsia="楷体_GB2312" w:cs="Times New Roman" w:ascii="Times New Roman" w:hAnsi="Times New Roman"/>
            <w:color w:val="000000"/>
          </w:rPr>
          <w:delText>9</w:delText>
        </w:r>
      </w:del>
      <w:del w:id="1830" w:author="user" w:date="2019-10-22T14:51:00Z">
        <w:r>
          <w:rPr>
            <w:rFonts w:ascii="Times New Roman" w:hAnsi="Times New Roman" w:cs="Times New Roman" w:eastAsia="楷体_GB2312"/>
            <w:color w:val="000000"/>
          </w:rPr>
          <w:delText>月</w:delText>
        </w:r>
      </w:del>
      <w:del w:id="1831" w:author="user" w:date="2019-10-22T14:51:00Z">
        <w:r>
          <w:rPr>
            <w:rFonts w:eastAsia="楷体_GB2312" w:cs="Times New Roman" w:ascii="Times New Roman" w:hAnsi="Times New Roman"/>
            <w:color w:val="000000"/>
          </w:rPr>
          <w:delText>27</w:delText>
        </w:r>
      </w:del>
      <w:del w:id="1832" w:author="user" w:date="2019-10-22T14:51:00Z">
        <w:r>
          <w:rPr>
            <w:rFonts w:ascii="Times New Roman" w:hAnsi="Times New Roman" w:cs="Times New Roman" w:eastAsia="楷体_GB2312"/>
            <w:color w:val="000000"/>
          </w:rPr>
          <w:delText>日江苏省第十三届人民代表大会常务委员会第十一次会议批准</w:delText>
        </w:r>
      </w:del>
      <w:del w:id="1833" w:author="user" w:date="2019-10-22T14:51:00Z">
        <w:r>
          <w:rPr>
            <w:rFonts w:ascii="Times New Roman" w:hAnsi="Times New Roman" w:cs="Times New Roman" w:eastAsia="楷体_GB2312"/>
            <w:szCs w:val="32"/>
          </w:rPr>
          <w:delText>的《关于修改〈无锡市禁止燃放烟花爆竹条例〉等五件地方性法规的决定》修正）</w:delText>
        </w:r>
      </w:del>
    </w:p>
    <w:p>
      <w:pPr>
        <w:pStyle w:val="Normal"/>
        <w:widowControl w:val="false"/>
        <w:overflowPunct w:val="false"/>
        <w:bidi w:val="0"/>
        <w:snapToGrid w:val="false"/>
        <w:spacing w:lineRule="exact" w:line="590"/>
        <w:ind w:firstLineChars="0" w:firstLine="0" w:startChars="0" w:start="0" w:endChars="200"/>
        <w:jc w:val="both"/>
        <w:rPr>
          <w:del w:id="1836" w:author="user" w:date="2019-10-22T14:51:00Z"/>
          <w:rFonts w:ascii="Times New Roman" w:hAnsi="Times New Roman" w:eastAsia="楷体_GB2312" w:cs="Times New Roman"/>
          <w:szCs w:val="32"/>
        </w:rPr>
      </w:pPr>
      <w:del w:id="1835"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38" w:author="user" w:date="2019-10-22T14:51:00Z"/>
          <w:rFonts w:ascii="Times New Roman" w:hAnsi="Times New Roman" w:eastAsia="楷体_GB2312" w:cs="Times New Roman"/>
          <w:color w:val="000000"/>
          <w:szCs w:val="32"/>
        </w:rPr>
      </w:pPr>
      <w:del w:id="1837" w:author="user" w:date="2019-10-22T14:51:00Z">
        <w:r>
          <w:rPr>
            <w:rFonts w:ascii="Times New Roman" w:hAnsi="Times New Roman" w:cs="Times New Roman" w:eastAsia="楷体_GB2312"/>
            <w:color w:val="000000"/>
            <w:szCs w:val="32"/>
          </w:rPr>
          <w:delText>目　录</w:delText>
        </w:r>
      </w:del>
    </w:p>
    <w:p>
      <w:pPr>
        <w:pStyle w:val="Normal"/>
        <w:widowControl w:val="false"/>
        <w:overflowPunct w:val="false"/>
        <w:bidi w:val="0"/>
        <w:snapToGrid w:val="false"/>
        <w:spacing w:lineRule="exact" w:line="590"/>
        <w:ind w:firstLineChars="0" w:firstLine="0" w:startChars="0" w:start="0" w:endChars="200"/>
        <w:jc w:val="both"/>
        <w:rPr>
          <w:del w:id="1840" w:author="user" w:date="2019-10-22T14:51:00Z"/>
          <w:rFonts w:ascii="Times New Roman" w:hAnsi="Times New Roman" w:eastAsia="楷体_GB2312" w:cs="Times New Roman"/>
          <w:szCs w:val="32"/>
        </w:rPr>
      </w:pPr>
      <w:del w:id="1839" w:author="user" w:date="2019-10-22T14:51: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1842" w:author="user" w:date="2019-10-22T14:51:00Z"/>
          <w:rFonts w:ascii="Times New Roman" w:hAnsi="Times New Roman" w:eastAsia="楷体_GB2312" w:cs="Times New Roman"/>
          <w:szCs w:val="32"/>
        </w:rPr>
      </w:pPr>
      <w:del w:id="1841" w:author="user" w:date="2019-10-22T14:51:00Z">
        <w:r>
          <w:rPr>
            <w:rFonts w:ascii="Times New Roman" w:hAnsi="Times New Roman" w:cs="Times New Roman" w:eastAsia="楷体_GB2312"/>
            <w:szCs w:val="32"/>
          </w:rPr>
          <w:delText>第二章  河道规划与整治</w:delText>
        </w:r>
      </w:del>
    </w:p>
    <w:p>
      <w:pPr>
        <w:pStyle w:val="Normal"/>
        <w:widowControl w:val="false"/>
        <w:overflowPunct w:val="false"/>
        <w:bidi w:val="0"/>
        <w:snapToGrid w:val="false"/>
        <w:spacing w:lineRule="exact" w:line="590"/>
        <w:ind w:firstLineChars="0" w:firstLine="0" w:startChars="0" w:start="0" w:endChars="200"/>
        <w:jc w:val="both"/>
        <w:rPr>
          <w:del w:id="1844" w:author="user" w:date="2019-10-22T14:51:00Z"/>
          <w:rFonts w:ascii="Times New Roman" w:hAnsi="Times New Roman" w:eastAsia="黑体" w:cs="Times New Roman"/>
          <w:color w:val="FF0000"/>
          <w:szCs w:val="32"/>
        </w:rPr>
      </w:pPr>
      <w:del w:id="1843" w:author="user" w:date="2019-10-22T14:51:00Z">
        <w:r>
          <w:rPr>
            <w:rFonts w:ascii="Times New Roman" w:hAnsi="Times New Roman" w:cs="Times New Roman" w:eastAsia="楷体_GB2312"/>
            <w:szCs w:val="32"/>
          </w:rPr>
          <w:delText>第三章  河道保护与管理</w:delText>
        </w:r>
      </w:del>
    </w:p>
    <w:p>
      <w:pPr>
        <w:pStyle w:val="Normal"/>
        <w:widowControl w:val="false"/>
        <w:overflowPunct w:val="false"/>
        <w:bidi w:val="0"/>
        <w:snapToGrid w:val="false"/>
        <w:spacing w:lineRule="exact" w:line="590"/>
        <w:ind w:firstLineChars="0" w:firstLine="0" w:startChars="0" w:start="0" w:endChars="200"/>
        <w:jc w:val="both"/>
        <w:rPr>
          <w:del w:id="1846" w:author="user" w:date="2019-10-22T14:51:00Z"/>
          <w:rFonts w:ascii="Times New Roman" w:hAnsi="Times New Roman" w:eastAsia="楷体_GB2312" w:cs="Times New Roman"/>
          <w:szCs w:val="32"/>
        </w:rPr>
      </w:pPr>
      <w:del w:id="1845" w:author="user" w:date="2019-10-22T14:51:00Z">
        <w:r>
          <w:rPr>
            <w:rFonts w:ascii="Times New Roman" w:hAnsi="Times New Roman" w:cs="Times New Roman" w:eastAsia="楷体_GB2312"/>
            <w:szCs w:val="32"/>
          </w:rPr>
          <w:delText>第四章  河道利用</w:delText>
        </w:r>
      </w:del>
    </w:p>
    <w:p>
      <w:pPr>
        <w:pStyle w:val="Normal"/>
        <w:widowControl w:val="false"/>
        <w:overflowPunct w:val="false"/>
        <w:bidi w:val="0"/>
        <w:snapToGrid w:val="false"/>
        <w:spacing w:lineRule="exact" w:line="590"/>
        <w:ind w:firstLineChars="0" w:firstLine="0" w:startChars="0" w:start="0" w:endChars="200"/>
        <w:jc w:val="both"/>
        <w:rPr>
          <w:del w:id="1848" w:author="user" w:date="2019-10-22T14:51:00Z"/>
          <w:rFonts w:ascii="Times New Roman" w:hAnsi="Times New Roman" w:eastAsia="楷体_GB2312" w:cs="Times New Roman"/>
          <w:szCs w:val="32"/>
        </w:rPr>
      </w:pPr>
      <w:del w:id="1847" w:author="user" w:date="2019-10-22T14:51: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1850" w:author="user" w:date="2019-10-22T14:51:00Z"/>
          <w:rFonts w:ascii="Times New Roman" w:hAnsi="Times New Roman" w:eastAsia="楷体_GB2312" w:cs="Times New Roman"/>
          <w:szCs w:val="32"/>
        </w:rPr>
      </w:pPr>
      <w:del w:id="1849" w:author="user" w:date="2019-10-22T14:51: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1852" w:author="user" w:date="2019-10-22T14:51:00Z"/>
          <w:rFonts w:ascii="Times New Roman" w:hAnsi="Times New Roman" w:eastAsia="楷体_GB2312" w:cs="Times New Roman"/>
          <w:szCs w:val="32"/>
        </w:rPr>
      </w:pPr>
      <w:del w:id="1851"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54" w:author="user" w:date="2019-10-22T14:51:00Z"/>
          <w:rFonts w:ascii="Times New Roman" w:hAnsi="Times New Roman" w:eastAsia="黑体" w:cs="Times New Roman"/>
          <w:szCs w:val="32"/>
        </w:rPr>
      </w:pPr>
      <w:del w:id="1853"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56" w:author="user" w:date="2019-10-22T14:51:00Z"/>
          <w:rFonts w:ascii="Times New Roman" w:hAnsi="Times New Roman" w:eastAsia="黑体" w:cs="Times New Roman"/>
          <w:szCs w:val="32"/>
        </w:rPr>
      </w:pPr>
      <w:del w:id="1855" w:author="user" w:date="2019-10-22T14:51: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1858" w:author="user" w:date="2019-10-22T14:51:00Z"/>
          <w:rFonts w:ascii="Times New Roman" w:hAnsi="Times New Roman" w:eastAsia="黑体" w:cs="Times New Roman"/>
          <w:szCs w:val="32"/>
        </w:rPr>
      </w:pPr>
      <w:del w:id="1857"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61" w:author="user" w:date="2019-10-22T14:51:00Z"/>
          <w:rFonts w:ascii="Times New Roman" w:hAnsi="Times New Roman" w:cs="Times New Roman"/>
          <w:szCs w:val="32"/>
        </w:rPr>
      </w:pPr>
      <w:del w:id="1859" w:author="user" w:date="2019-10-22T14:51:00Z">
        <w:r>
          <w:rPr>
            <w:rFonts w:ascii="Times New Roman" w:hAnsi="Times New Roman" w:cs="Times New Roman" w:eastAsia="黑体"/>
            <w:szCs w:val="32"/>
          </w:rPr>
          <w:delText>第一条</w:delText>
        </w:r>
      </w:del>
      <w:del w:id="1860" w:author="user" w:date="2019-10-22T14:51:00Z">
        <w:r>
          <w:rPr>
            <w:rFonts w:ascii="Times New Roman" w:hAnsi="Times New Roman" w:cs="Times New Roman"/>
            <w:szCs w:val="32"/>
          </w:rPr>
          <w:delText xml:space="preserve">  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1866" w:author="user" w:date="2019-10-22T14:51:00Z"/>
          <w:rFonts w:ascii="Times New Roman" w:hAnsi="Times New Roman" w:cs="Times New Roman"/>
          <w:szCs w:val="32"/>
        </w:rPr>
      </w:pPr>
      <w:del w:id="1862" w:author="user" w:date="2019-10-22T14:51:00Z">
        <w:r>
          <w:rPr>
            <w:rFonts w:ascii="Times New Roman" w:hAnsi="Times New Roman" w:cs="Times New Roman" w:eastAsia="黑体"/>
            <w:szCs w:val="32"/>
          </w:rPr>
          <w:delText>第二条</w:delText>
        </w:r>
      </w:del>
      <w:del w:id="1863" w:author="user" w:date="2019-10-22T14:51:00Z">
        <w:r>
          <w:rPr>
            <w:rFonts w:ascii="Times New Roman" w:hAnsi="Times New Roman" w:cs="Times New Roman"/>
            <w:szCs w:val="32"/>
          </w:rPr>
          <w:delText xml:space="preserve">  本条例适用于本市行政区域内的河道（包括湖泊、荡、</w:delText>
        </w:r>
      </w:del>
      <w:del w:id="1864" w:author="user" w:date="2019-10-22T14:51:00Z">
        <w:r>
          <w:rPr>
            <w:rFonts w:ascii="Times New Roman" w:hAnsi="Times New Roman" w:cs="Times New Roman" w:eastAsia="方正仿宋_GBK;微软雅黑"/>
            <w:szCs w:val="32"/>
          </w:rPr>
          <w:delText>氿</w:delText>
        </w:r>
      </w:del>
      <w:del w:id="1865" w:author="user" w:date="2019-10-22T14:51:00Z">
        <w:r>
          <w:rPr>
            <w:rFonts w:ascii="Times New Roman" w:hAnsi="Times New Roman" w:cs="Times New Roman"/>
            <w:szCs w:val="32"/>
          </w:rPr>
          <w:delText>、人工水道、水库）及其配套工程。</w:delText>
        </w:r>
      </w:del>
    </w:p>
    <w:p>
      <w:pPr>
        <w:pStyle w:val="Normal"/>
        <w:widowControl w:val="false"/>
        <w:overflowPunct w:val="false"/>
        <w:bidi w:val="0"/>
        <w:snapToGrid w:val="false"/>
        <w:spacing w:lineRule="exact" w:line="590"/>
        <w:ind w:firstLineChars="0" w:firstLine="0" w:startChars="0" w:start="0" w:endChars="200"/>
        <w:jc w:val="both"/>
        <w:rPr>
          <w:del w:id="1868" w:author="user" w:date="2019-10-22T14:51:00Z"/>
          <w:rFonts w:ascii="Times New Roman" w:hAnsi="Times New Roman" w:cs="Times New Roman"/>
          <w:szCs w:val="32"/>
        </w:rPr>
      </w:pPr>
      <w:del w:id="1867" w:author="user" w:date="2019-10-22T14:51:00Z">
        <w:r>
          <w:rPr>
            <w:rFonts w:ascii="Times New Roman" w:hAnsi="Times New Roman" w:cs="Times New Roman"/>
            <w:szCs w:val="32"/>
          </w:rPr>
          <w:delText>长江、太湖等流域性河道的管理，法律、法规另有规定的，从其规定。</w:delText>
        </w:r>
      </w:del>
    </w:p>
    <w:p>
      <w:pPr>
        <w:pStyle w:val="Normal"/>
        <w:widowControl w:val="false"/>
        <w:overflowPunct w:val="false"/>
        <w:bidi w:val="0"/>
        <w:snapToGrid w:val="false"/>
        <w:spacing w:lineRule="exact" w:line="590"/>
        <w:ind w:firstLineChars="0" w:firstLine="0" w:startChars="0" w:start="0" w:endChars="200"/>
        <w:jc w:val="both"/>
        <w:rPr>
          <w:del w:id="1870" w:author="user" w:date="2019-10-22T14:51:00Z"/>
          <w:rFonts w:ascii="Times New Roman" w:hAnsi="Times New Roman" w:cs="Times New Roman"/>
          <w:szCs w:val="32"/>
        </w:rPr>
      </w:pPr>
      <w:del w:id="1869" w:author="user" w:date="2019-10-22T14:51:00Z">
        <w:r>
          <w:rPr>
            <w:rFonts w:ascii="Times New Roman" w:hAnsi="Times New Roman" w:cs="Times New Roman"/>
            <w:szCs w:val="32"/>
          </w:rPr>
          <w:delText>河道内的航道，同时适用航道管理的相关法律、法规。</w:delText>
        </w:r>
      </w:del>
    </w:p>
    <w:p>
      <w:pPr>
        <w:pStyle w:val="Normal"/>
        <w:widowControl w:val="false"/>
        <w:overflowPunct w:val="false"/>
        <w:bidi w:val="0"/>
        <w:snapToGrid w:val="false"/>
        <w:spacing w:lineRule="exact" w:line="590"/>
        <w:ind w:firstLineChars="0" w:firstLine="0" w:startChars="0" w:start="0" w:endChars="200"/>
        <w:jc w:val="both"/>
        <w:rPr>
          <w:del w:id="1873" w:author="user" w:date="2019-10-22T14:51:00Z"/>
          <w:rFonts w:ascii="Times New Roman" w:hAnsi="Times New Roman" w:cs="Times New Roman"/>
          <w:szCs w:val="32"/>
        </w:rPr>
      </w:pPr>
      <w:del w:id="1871" w:author="user" w:date="2019-10-22T14:51:00Z">
        <w:r>
          <w:rPr>
            <w:rFonts w:ascii="Times New Roman" w:hAnsi="Times New Roman" w:cs="Times New Roman" w:eastAsia="黑体"/>
            <w:szCs w:val="32"/>
          </w:rPr>
          <w:delText>第三条</w:delText>
        </w:r>
      </w:del>
      <w:del w:id="1872" w:author="user" w:date="2019-10-22T14:51:00Z">
        <w:r>
          <w:rPr>
            <w:rFonts w:ascii="Times New Roman" w:hAnsi="Times New Roman" w:cs="Times New Roman"/>
            <w:szCs w:val="32"/>
          </w:rPr>
          <w:delText xml:space="preserve">  河道管理坚持统一规划、综合整治、积极保护、合理利用的原则，充分发挥河道防洪抗旱、航运、旅游、生态和景观的功能。</w:delText>
        </w:r>
      </w:del>
    </w:p>
    <w:p>
      <w:pPr>
        <w:pStyle w:val="Normal"/>
        <w:widowControl w:val="false"/>
        <w:overflowPunct w:val="false"/>
        <w:bidi w:val="0"/>
        <w:snapToGrid w:val="false"/>
        <w:spacing w:lineRule="exact" w:line="590"/>
        <w:ind w:firstLineChars="0" w:firstLine="0" w:startChars="0" w:start="0" w:endChars="200"/>
        <w:jc w:val="both"/>
        <w:rPr>
          <w:del w:id="1876" w:author="user" w:date="2019-10-22T14:51:00Z"/>
          <w:rFonts w:ascii="Times New Roman" w:hAnsi="Times New Roman" w:cs="Times New Roman"/>
          <w:szCs w:val="32"/>
        </w:rPr>
      </w:pPr>
      <w:del w:id="1874" w:author="user" w:date="2019-10-22T14:51:00Z">
        <w:r>
          <w:rPr>
            <w:rFonts w:ascii="Times New Roman" w:hAnsi="Times New Roman" w:cs="Times New Roman" w:eastAsia="黑体"/>
            <w:szCs w:val="32"/>
          </w:rPr>
          <w:delText>第四条</w:delText>
        </w:r>
      </w:del>
      <w:del w:id="1875" w:author="user" w:date="2019-10-22T14:51:00Z">
        <w:r>
          <w:rPr>
            <w:rFonts w:ascii="Times New Roman" w:hAnsi="Times New Roman" w:cs="Times New Roman"/>
            <w:szCs w:val="32"/>
          </w:rPr>
          <w:delText xml:space="preserve">  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ind w:firstLineChars="0" w:firstLine="0" w:startChars="0" w:start="0" w:endChars="200"/>
        <w:jc w:val="both"/>
        <w:rPr>
          <w:del w:id="1878" w:author="user" w:date="2019-10-22T14:51:00Z"/>
          <w:rFonts w:ascii="Times New Roman" w:hAnsi="Times New Roman" w:cs="Times New Roman"/>
          <w:szCs w:val="32"/>
        </w:rPr>
      </w:pPr>
      <w:del w:id="1877" w:author="user" w:date="2019-10-22T14:51:00Z">
        <w:r>
          <w:rPr>
            <w:rFonts w:ascii="Times New Roman" w:hAnsi="Times New Roman" w:cs="Times New Roman"/>
            <w:szCs w:val="32"/>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ind w:firstLineChars="0" w:firstLine="0" w:startChars="0" w:start="0" w:endChars="200"/>
        <w:jc w:val="both"/>
        <w:rPr>
          <w:del w:id="1880" w:author="user" w:date="2019-10-22T14:51:00Z"/>
          <w:rFonts w:ascii="Times New Roman" w:hAnsi="Times New Roman" w:eastAsia="黑体" w:cs="Times New Roman"/>
          <w:szCs w:val="32"/>
        </w:rPr>
      </w:pPr>
      <w:del w:id="1879" w:author="user" w:date="2019-10-22T14:51:00Z">
        <w:r>
          <w:rPr>
            <w:rFonts w:ascii="Times New Roman" w:hAnsi="Times New Roman" w:cs="Times New Roman"/>
            <w:szCs w:val="32"/>
          </w:rPr>
          <w:delText>村民委员会、居民委员会组织村（居）民制定村规民约或者居民公约，引导村民、居民自觉维护河道整洁，协助做好河道的清淤疏浚和保洁等工作。</w:delText>
        </w:r>
      </w:del>
    </w:p>
    <w:p>
      <w:pPr>
        <w:pStyle w:val="Normal"/>
        <w:widowControl w:val="false"/>
        <w:overflowPunct w:val="false"/>
        <w:bidi w:val="0"/>
        <w:snapToGrid w:val="false"/>
        <w:spacing w:lineRule="exact" w:line="590"/>
        <w:ind w:firstLineChars="0" w:firstLine="0" w:startChars="0" w:start="0" w:endChars="200"/>
        <w:jc w:val="both"/>
        <w:rPr>
          <w:del w:id="1883" w:author="user" w:date="2019-10-22T14:51:00Z"/>
          <w:rFonts w:ascii="Times New Roman" w:hAnsi="Times New Roman" w:cs="Times New Roman"/>
          <w:szCs w:val="32"/>
        </w:rPr>
      </w:pPr>
      <w:del w:id="1881" w:author="user" w:date="2019-10-22T14:51:00Z">
        <w:r>
          <w:rPr>
            <w:rFonts w:ascii="Times New Roman" w:hAnsi="Times New Roman" w:cs="Times New Roman" w:eastAsia="黑体"/>
            <w:szCs w:val="32"/>
          </w:rPr>
          <w:delText>第五条</w:delText>
        </w:r>
      </w:del>
      <w:del w:id="1882" w:author="user" w:date="2019-10-22T14:51:00Z">
        <w:r>
          <w:rPr>
            <w:rFonts w:ascii="Times New Roman" w:hAnsi="Times New Roman" w:cs="Times New Roman"/>
            <w:szCs w:val="32"/>
          </w:rPr>
          <w:delText xml:space="preserve">  水行政主管部门是河道主管机关，按照规定的权限负责本行政区域内河道的统一监督和管理；河道管理机构受同级水行政主管部门委托，负责河道的日常监督管理。</w:delText>
        </w:r>
      </w:del>
    </w:p>
    <w:p>
      <w:pPr>
        <w:pStyle w:val="Normal"/>
        <w:widowControl w:val="false"/>
        <w:overflowPunct w:val="false"/>
        <w:bidi w:val="0"/>
        <w:snapToGrid w:val="false"/>
        <w:spacing w:lineRule="exact" w:line="590"/>
        <w:ind w:firstLineChars="0" w:firstLine="0" w:startChars="0" w:start="0" w:endChars="200"/>
        <w:jc w:val="both"/>
        <w:rPr>
          <w:del w:id="1885" w:author="user" w:date="2019-10-22T14:51:00Z"/>
          <w:rFonts w:ascii="Times New Roman" w:hAnsi="Times New Roman" w:cs="Times New Roman"/>
          <w:szCs w:val="32"/>
        </w:rPr>
      </w:pPr>
      <w:del w:id="1884" w:author="user" w:date="2019-10-22T14:51:00Z">
        <w:r>
          <w:rPr>
            <w:rFonts w:ascii="Times New Roman" w:hAnsi="Times New Roman" w:cs="Times New Roman"/>
            <w:szCs w:val="32"/>
          </w:rPr>
          <w:delText>发展改革、自然资源规划、交通运输、住房城乡建设、生态环境、市政园林、农业农村等政府有关部门应当按照各自职责，共同做好本条例的实施工作；涉及河道文化旅游功能开发的，有关政府主管部门应当积极配合。</w:delText>
        </w:r>
      </w:del>
    </w:p>
    <w:p>
      <w:pPr>
        <w:pStyle w:val="Normal"/>
        <w:widowControl w:val="false"/>
        <w:overflowPunct w:val="false"/>
        <w:bidi w:val="0"/>
        <w:snapToGrid w:val="false"/>
        <w:spacing w:lineRule="exact" w:line="590"/>
        <w:ind w:firstLineChars="0" w:firstLine="0" w:startChars="0" w:start="0" w:endChars="200"/>
        <w:jc w:val="both"/>
        <w:rPr>
          <w:del w:id="1888" w:author="user" w:date="2019-10-22T14:51:00Z"/>
          <w:rFonts w:ascii="Times New Roman" w:hAnsi="Times New Roman" w:cs="Times New Roman"/>
          <w:szCs w:val="32"/>
        </w:rPr>
      </w:pPr>
      <w:del w:id="1886" w:author="user" w:date="2019-10-22T14:51:00Z">
        <w:r>
          <w:rPr>
            <w:rFonts w:ascii="Times New Roman" w:hAnsi="Times New Roman" w:cs="Times New Roman" w:eastAsia="黑体"/>
            <w:szCs w:val="32"/>
          </w:rPr>
          <w:delText>第六条</w:delText>
        </w:r>
      </w:del>
      <w:del w:id="1887" w:author="user" w:date="2019-10-22T14:51:00Z">
        <w:r>
          <w:rPr>
            <w:rFonts w:ascii="Times New Roman" w:hAnsi="Times New Roman" w:cs="Times New Roman"/>
            <w:szCs w:val="32"/>
          </w:rPr>
          <w:delTex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ind w:firstLineChars="0" w:firstLine="0" w:startChars="0" w:start="0" w:endChars="200"/>
        <w:jc w:val="both"/>
        <w:rPr>
          <w:del w:id="1890" w:author="user" w:date="2019-10-22T14:51:00Z"/>
          <w:rFonts w:ascii="Times New Roman" w:hAnsi="Times New Roman" w:cs="Times New Roman"/>
          <w:szCs w:val="32"/>
        </w:rPr>
      </w:pPr>
      <w:del w:id="1889" w:author="user" w:date="2019-10-22T14:51:00Z">
        <w:r>
          <w:rPr>
            <w:rFonts w:ascii="Times New Roman" w:hAnsi="Times New Roman" w:cs="Times New Roman"/>
            <w:szCs w:val="32"/>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1893" w:author="user" w:date="2019-10-22T14:51:00Z"/>
          <w:rFonts w:ascii="Times New Roman" w:hAnsi="Times New Roman" w:cs="Times New Roman"/>
          <w:szCs w:val="32"/>
        </w:rPr>
      </w:pPr>
      <w:del w:id="1891" w:author="user" w:date="2019-10-22T14:51:00Z">
        <w:r>
          <w:rPr>
            <w:rFonts w:ascii="Times New Roman" w:hAnsi="Times New Roman" w:cs="Times New Roman" w:eastAsia="黑体"/>
            <w:szCs w:val="32"/>
          </w:rPr>
          <w:delText>第七条</w:delText>
        </w:r>
      </w:del>
      <w:del w:id="1892" w:author="user" w:date="2019-10-22T14:51:00Z">
        <w:r>
          <w:rPr>
            <w:rFonts w:ascii="Times New Roman" w:hAnsi="Times New Roman" w:cs="Times New Roman"/>
            <w:szCs w:val="32"/>
          </w:rPr>
          <w:delText xml:space="preserve">  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ind w:firstLineChars="0" w:firstLine="0" w:startChars="0" w:start="0" w:endChars="200"/>
        <w:jc w:val="both"/>
        <w:rPr>
          <w:del w:id="1896" w:author="user" w:date="2019-10-22T14:51:00Z"/>
          <w:rFonts w:ascii="Times New Roman" w:hAnsi="Times New Roman" w:cs="Times New Roman"/>
          <w:szCs w:val="32"/>
        </w:rPr>
      </w:pPr>
      <w:del w:id="1894" w:author="user" w:date="2019-10-22T14:51:00Z">
        <w:r>
          <w:rPr>
            <w:rFonts w:ascii="Times New Roman" w:hAnsi="Times New Roman" w:cs="Times New Roman" w:eastAsia="黑体"/>
            <w:szCs w:val="32"/>
          </w:rPr>
          <w:delText>第八条</w:delText>
        </w:r>
      </w:del>
      <w:del w:id="1895" w:author="user" w:date="2019-10-22T14:51:00Z">
        <w:r>
          <w:rPr>
            <w:rFonts w:ascii="Times New Roman" w:hAnsi="Times New Roman" w:cs="Times New Roman"/>
            <w:szCs w:val="32"/>
          </w:rPr>
          <w:delText xml:space="preserve">  任何单位和个人都有保护河道及其配套工程安全、保护水环境和依法参加防汛抢险的义务，并有权对破坏河道及其配套工程、危害河道水生态环境的行为进行劝阻、制止和举报。</w:delText>
        </w:r>
      </w:del>
    </w:p>
    <w:p>
      <w:pPr>
        <w:pStyle w:val="Normal"/>
        <w:widowControl w:val="false"/>
        <w:overflowPunct w:val="false"/>
        <w:bidi w:val="0"/>
        <w:snapToGrid w:val="false"/>
        <w:spacing w:lineRule="exact" w:line="590"/>
        <w:ind w:firstLineChars="0" w:firstLine="0" w:startChars="0" w:start="0" w:endChars="200"/>
        <w:jc w:val="both"/>
        <w:rPr>
          <w:del w:id="1898" w:author="user" w:date="2019-10-22T14:51:00Z"/>
          <w:rFonts w:ascii="Times New Roman" w:hAnsi="Times New Roman" w:cs="Times New Roman"/>
          <w:szCs w:val="32"/>
        </w:rPr>
      </w:pPr>
      <w:del w:id="1897" w:author="user" w:date="2019-10-22T14:51:00Z">
        <w:r>
          <w:rPr>
            <w:rFonts w:ascii="Times New Roman" w:hAnsi="Times New Roman" w:cs="Times New Roman"/>
            <w:szCs w:val="32"/>
          </w:rPr>
          <w:delText>对河道的整治和保护以及防汛抢险做出突出贡献的单位和个人，由各级人民政府或者水行政主管部门给予表彰和奖励。</w:delText>
        </w:r>
      </w:del>
    </w:p>
    <w:p>
      <w:pPr>
        <w:pStyle w:val="Normal"/>
        <w:widowControl w:val="false"/>
        <w:overflowPunct w:val="false"/>
        <w:bidi w:val="0"/>
        <w:snapToGrid w:val="false"/>
        <w:spacing w:lineRule="exact" w:line="590"/>
        <w:ind w:firstLineChars="0" w:firstLine="0" w:startChars="0" w:start="0" w:endChars="200"/>
        <w:jc w:val="both"/>
        <w:rPr>
          <w:del w:id="1900" w:author="user" w:date="2019-10-22T14:51:00Z"/>
          <w:rFonts w:ascii="Times New Roman" w:hAnsi="Times New Roman" w:cs="Times New Roman"/>
          <w:szCs w:val="32"/>
        </w:rPr>
      </w:pPr>
      <w:del w:id="189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02" w:author="user" w:date="2019-10-22T14:51:00Z"/>
          <w:rFonts w:ascii="Times New Roman" w:hAnsi="Times New Roman" w:eastAsia="黑体" w:cs="Times New Roman"/>
          <w:szCs w:val="32"/>
        </w:rPr>
      </w:pPr>
      <w:del w:id="1901" w:author="user" w:date="2019-10-22T14:51:00Z">
        <w:r>
          <w:rPr>
            <w:rFonts w:ascii="Times New Roman" w:hAnsi="Times New Roman" w:cs="Times New Roman" w:eastAsia="黑体"/>
            <w:szCs w:val="32"/>
          </w:rPr>
          <w:delText>第二章  河道规划与整治</w:delText>
        </w:r>
      </w:del>
    </w:p>
    <w:p>
      <w:pPr>
        <w:pStyle w:val="Normal"/>
        <w:widowControl w:val="false"/>
        <w:overflowPunct w:val="false"/>
        <w:bidi w:val="0"/>
        <w:snapToGrid w:val="false"/>
        <w:spacing w:lineRule="exact" w:line="590"/>
        <w:ind w:firstLineChars="0" w:firstLine="0" w:startChars="0" w:start="0" w:endChars="200"/>
        <w:jc w:val="both"/>
        <w:rPr>
          <w:del w:id="1904" w:author="user" w:date="2019-10-22T14:51:00Z"/>
          <w:rFonts w:ascii="Times New Roman" w:hAnsi="Times New Roman" w:eastAsia="黑体" w:cs="Times New Roman"/>
          <w:szCs w:val="32"/>
        </w:rPr>
      </w:pPr>
      <w:del w:id="1903"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09" w:author="user" w:date="2019-10-22T14:51:00Z"/>
          <w:rFonts w:ascii="Times New Roman" w:hAnsi="Times New Roman" w:cs="Times New Roman"/>
          <w:szCs w:val="32"/>
        </w:rPr>
      </w:pPr>
      <w:del w:id="1905" w:author="user" w:date="2019-10-22T14:51:00Z">
        <w:r>
          <w:rPr>
            <w:rFonts w:ascii="Times New Roman" w:hAnsi="Times New Roman" w:cs="Times New Roman" w:eastAsia="黑体"/>
            <w:kern w:val="0"/>
            <w:szCs w:val="32"/>
          </w:rPr>
          <w:delText>第</w:delText>
        </w:r>
      </w:del>
      <w:del w:id="1906" w:author="user" w:date="2019-10-22T14:51:00Z">
        <w:r>
          <w:rPr>
            <w:rFonts w:ascii="Times New Roman" w:hAnsi="Times New Roman" w:cs="Times New Roman" w:eastAsia="黑体"/>
            <w:szCs w:val="32"/>
          </w:rPr>
          <w:delText>九</w:delText>
        </w:r>
      </w:del>
      <w:del w:id="1907" w:author="user" w:date="2019-10-22T14:51:00Z">
        <w:r>
          <w:rPr>
            <w:rFonts w:ascii="Times New Roman" w:hAnsi="Times New Roman" w:cs="Times New Roman" w:eastAsia="黑体"/>
            <w:kern w:val="0"/>
            <w:szCs w:val="32"/>
          </w:rPr>
          <w:delText>条</w:delText>
        </w:r>
      </w:del>
      <w:del w:id="1908" w:author="user" w:date="2019-10-22T14:51:00Z">
        <w:r>
          <w:rPr>
            <w:rFonts w:ascii="Times New Roman" w:hAnsi="Times New Roman" w:cs="Times New Roman"/>
            <w:szCs w:val="32"/>
          </w:rPr>
          <w:delText xml:space="preserve">  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1911" w:author="user" w:date="2019-10-22T14:51:00Z"/>
          <w:rFonts w:ascii="Times New Roman" w:hAnsi="Times New Roman" w:cs="Times New Roman"/>
          <w:szCs w:val="32"/>
        </w:rPr>
      </w:pPr>
      <w:del w:id="1910" w:author="user" w:date="2019-10-22T14:51:00Z">
        <w:r>
          <w:rPr>
            <w:rFonts w:ascii="Times New Roman" w:hAnsi="Times New Roman" w:cs="Times New Roman"/>
            <w:szCs w:val="32"/>
          </w:rPr>
          <w:delText>修改河道规划，应当经原批准机关批准。</w:delText>
        </w:r>
      </w:del>
    </w:p>
    <w:p>
      <w:pPr>
        <w:pStyle w:val="Normal"/>
        <w:widowControl w:val="false"/>
        <w:overflowPunct w:val="false"/>
        <w:bidi w:val="0"/>
        <w:snapToGrid w:val="false"/>
        <w:spacing w:lineRule="exact" w:line="590"/>
        <w:ind w:firstLineChars="0" w:firstLine="0" w:startChars="0" w:start="0" w:endChars="200"/>
        <w:jc w:val="both"/>
        <w:rPr>
          <w:del w:id="1918" w:author="user" w:date="2019-10-22T14:51:00Z"/>
          <w:rFonts w:ascii="Times New Roman" w:hAnsi="Times New Roman" w:cs="Times New Roman"/>
          <w:szCs w:val="32"/>
        </w:rPr>
      </w:pPr>
      <w:del w:id="1912" w:author="user" w:date="2019-10-22T14:51:00Z">
        <w:r>
          <w:rPr>
            <w:rFonts w:ascii="Times New Roman" w:hAnsi="Times New Roman" w:cs="Times New Roman" w:eastAsia="黑体"/>
            <w:szCs w:val="32"/>
          </w:rPr>
          <w:delText>第</w:delText>
        </w:r>
      </w:del>
      <w:del w:id="1913" w:author="user" w:date="2019-10-22T14:51:00Z">
        <w:r>
          <w:rPr>
            <w:rFonts w:ascii="Times New Roman" w:hAnsi="Times New Roman" w:cs="Times New Roman" w:eastAsia="黑体"/>
            <w:bCs/>
            <w:szCs w:val="32"/>
          </w:rPr>
          <w:delText>十</w:delText>
        </w:r>
      </w:del>
      <w:del w:id="1914" w:author="user" w:date="2019-10-22T14:51:00Z">
        <w:r>
          <w:rPr>
            <w:rFonts w:ascii="Times New Roman" w:hAnsi="Times New Roman" w:cs="Times New Roman" w:eastAsia="黑体"/>
            <w:szCs w:val="32"/>
          </w:rPr>
          <w:delText>条</w:delText>
        </w:r>
      </w:del>
      <w:del w:id="1915" w:author="user" w:date="2019-10-22T14:51:00Z">
        <w:r>
          <w:rPr>
            <w:rFonts w:ascii="Times New Roman" w:hAnsi="Times New Roman" w:cs="Times New Roman"/>
            <w:szCs w:val="32"/>
          </w:rPr>
          <w:delText xml:space="preserve">  河道规划应当符合流域综合规划、区域综合规划、土地利用总体规划、城乡规划</w:delText>
        </w:r>
      </w:del>
      <w:del w:id="1916" w:author="user" w:date="2019-10-22T14:51:00Z">
        <w:r>
          <w:rPr>
            <w:rFonts w:cs="Times New Roman" w:ascii="Times New Roman" w:hAnsi="Times New Roman"/>
            <w:szCs w:val="32"/>
          </w:rPr>
          <w:delText>,</w:delText>
        </w:r>
      </w:del>
      <w:del w:id="1917" w:author="user" w:date="2019-10-22T14:51:00Z">
        <w:r>
          <w:rPr>
            <w:rFonts w:ascii="Times New Roman" w:hAnsi="Times New Roman" w:cs="Times New Roman"/>
            <w:szCs w:val="32"/>
          </w:rPr>
          <w:delText>符合国家、省、市规定的防洪排涝标准、通航标准及其他有关技术规定，确保河网水面率不降低。</w:delText>
        </w:r>
      </w:del>
    </w:p>
    <w:p>
      <w:pPr>
        <w:pStyle w:val="Normal"/>
        <w:widowControl w:val="false"/>
        <w:overflowPunct w:val="false"/>
        <w:bidi w:val="0"/>
        <w:snapToGrid w:val="false"/>
        <w:spacing w:lineRule="exact" w:line="590"/>
        <w:ind w:firstLineChars="0" w:firstLine="0" w:startChars="0" w:start="0" w:endChars="200"/>
        <w:jc w:val="both"/>
        <w:rPr>
          <w:del w:id="1920" w:author="user" w:date="2019-10-22T14:51:00Z"/>
          <w:rFonts w:ascii="Times New Roman" w:hAnsi="Times New Roman" w:cs="Times New Roman"/>
          <w:szCs w:val="32"/>
        </w:rPr>
      </w:pPr>
      <w:del w:id="1919" w:author="user" w:date="2019-10-22T14:51:00Z">
        <w:r>
          <w:rPr>
            <w:rFonts w:ascii="Times New Roman" w:hAnsi="Times New Roman" w:cs="Times New Roman"/>
            <w:szCs w:val="32"/>
          </w:rPr>
          <w:delText>有关部门编制或者修改各类规划涉及河道的，应当按照规划审批权限，事先征求同级水行政主管部门的意见。</w:delText>
        </w:r>
      </w:del>
    </w:p>
    <w:p>
      <w:pPr>
        <w:pStyle w:val="Normal"/>
        <w:widowControl w:val="false"/>
        <w:overflowPunct w:val="false"/>
        <w:bidi w:val="0"/>
        <w:snapToGrid w:val="false"/>
        <w:spacing w:lineRule="exact" w:line="590"/>
        <w:ind w:firstLineChars="0" w:firstLine="0" w:startChars="0" w:start="0" w:endChars="200"/>
        <w:jc w:val="both"/>
        <w:rPr>
          <w:del w:id="1923" w:author="user" w:date="2019-10-22T14:51:00Z"/>
          <w:rFonts w:ascii="Times New Roman" w:hAnsi="Times New Roman" w:cs="Times New Roman"/>
          <w:szCs w:val="32"/>
        </w:rPr>
      </w:pPr>
      <w:del w:id="1921" w:author="user" w:date="2019-10-22T14:51:00Z">
        <w:r>
          <w:rPr>
            <w:rFonts w:ascii="Times New Roman" w:hAnsi="Times New Roman" w:cs="Times New Roman" w:eastAsia="黑体"/>
            <w:szCs w:val="32"/>
          </w:rPr>
          <w:delText>第十一条</w:delText>
        </w:r>
      </w:del>
      <w:del w:id="1922" w:author="user" w:date="2019-10-22T14:51:00Z">
        <w:r>
          <w:rPr>
            <w:rFonts w:ascii="Times New Roman" w:hAnsi="Times New Roman" w:cs="Times New Roman"/>
            <w:szCs w:val="32"/>
          </w:rPr>
          <w:delText xml:space="preserve">  水行政主管部门应当根据河道规划提出河道规划控制线方案，经自然资源规划行政主管部门批准后实施；涉及航道的，水行政主管部门应当事先征求交通运输行政主管部门的意见。河道的整治、保护以及涉及河道的各类工程应当严格按照河道规划控制线实施。</w:delText>
        </w:r>
      </w:del>
    </w:p>
    <w:p>
      <w:pPr>
        <w:pStyle w:val="Normal"/>
        <w:widowControl w:val="false"/>
        <w:overflowPunct w:val="false"/>
        <w:bidi w:val="0"/>
        <w:snapToGrid w:val="false"/>
        <w:spacing w:lineRule="exact" w:line="590"/>
        <w:ind w:firstLineChars="0" w:firstLine="0" w:startChars="0" w:start="0" w:endChars="200"/>
        <w:jc w:val="both"/>
        <w:rPr>
          <w:del w:id="1925" w:author="user" w:date="2019-10-22T14:51:00Z"/>
          <w:rFonts w:ascii="Times New Roman" w:hAnsi="Times New Roman" w:cs="Times New Roman"/>
          <w:szCs w:val="32"/>
        </w:rPr>
      </w:pPr>
      <w:del w:id="1924" w:author="user" w:date="2019-10-22T14:51:00Z">
        <w:r>
          <w:rPr>
            <w:rFonts w:ascii="Times New Roman" w:hAnsi="Times New Roman" w:cs="Times New Roman"/>
            <w:szCs w:val="32"/>
          </w:rPr>
          <w:delText>河道规划控制线范围内的土地，经自然资源规划和水行政主管部门核定，按照国务院规定的权限报经县级以上人民政府批准后，划定为规划保留区，并予以公告。</w:delText>
        </w:r>
      </w:del>
    </w:p>
    <w:p>
      <w:pPr>
        <w:pStyle w:val="Normal"/>
        <w:widowControl w:val="false"/>
        <w:overflowPunct w:val="false"/>
        <w:bidi w:val="0"/>
        <w:snapToGrid w:val="false"/>
        <w:spacing w:lineRule="exact" w:line="590"/>
        <w:ind w:firstLineChars="0" w:firstLine="0" w:startChars="0" w:start="0" w:endChars="200"/>
        <w:jc w:val="both"/>
        <w:rPr>
          <w:del w:id="1927" w:author="user" w:date="2019-10-22T14:51:00Z"/>
          <w:rFonts w:ascii="Times New Roman" w:hAnsi="Times New Roman" w:cs="Times New Roman"/>
          <w:color w:val="0000FF"/>
          <w:u w:val="single"/>
        </w:rPr>
      </w:pPr>
      <w:del w:id="1926" w:author="user" w:date="2019-10-22T14:51:00Z">
        <w:r>
          <w:rPr>
            <w:rFonts w:ascii="Times New Roman" w:hAnsi="Times New Roman" w:cs="Times New Roman"/>
            <w:szCs w:val="32"/>
          </w:rPr>
          <w:delText>规划保留区内一般不得建设与防洪无关的工矿工程设施。特殊情况下确需建设的，应当事先征求有关水行政主管部门的意见，并依法报请有关部门批准。</w:delText>
        </w:r>
      </w:del>
    </w:p>
    <w:p>
      <w:pPr>
        <w:pStyle w:val="Normal"/>
        <w:widowControl w:val="false"/>
        <w:overflowPunct w:val="false"/>
        <w:bidi w:val="0"/>
        <w:snapToGrid w:val="false"/>
        <w:spacing w:lineRule="exact" w:line="590"/>
        <w:ind w:firstLineChars="0" w:firstLine="0" w:startChars="0" w:start="0" w:endChars="200"/>
        <w:jc w:val="both"/>
        <w:rPr>
          <w:del w:id="1932" w:author="user" w:date="2019-10-22T14:51:00Z"/>
          <w:rFonts w:ascii="Times New Roman" w:hAnsi="Times New Roman" w:cs="Times New Roman"/>
          <w:szCs w:val="32"/>
        </w:rPr>
      </w:pPr>
      <w:del w:id="1928" w:author="user" w:date="2019-10-22T14:51:00Z">
        <w:r>
          <w:rPr>
            <w:rFonts w:ascii="Times New Roman" w:hAnsi="Times New Roman" w:cs="Times New Roman" w:eastAsia="黑体"/>
            <w:szCs w:val="32"/>
          </w:rPr>
          <w:delText>第十</w:delText>
        </w:r>
      </w:del>
      <w:del w:id="1929" w:author="user" w:date="2019-10-22T14:51:00Z">
        <w:r>
          <w:rPr>
            <w:rFonts w:ascii="Times New Roman" w:hAnsi="Times New Roman" w:cs="Times New Roman" w:eastAsia="黑体"/>
            <w:bCs/>
            <w:szCs w:val="32"/>
          </w:rPr>
          <w:delText>二</w:delText>
        </w:r>
      </w:del>
      <w:del w:id="1930" w:author="user" w:date="2019-10-22T14:51:00Z">
        <w:r>
          <w:rPr>
            <w:rFonts w:ascii="Times New Roman" w:hAnsi="Times New Roman" w:cs="Times New Roman" w:eastAsia="黑体"/>
            <w:szCs w:val="32"/>
          </w:rPr>
          <w:delText>条</w:delText>
        </w:r>
      </w:del>
      <w:del w:id="1931" w:author="user" w:date="2019-10-22T14:51:00Z">
        <w:r>
          <w:rPr>
            <w:rFonts w:ascii="Times New Roman" w:hAnsi="Times New Roman" w:cs="Times New Roman"/>
            <w:szCs w:val="32"/>
          </w:rPr>
          <w:delText xml:space="preserve">  水行政主管部门应当会同有关部门，根据河道规划制定河道整治年度计划，报同级人民政府批准后实施。</w:delText>
        </w:r>
      </w:del>
    </w:p>
    <w:p>
      <w:pPr>
        <w:pStyle w:val="Normal"/>
        <w:widowControl w:val="false"/>
        <w:overflowPunct w:val="false"/>
        <w:bidi w:val="0"/>
        <w:snapToGrid w:val="false"/>
        <w:spacing w:lineRule="exact" w:line="590"/>
        <w:ind w:firstLineChars="0" w:firstLine="0" w:startChars="0" w:start="0" w:endChars="200"/>
        <w:jc w:val="both"/>
        <w:rPr>
          <w:del w:id="1934" w:author="user" w:date="2019-10-22T14:51:00Z"/>
          <w:rFonts w:ascii="Times New Roman" w:hAnsi="Times New Roman" w:cs="Times New Roman"/>
          <w:szCs w:val="32"/>
        </w:rPr>
      </w:pPr>
      <w:del w:id="1933" w:author="user" w:date="2019-10-22T14:51:00Z">
        <w:r>
          <w:rPr>
            <w:rFonts w:ascii="Times New Roman" w:hAnsi="Times New Roman" w:cs="Times New Roman"/>
            <w:szCs w:val="32"/>
          </w:rPr>
          <w:delText>河道整治年度计划应当明确截污控污、防洪排涝、河道清淤、滨水空间改造等整治目标，明确责任单位和任务分工。</w:delText>
        </w:r>
      </w:del>
    </w:p>
    <w:p>
      <w:pPr>
        <w:pStyle w:val="Normal"/>
        <w:widowControl w:val="false"/>
        <w:overflowPunct w:val="false"/>
        <w:bidi w:val="0"/>
        <w:snapToGrid w:val="false"/>
        <w:spacing w:lineRule="exact" w:line="590"/>
        <w:ind w:firstLineChars="0" w:firstLine="0" w:startChars="0" w:start="0" w:endChars="200"/>
        <w:jc w:val="both"/>
        <w:rPr>
          <w:del w:id="1936" w:author="user" w:date="2019-10-22T14:51:00Z"/>
          <w:rFonts w:ascii="Times New Roman" w:hAnsi="Times New Roman" w:cs="Times New Roman"/>
          <w:szCs w:val="32"/>
        </w:rPr>
      </w:pPr>
      <w:del w:id="1935" w:author="user" w:date="2019-10-22T14:51:00Z">
        <w:r>
          <w:rPr>
            <w:rFonts w:ascii="Times New Roman" w:hAnsi="Times New Roman" w:cs="Times New Roman"/>
            <w:szCs w:val="32"/>
          </w:rPr>
          <w:delText>对严重影响水质、防洪安全和环境景观的河道，应当采取应急措施，优先安排整治。</w:delText>
        </w:r>
      </w:del>
    </w:p>
    <w:p>
      <w:pPr>
        <w:pStyle w:val="Normal"/>
        <w:widowControl w:val="false"/>
        <w:overflowPunct w:val="false"/>
        <w:bidi w:val="0"/>
        <w:snapToGrid w:val="false"/>
        <w:spacing w:lineRule="exact" w:line="590"/>
        <w:ind w:firstLineChars="0" w:firstLine="0" w:startChars="0" w:start="0" w:endChars="200"/>
        <w:jc w:val="both"/>
        <w:rPr>
          <w:del w:id="1943" w:author="user" w:date="2019-10-22T14:51:00Z"/>
          <w:rFonts w:ascii="Times New Roman" w:hAnsi="Times New Roman" w:cs="Times New Roman"/>
          <w:szCs w:val="32"/>
        </w:rPr>
      </w:pPr>
      <w:del w:id="1937" w:author="user" w:date="2019-10-22T14:51:00Z">
        <w:r>
          <w:rPr>
            <w:rFonts w:ascii="Times New Roman" w:hAnsi="Times New Roman" w:cs="Times New Roman" w:eastAsia="黑体"/>
            <w:szCs w:val="32"/>
          </w:rPr>
          <w:delText>第十</w:delText>
        </w:r>
      </w:del>
      <w:del w:id="1938" w:author="user" w:date="2019-10-22T14:51:00Z">
        <w:r>
          <w:rPr>
            <w:rFonts w:ascii="Times New Roman" w:hAnsi="Times New Roman" w:cs="Times New Roman" w:eastAsia="黑体"/>
            <w:bCs/>
            <w:szCs w:val="32"/>
          </w:rPr>
          <w:delText>三</w:delText>
        </w:r>
      </w:del>
      <w:del w:id="1939" w:author="user" w:date="2019-10-22T14:51:00Z">
        <w:r>
          <w:rPr>
            <w:rFonts w:ascii="Times New Roman" w:hAnsi="Times New Roman" w:cs="Times New Roman" w:eastAsia="黑体"/>
            <w:szCs w:val="32"/>
          </w:rPr>
          <w:delText>条</w:delText>
        </w:r>
      </w:del>
      <w:del w:id="1940" w:author="user" w:date="2019-10-22T14:51:00Z">
        <w:r>
          <w:rPr>
            <w:rFonts w:ascii="Times New Roman" w:hAnsi="Times New Roman" w:cs="Times New Roman"/>
            <w:szCs w:val="32"/>
          </w:rPr>
          <w:delText xml:space="preserve">  </w:delText>
        </w:r>
      </w:del>
      <w:del w:id="1941" w:author="user" w:date="2019-10-22T14:51:00Z">
        <w:r>
          <w:rPr>
            <w:rFonts w:ascii="Times New Roman" w:hAnsi="Times New Roman" w:cs="Times New Roman"/>
            <w:kern w:val="0"/>
            <w:szCs w:val="32"/>
          </w:rPr>
          <w:delText>河道整治应当按照河道规划，执行相</w:delText>
        </w:r>
      </w:del>
      <w:del w:id="1942" w:author="user" w:date="2019-10-22T14:51:00Z">
        <w:r>
          <w:rPr>
            <w:rFonts w:ascii="Times New Roman" w:hAnsi="Times New Roman" w:cs="Times New Roman"/>
            <w:szCs w:val="32"/>
          </w:rPr>
          <w:delText xml:space="preserve">关的技术标准和规范，满足河道功能性要求。 </w:delText>
        </w:r>
      </w:del>
    </w:p>
    <w:p>
      <w:pPr>
        <w:pStyle w:val="Normal"/>
        <w:widowControl w:val="false"/>
        <w:overflowPunct w:val="false"/>
        <w:bidi w:val="0"/>
        <w:snapToGrid w:val="false"/>
        <w:spacing w:lineRule="exact" w:line="590"/>
        <w:ind w:firstLineChars="0" w:firstLine="0" w:startChars="0" w:start="0" w:endChars="200"/>
        <w:jc w:val="both"/>
        <w:rPr>
          <w:del w:id="1946" w:author="user" w:date="2019-10-22T14:51:00Z"/>
          <w:rFonts w:ascii="Times New Roman" w:hAnsi="Times New Roman" w:cs="Times New Roman"/>
          <w:szCs w:val="32"/>
        </w:rPr>
      </w:pPr>
      <w:del w:id="1944" w:author="user" w:date="2019-10-22T14:51:00Z">
        <w:r>
          <w:rPr>
            <w:rFonts w:ascii="Times New Roman" w:hAnsi="Times New Roman" w:cs="Times New Roman"/>
            <w:szCs w:val="32"/>
          </w:rPr>
          <w:delText>河道整治应当注重保护、恢复河道及其周边的生态环境和历史人文景观。河</w:delText>
        </w:r>
      </w:del>
      <w:del w:id="1945" w:author="user" w:date="2019-10-22T14:51:00Z">
        <w:r>
          <w:rPr>
            <w:rFonts w:ascii="Times New Roman" w:hAnsi="Times New Roman" w:cs="Times New Roman"/>
            <w:kern w:val="0"/>
            <w:szCs w:val="32"/>
          </w:rPr>
          <w:delText>道整治选用的材料和使用的作业机械，应当符合环保、生态要求。</w:delText>
        </w:r>
      </w:del>
    </w:p>
    <w:p>
      <w:pPr>
        <w:pStyle w:val="Normal"/>
        <w:widowControl w:val="false"/>
        <w:overflowPunct w:val="false"/>
        <w:bidi w:val="0"/>
        <w:snapToGrid w:val="false"/>
        <w:spacing w:lineRule="exact" w:line="590"/>
        <w:ind w:firstLineChars="0" w:firstLine="0" w:startChars="0" w:start="0" w:endChars="200"/>
        <w:jc w:val="both"/>
        <w:rPr>
          <w:del w:id="1949" w:author="user" w:date="2019-10-22T14:51:00Z"/>
          <w:rFonts w:ascii="Times New Roman" w:hAnsi="Times New Roman" w:cs="Times New Roman"/>
          <w:szCs w:val="32"/>
        </w:rPr>
      </w:pPr>
      <w:del w:id="1947" w:author="user" w:date="2019-10-22T14:51:00Z">
        <w:r>
          <w:rPr>
            <w:rFonts w:ascii="Times New Roman" w:hAnsi="Times New Roman" w:cs="Times New Roman" w:eastAsia="黑体"/>
            <w:szCs w:val="32"/>
          </w:rPr>
          <w:delText>第十四条</w:delText>
        </w:r>
      </w:del>
      <w:del w:id="1948" w:author="user" w:date="2019-10-22T14:51:00Z">
        <w:r>
          <w:rPr>
            <w:rFonts w:ascii="Times New Roman" w:hAnsi="Times New Roman" w:cs="Times New Roman"/>
            <w:szCs w:val="32"/>
          </w:rPr>
          <w:delText xml:space="preserve">  水行政主管部门调整水系、进行河道整治涉及航道的，应当兼顾航运需要，符合通航标准和航运技术规范，并事先征求交通运输行政主管部门的意见；交通运输行政主管部门进行航道整治、设置航道、调整航道技术等级，应当符合防洪安全要求，并事先征求水行政主管部门的意见。</w:delText>
        </w:r>
      </w:del>
    </w:p>
    <w:p>
      <w:pPr>
        <w:pStyle w:val="Normal"/>
        <w:widowControl w:val="false"/>
        <w:overflowPunct w:val="false"/>
        <w:bidi w:val="0"/>
        <w:snapToGrid w:val="false"/>
        <w:spacing w:lineRule="exact" w:line="590"/>
        <w:ind w:firstLineChars="0" w:firstLine="0" w:startChars="0" w:start="0" w:endChars="200"/>
        <w:jc w:val="both"/>
        <w:rPr>
          <w:del w:id="1951" w:author="user" w:date="2019-10-22T14:51:00Z"/>
          <w:rFonts w:ascii="Times New Roman" w:hAnsi="Times New Roman" w:cs="Times New Roman"/>
          <w:szCs w:val="32"/>
        </w:rPr>
      </w:pPr>
      <w:del w:id="1950" w:author="user" w:date="2019-10-22T14:51:00Z">
        <w:r>
          <w:rPr>
            <w:rFonts w:ascii="Times New Roman" w:hAnsi="Times New Roman" w:cs="Times New Roman"/>
            <w:szCs w:val="32"/>
          </w:rPr>
          <w:delText>河道整治涉及渔业水域的，应当兼顾渔业发展的需要，并事先征求农业农村主管部门的意见。</w:delText>
        </w:r>
      </w:del>
    </w:p>
    <w:p>
      <w:pPr>
        <w:pStyle w:val="Normal"/>
        <w:widowControl w:val="false"/>
        <w:overflowPunct w:val="false"/>
        <w:bidi w:val="0"/>
        <w:snapToGrid w:val="false"/>
        <w:spacing w:lineRule="exact" w:line="590"/>
        <w:ind w:firstLineChars="0" w:firstLine="0" w:startChars="0" w:start="0" w:endChars="200"/>
        <w:jc w:val="both"/>
        <w:rPr>
          <w:del w:id="1955" w:author="user" w:date="2019-10-22T14:51:00Z"/>
          <w:rFonts w:ascii="Times New Roman" w:hAnsi="Times New Roman" w:cs="Times New Roman"/>
          <w:kern w:val="0"/>
          <w:szCs w:val="32"/>
        </w:rPr>
      </w:pPr>
      <w:del w:id="1952" w:author="user" w:date="2019-10-22T14:51:00Z">
        <w:r>
          <w:rPr>
            <w:rFonts w:ascii="Times New Roman" w:hAnsi="Times New Roman" w:cs="Times New Roman" w:eastAsia="黑体"/>
            <w:szCs w:val="32"/>
          </w:rPr>
          <w:delText>第十五条</w:delText>
        </w:r>
      </w:del>
      <w:del w:id="1953" w:author="user" w:date="2019-10-22T14:51:00Z">
        <w:r>
          <w:rPr>
            <w:rFonts w:ascii="Times New Roman" w:hAnsi="Times New Roman" w:cs="Times New Roman"/>
            <w:szCs w:val="32"/>
          </w:rPr>
          <w:delText xml:space="preserve">  河道整治需要占用的土地，由当地人民政府协调</w:delText>
        </w:r>
      </w:del>
      <w:del w:id="1954" w:author="user" w:date="2019-10-22T14:51:00Z">
        <w:r>
          <w:rPr>
            <w:rFonts w:ascii="Times New Roman" w:hAnsi="Times New Roman" w:cs="Times New Roman"/>
            <w:kern w:val="0"/>
            <w:szCs w:val="32"/>
          </w:rPr>
          <w:delText>解决，并依法办理用地手续；因河道整治所增加的土地，应当按照有关规划安排使用。</w:delText>
        </w:r>
      </w:del>
    </w:p>
    <w:p>
      <w:pPr>
        <w:pStyle w:val="Normal"/>
        <w:widowControl w:val="false"/>
        <w:overflowPunct w:val="false"/>
        <w:bidi w:val="0"/>
        <w:snapToGrid w:val="false"/>
        <w:spacing w:lineRule="exact" w:line="590"/>
        <w:ind w:firstLineChars="0" w:firstLine="0" w:startChars="0" w:start="0" w:endChars="200"/>
        <w:jc w:val="both"/>
        <w:rPr>
          <w:del w:id="1958" w:author="user" w:date="2019-10-22T14:51:00Z"/>
          <w:rFonts w:ascii="Times New Roman" w:hAnsi="Times New Roman" w:cs="Times New Roman"/>
          <w:szCs w:val="32"/>
        </w:rPr>
      </w:pPr>
      <w:del w:id="1956" w:author="user" w:date="2019-10-22T14:51:00Z">
        <w:r>
          <w:rPr>
            <w:rFonts w:ascii="Times New Roman" w:hAnsi="Times New Roman" w:cs="Times New Roman" w:eastAsia="黑体"/>
            <w:szCs w:val="32"/>
          </w:rPr>
          <w:delText>第十六条</w:delText>
        </w:r>
      </w:del>
      <w:del w:id="1957" w:author="user" w:date="2019-10-22T14:51:00Z">
        <w:r>
          <w:rPr>
            <w:rFonts w:ascii="Times New Roman" w:hAnsi="Times New Roman" w:cs="Times New Roman"/>
            <w:szCs w:val="32"/>
          </w:rPr>
          <w:delText xml:space="preserve">  水行政主管部门应当根据保障生活、生产和生态环境用水的需要，制定和实施水量、水质调度方案，维持河道生态所需要的流量和水位，加强河道水体交换，逐步提高河道水系自然净化能力，改善河道水环境。调度方案的制定和实施涉及通航安全的，应当事先告知海事管理机构。</w:delText>
        </w:r>
      </w:del>
    </w:p>
    <w:p>
      <w:pPr>
        <w:pStyle w:val="Normal"/>
        <w:widowControl w:val="false"/>
        <w:overflowPunct w:val="false"/>
        <w:bidi w:val="0"/>
        <w:snapToGrid w:val="false"/>
        <w:spacing w:lineRule="exact" w:line="590"/>
        <w:ind w:firstLineChars="0" w:firstLine="0" w:startChars="0" w:start="0" w:endChars="200"/>
        <w:jc w:val="both"/>
        <w:rPr>
          <w:del w:id="1961" w:author="user" w:date="2019-10-22T14:51:00Z"/>
          <w:rFonts w:ascii="Times New Roman" w:hAnsi="Times New Roman" w:cs="Times New Roman"/>
          <w:szCs w:val="32"/>
        </w:rPr>
      </w:pPr>
      <w:del w:id="1959" w:author="user" w:date="2019-10-22T14:51:00Z">
        <w:r>
          <w:rPr>
            <w:rFonts w:ascii="Times New Roman" w:hAnsi="Times New Roman" w:cs="Times New Roman" w:eastAsia="黑体"/>
            <w:szCs w:val="32"/>
          </w:rPr>
          <w:delText>第十七条</w:delText>
        </w:r>
      </w:del>
      <w:del w:id="1960" w:author="user" w:date="2019-10-22T14:51:00Z">
        <w:r>
          <w:rPr>
            <w:rFonts w:ascii="Times New Roman" w:hAnsi="Times New Roman" w:cs="Times New Roman"/>
            <w:szCs w:val="32"/>
          </w:rPr>
          <w:delText xml:space="preserve">  河道水面、驳岸、护栏、岸坡及两岸绿化、景观设施的保洁和维（养）护，按照属地管理原则，由市、县级市、区人民政府确定的主管部门组织实施，并接受水行政主管部门的监督、检查、考核。</w:delText>
        </w:r>
      </w:del>
    </w:p>
    <w:p>
      <w:pPr>
        <w:pStyle w:val="Normal"/>
        <w:widowControl w:val="false"/>
        <w:overflowPunct w:val="false"/>
        <w:bidi w:val="0"/>
        <w:snapToGrid w:val="false"/>
        <w:spacing w:lineRule="exact" w:line="590"/>
        <w:ind w:firstLineChars="0" w:firstLine="0" w:startChars="0" w:start="0" w:endChars="200"/>
        <w:jc w:val="both"/>
        <w:rPr>
          <w:del w:id="1963" w:author="user" w:date="2019-10-22T14:51:00Z"/>
          <w:rFonts w:ascii="Times New Roman" w:hAnsi="Times New Roman" w:cs="Times New Roman"/>
          <w:szCs w:val="32"/>
        </w:rPr>
      </w:pPr>
      <w:del w:id="1962" w:author="user" w:date="2019-10-22T14:51:00Z">
        <w:r>
          <w:rPr>
            <w:rFonts w:ascii="Times New Roman" w:hAnsi="Times New Roman" w:cs="Times New Roman"/>
            <w:szCs w:val="32"/>
          </w:rPr>
          <w:delText>单位和封闭式管理小区内河道的保洁和维（养）护由产权人或者使用人负责。</w:delText>
        </w:r>
      </w:del>
    </w:p>
    <w:p>
      <w:pPr>
        <w:pStyle w:val="Normal"/>
        <w:widowControl w:val="false"/>
        <w:overflowPunct w:val="false"/>
        <w:bidi w:val="0"/>
        <w:snapToGrid w:val="false"/>
        <w:spacing w:lineRule="exact" w:line="590"/>
        <w:ind w:firstLineChars="0" w:firstLine="0" w:startChars="0" w:start="0" w:endChars="200"/>
        <w:jc w:val="both"/>
        <w:rPr>
          <w:del w:id="1965" w:author="user" w:date="2019-10-22T14:51:00Z"/>
          <w:rFonts w:ascii="Times New Roman" w:hAnsi="Times New Roman" w:cs="Times New Roman"/>
          <w:szCs w:val="32"/>
        </w:rPr>
      </w:pPr>
      <w:del w:id="1964"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67" w:author="user" w:date="2019-10-22T14:51:00Z"/>
          <w:rFonts w:ascii="Times New Roman" w:hAnsi="Times New Roman" w:eastAsia="黑体" w:cs="Times New Roman"/>
          <w:szCs w:val="32"/>
        </w:rPr>
      </w:pPr>
      <w:del w:id="1966" w:author="user" w:date="2019-10-22T14:51:00Z">
        <w:r>
          <w:rPr>
            <w:rFonts w:ascii="Times New Roman" w:hAnsi="Times New Roman" w:cs="Times New Roman" w:eastAsia="黑体"/>
            <w:szCs w:val="32"/>
          </w:rPr>
          <w:delText>第三章  河道保护与管理</w:delText>
        </w:r>
      </w:del>
    </w:p>
    <w:p>
      <w:pPr>
        <w:pStyle w:val="Normal"/>
        <w:widowControl w:val="false"/>
        <w:overflowPunct w:val="false"/>
        <w:bidi w:val="0"/>
        <w:snapToGrid w:val="false"/>
        <w:spacing w:lineRule="exact" w:line="590"/>
        <w:ind w:firstLineChars="0" w:firstLine="0" w:startChars="0" w:start="0" w:endChars="200"/>
        <w:jc w:val="both"/>
        <w:rPr>
          <w:del w:id="1969" w:author="user" w:date="2019-10-22T14:51:00Z"/>
          <w:rFonts w:ascii="Times New Roman" w:hAnsi="Times New Roman" w:eastAsia="黑体" w:cs="Times New Roman"/>
          <w:szCs w:val="32"/>
        </w:rPr>
      </w:pPr>
      <w:del w:id="1968"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72" w:author="user" w:date="2019-10-22T14:51:00Z"/>
          <w:rFonts w:ascii="Times New Roman" w:hAnsi="Times New Roman" w:cs="Times New Roman"/>
          <w:szCs w:val="32"/>
        </w:rPr>
      </w:pPr>
      <w:del w:id="1970" w:author="user" w:date="2019-10-22T14:51:00Z">
        <w:r>
          <w:rPr>
            <w:rFonts w:ascii="Times New Roman" w:hAnsi="Times New Roman" w:cs="Times New Roman" w:eastAsia="黑体"/>
            <w:szCs w:val="32"/>
          </w:rPr>
          <w:delText xml:space="preserve">第十八条 </w:delText>
        </w:r>
      </w:del>
      <w:del w:id="1971" w:author="user" w:date="2019-10-22T14:51:00Z">
        <w:r>
          <w:rPr>
            <w:rFonts w:ascii="Times New Roman" w:hAnsi="Times New Roman" w:cs="Times New Roman"/>
            <w:szCs w:val="32"/>
          </w:rPr>
          <w:delText xml:space="preserve"> 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ind w:firstLineChars="0" w:firstLine="0" w:startChars="0" w:start="0" w:endChars="200"/>
        <w:jc w:val="both"/>
        <w:rPr>
          <w:del w:id="1974" w:author="user" w:date="2019-10-22T14:51:00Z"/>
          <w:rFonts w:ascii="Times New Roman" w:hAnsi="Times New Roman" w:cs="Times New Roman"/>
          <w:szCs w:val="32"/>
        </w:rPr>
      </w:pPr>
      <w:del w:id="1973" w:author="user" w:date="2019-10-22T14:51:00Z">
        <w:r>
          <w:rPr>
            <w:rFonts w:ascii="Times New Roman" w:hAnsi="Times New Roman" w:cs="Times New Roman"/>
            <w:szCs w:val="32"/>
          </w:rPr>
          <w:delText>总河长、副总河长、河长名单向社会公布。</w:delText>
        </w:r>
      </w:del>
    </w:p>
    <w:p>
      <w:pPr>
        <w:pStyle w:val="Normal"/>
        <w:widowControl w:val="false"/>
        <w:overflowPunct w:val="false"/>
        <w:bidi w:val="0"/>
        <w:snapToGrid w:val="false"/>
        <w:spacing w:lineRule="exact" w:line="590"/>
        <w:ind w:firstLineChars="0" w:firstLine="0" w:startChars="0" w:start="0" w:endChars="200"/>
        <w:jc w:val="both"/>
        <w:rPr>
          <w:del w:id="1977" w:author="user" w:date="2019-10-22T14:51:00Z"/>
          <w:rFonts w:ascii="Times New Roman" w:hAnsi="Times New Roman" w:cs="Times New Roman"/>
          <w:szCs w:val="32"/>
        </w:rPr>
      </w:pPr>
      <w:del w:id="1975" w:author="user" w:date="2019-10-22T14:51:00Z">
        <w:r>
          <w:rPr>
            <w:rFonts w:ascii="Times New Roman" w:hAnsi="Times New Roman" w:cs="Times New Roman" w:eastAsia="黑体"/>
            <w:szCs w:val="32"/>
          </w:rPr>
          <w:delText xml:space="preserve">第十九条 </w:delText>
        </w:r>
      </w:del>
      <w:del w:id="1976" w:author="user" w:date="2019-10-22T14:51:00Z">
        <w:r>
          <w:rPr>
            <w:rFonts w:ascii="Times New Roman" w:hAnsi="Times New Roman" w:cs="Times New Roman"/>
            <w:szCs w:val="32"/>
          </w:rPr>
          <w:delText xml:space="preserve"> 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ind w:firstLineChars="0" w:firstLine="0" w:startChars="0" w:start="0" w:endChars="200"/>
        <w:jc w:val="both"/>
        <w:rPr>
          <w:del w:id="1979" w:author="user" w:date="2019-10-22T14:51:00Z"/>
          <w:rFonts w:ascii="Times New Roman" w:hAnsi="Times New Roman" w:cs="Times New Roman"/>
          <w:szCs w:val="32"/>
        </w:rPr>
      </w:pPr>
      <w:del w:id="1978" w:author="user" w:date="2019-10-22T14:51:00Z">
        <w:r>
          <w:rPr>
            <w:rFonts w:ascii="Times New Roman" w:hAnsi="Times New Roman" w:cs="Times New Roman"/>
            <w:szCs w:val="32"/>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ind w:firstLineChars="0" w:firstLine="0" w:startChars="0" w:start="0" w:endChars="200"/>
        <w:jc w:val="both"/>
        <w:rPr>
          <w:del w:id="1981" w:author="user" w:date="2019-10-22T14:51:00Z"/>
          <w:rFonts w:ascii="Times New Roman" w:hAnsi="Times New Roman" w:cs="Times New Roman"/>
          <w:szCs w:val="32"/>
        </w:rPr>
      </w:pPr>
      <w:del w:id="1980" w:author="user" w:date="2019-10-22T14:51:00Z">
        <w:r>
          <w:rPr>
            <w:rFonts w:ascii="Times New Roman" w:hAnsi="Times New Roman" w:cs="Times New Roman"/>
            <w:szCs w:val="32"/>
          </w:rPr>
          <w:delText>相关部门按照分工履行职责，落实河长制有关工作。</w:delText>
        </w:r>
      </w:del>
    </w:p>
    <w:p>
      <w:pPr>
        <w:pStyle w:val="Normal"/>
        <w:widowControl w:val="false"/>
        <w:overflowPunct w:val="false"/>
        <w:bidi w:val="0"/>
        <w:snapToGrid w:val="false"/>
        <w:spacing w:lineRule="exact" w:line="590"/>
        <w:ind w:firstLineChars="0" w:firstLine="0" w:startChars="0" w:start="0" w:endChars="200"/>
        <w:jc w:val="both"/>
        <w:rPr>
          <w:del w:id="1984" w:author="user" w:date="2019-10-22T14:51:00Z"/>
          <w:rFonts w:ascii="Times New Roman" w:hAnsi="Times New Roman" w:cs="Times New Roman"/>
          <w:szCs w:val="32"/>
        </w:rPr>
      </w:pPr>
      <w:del w:id="1982" w:author="user" w:date="2019-10-22T14:51:00Z">
        <w:r>
          <w:rPr>
            <w:rFonts w:ascii="Times New Roman" w:hAnsi="Times New Roman" w:cs="Times New Roman" w:eastAsia="黑体"/>
            <w:szCs w:val="32"/>
          </w:rPr>
          <w:delText>第二十条</w:delText>
        </w:r>
      </w:del>
      <w:del w:id="1983" w:author="user" w:date="2019-10-22T14:51:00Z">
        <w:r>
          <w:rPr>
            <w:rFonts w:ascii="Times New Roman" w:hAnsi="Times New Roman" w:cs="Times New Roman"/>
            <w:szCs w:val="32"/>
          </w:rPr>
          <w:delText xml:space="preserve">  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ind w:firstLineChars="0" w:firstLine="0" w:startChars="0" w:start="0" w:endChars="200"/>
        <w:jc w:val="both"/>
        <w:rPr>
          <w:del w:id="1986" w:author="user" w:date="2019-10-22T14:51:00Z"/>
          <w:rFonts w:ascii="Times New Roman" w:hAnsi="Times New Roman" w:cs="Times New Roman"/>
          <w:szCs w:val="32"/>
        </w:rPr>
      </w:pPr>
      <w:del w:id="1985" w:author="user" w:date="2019-10-22T14:51:00Z">
        <w:r>
          <w:rPr>
            <w:rFonts w:ascii="Times New Roman" w:hAnsi="Times New Roman" w:cs="Times New Roman"/>
            <w:szCs w:val="32"/>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ind w:firstLineChars="0" w:firstLine="0" w:startChars="0" w:start="0" w:endChars="200"/>
        <w:jc w:val="both"/>
        <w:rPr>
          <w:del w:id="1989" w:author="user" w:date="2019-10-22T14:51:00Z"/>
          <w:rFonts w:ascii="Times New Roman" w:hAnsi="Times New Roman" w:cs="Times New Roman"/>
          <w:szCs w:val="32"/>
        </w:rPr>
      </w:pPr>
      <w:del w:id="1987" w:author="user" w:date="2019-10-22T14:51:00Z">
        <w:r>
          <w:rPr>
            <w:rFonts w:ascii="Times New Roman" w:hAnsi="Times New Roman" w:cs="Times New Roman" w:eastAsia="黑体"/>
            <w:szCs w:val="32"/>
          </w:rPr>
          <w:delText>第二十一条</w:delText>
        </w:r>
      </w:del>
      <w:del w:id="1988" w:author="user" w:date="2019-10-22T14:51:00Z">
        <w:r>
          <w:rPr>
            <w:rFonts w:ascii="Times New Roman" w:hAnsi="Times New Roman" w:cs="Times New Roman"/>
            <w:szCs w:val="32"/>
          </w:rPr>
          <w:delText xml:space="preserve">  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ind w:firstLineChars="0" w:firstLine="0" w:startChars="0" w:start="0" w:endChars="200"/>
        <w:jc w:val="both"/>
        <w:rPr>
          <w:del w:id="1994" w:author="user" w:date="2019-10-22T14:51:00Z"/>
          <w:rFonts w:ascii="Times New Roman" w:hAnsi="Times New Roman" w:cs="Times New Roman"/>
          <w:color w:val="00FF00"/>
          <w:szCs w:val="32"/>
        </w:rPr>
      </w:pPr>
      <w:del w:id="1990" w:author="user" w:date="2019-10-22T14:51:00Z">
        <w:r>
          <w:rPr>
            <w:rFonts w:ascii="Times New Roman" w:hAnsi="Times New Roman" w:cs="Times New Roman" w:eastAsia="黑体"/>
            <w:szCs w:val="32"/>
          </w:rPr>
          <w:delText>第</w:delText>
        </w:r>
      </w:del>
      <w:del w:id="1991" w:author="user" w:date="2019-10-22T14:51:00Z">
        <w:r>
          <w:rPr>
            <w:rFonts w:ascii="Times New Roman" w:hAnsi="Times New Roman" w:cs="Times New Roman" w:eastAsia="黑体"/>
            <w:bCs/>
            <w:szCs w:val="32"/>
          </w:rPr>
          <w:delText>二十二</w:delText>
        </w:r>
      </w:del>
      <w:del w:id="1992" w:author="user" w:date="2019-10-22T14:51:00Z">
        <w:r>
          <w:rPr>
            <w:rFonts w:ascii="Times New Roman" w:hAnsi="Times New Roman" w:cs="Times New Roman" w:eastAsia="黑体"/>
            <w:szCs w:val="32"/>
          </w:rPr>
          <w:delText>条</w:delText>
        </w:r>
      </w:del>
      <w:del w:id="1993" w:author="user" w:date="2019-10-22T14:51:00Z">
        <w:r>
          <w:rPr>
            <w:rFonts w:ascii="Times New Roman" w:hAnsi="Times New Roman" w:cs="Times New Roman"/>
            <w:szCs w:val="32"/>
          </w:rPr>
          <w:delText xml:space="preserve">  河道管理范围按照《江苏省水利工程管理条例》的规定划定。</w:delText>
        </w:r>
      </w:del>
    </w:p>
    <w:p>
      <w:pPr>
        <w:pStyle w:val="Normal"/>
        <w:widowControl w:val="false"/>
        <w:overflowPunct w:val="false"/>
        <w:bidi w:val="0"/>
        <w:snapToGrid w:val="false"/>
        <w:spacing w:lineRule="exact" w:line="590"/>
        <w:ind w:firstLineChars="0" w:firstLine="0" w:startChars="0" w:start="0" w:endChars="200"/>
        <w:jc w:val="both"/>
        <w:rPr>
          <w:del w:id="1996" w:author="user" w:date="2019-10-22T14:51:00Z"/>
          <w:rFonts w:ascii="Times New Roman" w:hAnsi="Times New Roman" w:cs="Times New Roman"/>
          <w:spacing w:val="6"/>
          <w:szCs w:val="32"/>
        </w:rPr>
      </w:pPr>
      <w:del w:id="1995" w:author="user" w:date="2019-10-22T14:51:00Z">
        <w:r>
          <w:rPr>
            <w:rFonts w:ascii="Times New Roman" w:hAnsi="Times New Roman" w:cs="Times New Roman"/>
            <w:spacing w:val="6"/>
            <w:szCs w:val="32"/>
          </w:rPr>
          <w:delText>河道管理范围划定后，水行政主管部门应当根据需要设立标志。</w:delText>
        </w:r>
      </w:del>
    </w:p>
    <w:p>
      <w:pPr>
        <w:pStyle w:val="Normal"/>
        <w:widowControl w:val="false"/>
        <w:overflowPunct w:val="false"/>
        <w:bidi w:val="0"/>
        <w:snapToGrid w:val="false"/>
        <w:spacing w:lineRule="exact" w:line="590"/>
        <w:ind w:firstLineChars="0" w:firstLine="0" w:startChars="0" w:start="0" w:endChars="200"/>
        <w:jc w:val="both"/>
        <w:rPr>
          <w:del w:id="2001" w:author="user" w:date="2019-10-22T14:51:00Z"/>
          <w:rFonts w:ascii="Times New Roman" w:hAnsi="Times New Roman" w:cs="Times New Roman"/>
          <w:kern w:val="0"/>
          <w:szCs w:val="18"/>
        </w:rPr>
      </w:pPr>
      <w:del w:id="1997" w:author="user" w:date="2019-10-22T14:51:00Z">
        <w:r>
          <w:rPr>
            <w:rFonts w:ascii="Times New Roman" w:hAnsi="Times New Roman" w:cs="Times New Roman" w:eastAsia="黑体"/>
            <w:szCs w:val="32"/>
          </w:rPr>
          <w:delText>第</w:delText>
        </w:r>
      </w:del>
      <w:del w:id="1998" w:author="user" w:date="2019-10-22T14:51:00Z">
        <w:r>
          <w:rPr>
            <w:rFonts w:ascii="Times New Roman" w:hAnsi="Times New Roman" w:cs="Times New Roman" w:eastAsia="黑体"/>
            <w:bCs/>
            <w:szCs w:val="32"/>
          </w:rPr>
          <w:delText>二十三</w:delText>
        </w:r>
      </w:del>
      <w:del w:id="1999" w:author="user" w:date="2019-10-22T14:51:00Z">
        <w:r>
          <w:rPr>
            <w:rFonts w:ascii="Times New Roman" w:hAnsi="Times New Roman" w:cs="Times New Roman" w:eastAsia="黑体"/>
            <w:szCs w:val="32"/>
          </w:rPr>
          <w:delText xml:space="preserve">条  </w:delText>
        </w:r>
      </w:del>
      <w:del w:id="2000" w:author="user" w:date="2019-10-22T14:51:00Z">
        <w:r>
          <w:rPr>
            <w:rFonts w:ascii="Times New Roman" w:hAnsi="Times New Roman" w:cs="Times New Roman"/>
            <w:kern w:val="0"/>
            <w:szCs w:val="18"/>
          </w:rPr>
          <w:delText>河道管理范围内的土地确权，由自然资源规划行政主管部门按照有关规定办理。</w:delText>
        </w:r>
      </w:del>
    </w:p>
    <w:p>
      <w:pPr>
        <w:pStyle w:val="Normal"/>
        <w:widowControl w:val="false"/>
        <w:overflowPunct w:val="false"/>
        <w:bidi w:val="0"/>
        <w:snapToGrid w:val="false"/>
        <w:spacing w:lineRule="exact" w:line="590"/>
        <w:ind w:firstLineChars="0" w:firstLine="0" w:startChars="0" w:start="0" w:endChars="200"/>
        <w:jc w:val="both"/>
        <w:rPr>
          <w:del w:id="2005" w:author="user" w:date="2019-10-22T14:51:00Z"/>
          <w:rFonts w:ascii="Times New Roman" w:hAnsi="Times New Roman" w:cs="Times New Roman"/>
          <w:kern w:val="0"/>
          <w:szCs w:val="18"/>
        </w:rPr>
      </w:pPr>
      <w:del w:id="2002" w:author="user" w:date="2019-10-22T14:51:00Z">
        <w:r>
          <w:rPr>
            <w:rFonts w:ascii="Times New Roman" w:hAnsi="Times New Roman" w:cs="Times New Roman" w:eastAsia="黑体"/>
            <w:szCs w:val="32"/>
          </w:rPr>
          <w:delText>第二十四条</w:delText>
        </w:r>
      </w:del>
      <w:del w:id="2003" w:author="user" w:date="2019-10-22T14:51:00Z">
        <w:r>
          <w:rPr>
            <w:rFonts w:ascii="Times New Roman" w:hAnsi="Times New Roman" w:cs="Times New Roman"/>
            <w:szCs w:val="32"/>
          </w:rPr>
          <w:delText xml:space="preserve"> </w:delText>
        </w:r>
      </w:del>
      <w:del w:id="2004" w:author="user" w:date="2019-10-22T14:51:00Z">
        <w:r>
          <w:rPr>
            <w:rFonts w:ascii="Times New Roman" w:hAnsi="Times New Roman" w:cs="Times New Roman"/>
            <w:kern w:val="0"/>
            <w:szCs w:val="18"/>
          </w:rPr>
          <w:delText xml:space="preserve"> 在河道管理范围内禁止下列活动：</w:delText>
        </w:r>
      </w:del>
    </w:p>
    <w:p>
      <w:pPr>
        <w:pStyle w:val="Normal"/>
        <w:widowControl w:val="false"/>
        <w:overflowPunct w:val="false"/>
        <w:bidi w:val="0"/>
        <w:snapToGrid w:val="false"/>
        <w:spacing w:lineRule="exact" w:line="590"/>
        <w:ind w:firstLineChars="0" w:firstLine="0" w:startChars="0" w:start="0" w:endChars="200"/>
        <w:jc w:val="both"/>
        <w:rPr>
          <w:del w:id="2007" w:author="user" w:date="2019-10-22T14:51:00Z"/>
          <w:rFonts w:ascii="Times New Roman" w:hAnsi="Times New Roman" w:cs="Times New Roman"/>
          <w:kern w:val="0"/>
          <w:szCs w:val="18"/>
        </w:rPr>
      </w:pPr>
      <w:del w:id="2006" w:author="user" w:date="2019-10-22T14:51:00Z">
        <w:r>
          <w:rPr>
            <w:rFonts w:ascii="Times New Roman" w:hAnsi="Times New Roman" w:cs="Times New Roman"/>
            <w:kern w:val="0"/>
            <w:szCs w:val="18"/>
          </w:rPr>
          <w:delText>（一）倾倒、排放、堆放、填埋矿渣、石渣、煤灰、泥土、泥浆、垃圾等废弃物；</w:delText>
        </w:r>
      </w:del>
    </w:p>
    <w:p>
      <w:pPr>
        <w:pStyle w:val="Normal"/>
        <w:widowControl w:val="false"/>
        <w:overflowPunct w:val="false"/>
        <w:bidi w:val="0"/>
        <w:snapToGrid w:val="false"/>
        <w:spacing w:lineRule="exact" w:line="590"/>
        <w:ind w:firstLineChars="0" w:firstLine="0" w:startChars="0" w:start="0" w:endChars="200"/>
        <w:jc w:val="both"/>
        <w:rPr>
          <w:del w:id="2009" w:author="user" w:date="2019-10-22T14:51:00Z"/>
          <w:rFonts w:ascii="Times New Roman" w:hAnsi="Times New Roman" w:cs="Times New Roman"/>
          <w:kern w:val="0"/>
          <w:szCs w:val="18"/>
        </w:rPr>
      </w:pPr>
      <w:del w:id="2008" w:author="user" w:date="2019-10-22T14:51:00Z">
        <w:r>
          <w:rPr>
            <w:rFonts w:ascii="Times New Roman" w:hAnsi="Times New Roman" w:cs="Times New Roman"/>
            <w:kern w:val="0"/>
            <w:szCs w:val="18"/>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ind w:firstLineChars="0" w:firstLine="0" w:startChars="0" w:start="0" w:endChars="200"/>
        <w:jc w:val="both"/>
        <w:rPr>
          <w:del w:id="2011" w:author="user" w:date="2019-10-22T14:51:00Z"/>
          <w:rFonts w:ascii="Times New Roman" w:hAnsi="Times New Roman" w:cs="Times New Roman"/>
          <w:kern w:val="0"/>
          <w:szCs w:val="18"/>
        </w:rPr>
      </w:pPr>
      <w:del w:id="2010" w:author="user" w:date="2019-10-22T14:51:00Z">
        <w:r>
          <w:rPr>
            <w:rFonts w:ascii="Times New Roman" w:hAnsi="Times New Roman" w:cs="Times New Roman"/>
            <w:kern w:val="0"/>
            <w:szCs w:val="18"/>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ind w:firstLineChars="0" w:firstLine="0" w:startChars="0" w:start="0" w:endChars="200"/>
        <w:jc w:val="both"/>
        <w:rPr>
          <w:del w:id="2013" w:author="user" w:date="2019-10-22T14:51:00Z"/>
          <w:rFonts w:ascii="Times New Roman" w:hAnsi="Times New Roman" w:cs="Times New Roman"/>
          <w:kern w:val="0"/>
          <w:szCs w:val="18"/>
        </w:rPr>
      </w:pPr>
      <w:del w:id="2012" w:author="user" w:date="2019-10-22T14:51:00Z">
        <w:r>
          <w:rPr>
            <w:rFonts w:ascii="Times New Roman" w:hAnsi="Times New Roman" w:cs="Times New Roman"/>
            <w:kern w:val="0"/>
            <w:szCs w:val="18"/>
          </w:rPr>
          <w:delText>（四）在行洪、排涝、输水河道内设置影响行水的建筑物、构筑物、障碍物或者种植阻碍行洪的林木或者高秆作物；</w:delText>
        </w:r>
      </w:del>
    </w:p>
    <w:p>
      <w:pPr>
        <w:pStyle w:val="Normal"/>
        <w:widowControl w:val="false"/>
        <w:overflowPunct w:val="false"/>
        <w:bidi w:val="0"/>
        <w:snapToGrid w:val="false"/>
        <w:spacing w:lineRule="exact" w:line="590"/>
        <w:ind w:firstLineChars="0" w:firstLine="0" w:startChars="0" w:start="0" w:endChars="200"/>
        <w:jc w:val="both"/>
        <w:rPr>
          <w:del w:id="2015" w:author="user" w:date="2019-10-22T14:51:00Z"/>
          <w:rFonts w:ascii="Times New Roman" w:hAnsi="Times New Roman" w:cs="Times New Roman"/>
          <w:kern w:val="0"/>
          <w:szCs w:val="18"/>
        </w:rPr>
      </w:pPr>
      <w:del w:id="2014" w:author="user" w:date="2019-10-22T14:51:00Z">
        <w:r>
          <w:rPr>
            <w:rFonts w:ascii="Times New Roman" w:hAnsi="Times New Roman" w:cs="Times New Roman"/>
            <w:kern w:val="0"/>
            <w:szCs w:val="18"/>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ind w:firstLineChars="0" w:firstLine="0" w:startChars="0" w:start="0" w:endChars="200"/>
        <w:jc w:val="both"/>
        <w:rPr>
          <w:del w:id="2017" w:author="user" w:date="2019-10-22T14:51:00Z"/>
          <w:rFonts w:ascii="Times New Roman" w:hAnsi="Times New Roman" w:cs="Times New Roman"/>
          <w:kern w:val="0"/>
          <w:szCs w:val="18"/>
        </w:rPr>
      </w:pPr>
      <w:del w:id="2016" w:author="user" w:date="2019-10-22T14:51:00Z">
        <w:r>
          <w:rPr>
            <w:rFonts w:ascii="Times New Roman" w:hAnsi="Times New Roman" w:cs="Times New Roman"/>
            <w:kern w:val="0"/>
            <w:szCs w:val="18"/>
          </w:rPr>
          <w:delText>（六）将污水管道直接接入河道；</w:delText>
        </w:r>
      </w:del>
    </w:p>
    <w:p>
      <w:pPr>
        <w:pStyle w:val="Normal"/>
        <w:widowControl w:val="false"/>
        <w:overflowPunct w:val="false"/>
        <w:bidi w:val="0"/>
        <w:snapToGrid w:val="false"/>
        <w:spacing w:lineRule="exact" w:line="590"/>
        <w:ind w:firstLineChars="0" w:firstLine="0" w:startChars="0" w:start="0" w:endChars="200"/>
        <w:jc w:val="both"/>
        <w:rPr>
          <w:del w:id="2019" w:author="user" w:date="2019-10-22T14:51:00Z"/>
          <w:rFonts w:ascii="Times New Roman" w:hAnsi="Times New Roman" w:cs="Times New Roman"/>
          <w:kern w:val="0"/>
          <w:szCs w:val="18"/>
        </w:rPr>
      </w:pPr>
      <w:del w:id="2018" w:author="user" w:date="2019-10-22T14:51:00Z">
        <w:r>
          <w:rPr>
            <w:rFonts w:ascii="Times New Roman" w:hAnsi="Times New Roman" w:cs="Times New Roman"/>
            <w:kern w:val="0"/>
            <w:szCs w:val="18"/>
          </w:rPr>
          <w:delText>（七）其他侵占河道、危害防洪安全、影响河势稳定和破坏河道水环境的活动。</w:delText>
        </w:r>
      </w:del>
    </w:p>
    <w:p>
      <w:pPr>
        <w:pStyle w:val="Normal"/>
        <w:widowControl w:val="false"/>
        <w:overflowPunct w:val="false"/>
        <w:bidi w:val="0"/>
        <w:snapToGrid w:val="false"/>
        <w:spacing w:lineRule="exact" w:line="590"/>
        <w:ind w:firstLineChars="0" w:firstLine="0" w:startChars="0" w:start="0" w:endChars="200"/>
        <w:jc w:val="both"/>
        <w:rPr>
          <w:del w:id="2024" w:author="user" w:date="2019-10-22T14:51:00Z"/>
          <w:rFonts w:ascii="Times New Roman" w:hAnsi="Times New Roman" w:cs="Times New Roman"/>
          <w:szCs w:val="32"/>
        </w:rPr>
      </w:pPr>
      <w:del w:id="2020" w:author="user" w:date="2019-10-22T14:51:00Z">
        <w:r>
          <w:rPr>
            <w:rFonts w:ascii="Times New Roman" w:hAnsi="Times New Roman" w:cs="Times New Roman" w:eastAsia="黑体"/>
            <w:szCs w:val="32"/>
          </w:rPr>
          <w:delText>第二十</w:delText>
        </w:r>
      </w:del>
      <w:del w:id="2021" w:author="user" w:date="2019-10-22T14:51:00Z">
        <w:r>
          <w:rPr>
            <w:rFonts w:ascii="Times New Roman" w:hAnsi="Times New Roman" w:cs="Times New Roman" w:eastAsia="黑体"/>
            <w:bCs/>
            <w:szCs w:val="32"/>
          </w:rPr>
          <w:delText>五</w:delText>
        </w:r>
      </w:del>
      <w:del w:id="2022" w:author="user" w:date="2019-10-22T14:51:00Z">
        <w:r>
          <w:rPr>
            <w:rFonts w:ascii="Times New Roman" w:hAnsi="Times New Roman" w:cs="Times New Roman" w:eastAsia="黑体"/>
            <w:szCs w:val="32"/>
          </w:rPr>
          <w:delText>条</w:delText>
        </w:r>
      </w:del>
      <w:del w:id="2023" w:author="user" w:date="2019-10-22T14:51:00Z">
        <w:r>
          <w:rPr>
            <w:rFonts w:ascii="Times New Roman" w:hAnsi="Times New Roman" w:cs="Times New Roman"/>
            <w:szCs w:val="32"/>
          </w:rPr>
          <w:delText xml:space="preserve">  禁止侵占和毁坏堤防、护岸、涵闸、泵站、水利工程管理用房、水文、水质监测站房设备和工程监测等河道配套设施设备。</w:delText>
        </w:r>
      </w:del>
    </w:p>
    <w:p>
      <w:pPr>
        <w:pStyle w:val="Normal"/>
        <w:widowControl w:val="false"/>
        <w:overflowPunct w:val="false"/>
        <w:bidi w:val="0"/>
        <w:snapToGrid w:val="false"/>
        <w:spacing w:lineRule="exact" w:line="590"/>
        <w:ind w:firstLineChars="0" w:firstLine="0" w:startChars="0" w:start="0" w:endChars="200"/>
        <w:jc w:val="both"/>
        <w:rPr>
          <w:del w:id="2026" w:author="user" w:date="2019-10-22T14:51:00Z"/>
          <w:rFonts w:ascii="Times New Roman" w:hAnsi="Times New Roman" w:cs="Times New Roman"/>
          <w:color w:val="000000"/>
          <w:szCs w:val="28"/>
        </w:rPr>
      </w:pPr>
      <w:del w:id="2025" w:author="user" w:date="2019-10-22T14:51:00Z">
        <w:r>
          <w:rPr>
            <w:rFonts w:ascii="Times New Roman" w:hAnsi="Times New Roman" w:cs="Times New Roman"/>
            <w:szCs w:val="32"/>
          </w:rPr>
          <w:delText>占用或者拆除河道配套设施设备的，应当经产权人或者管理人同意，并按照有关规定进行移建、改建或者补偿，其费用由占用或者拆除单位承担。</w:delText>
        </w:r>
      </w:del>
    </w:p>
    <w:p>
      <w:pPr>
        <w:pStyle w:val="Normal"/>
        <w:widowControl w:val="false"/>
        <w:overflowPunct w:val="false"/>
        <w:bidi w:val="0"/>
        <w:snapToGrid w:val="false"/>
        <w:spacing w:lineRule="exact" w:line="590"/>
        <w:ind w:firstLineChars="0" w:firstLine="0" w:startChars="0" w:start="0" w:endChars="200"/>
        <w:jc w:val="both"/>
        <w:rPr>
          <w:del w:id="2029" w:author="user" w:date="2019-10-22T14:51:00Z"/>
          <w:rFonts w:ascii="Times New Roman" w:hAnsi="Times New Roman" w:cs="Times New Roman"/>
          <w:szCs w:val="32"/>
        </w:rPr>
      </w:pPr>
      <w:del w:id="2027" w:author="user" w:date="2019-10-22T14:51:00Z">
        <w:r>
          <w:rPr>
            <w:rFonts w:ascii="Times New Roman" w:hAnsi="Times New Roman" w:cs="Times New Roman" w:eastAsia="黑体"/>
            <w:szCs w:val="32"/>
          </w:rPr>
          <w:delText>第二十六条</w:delText>
        </w:r>
      </w:del>
      <w:del w:id="2028" w:author="user" w:date="2019-10-22T14:51:00Z">
        <w:r>
          <w:rPr>
            <w:rFonts w:ascii="Times New Roman" w:hAnsi="Times New Roman" w:cs="Times New Roman"/>
            <w:szCs w:val="32"/>
          </w:rPr>
          <w:delText xml:space="preserve">  禁止围湖造地，禁止擅自围垦河道、圈圩养殖。</w:delText>
        </w:r>
      </w:del>
    </w:p>
    <w:p>
      <w:pPr>
        <w:pStyle w:val="Normal"/>
        <w:widowControl w:val="false"/>
        <w:overflowPunct w:val="false"/>
        <w:bidi w:val="0"/>
        <w:snapToGrid w:val="false"/>
        <w:spacing w:lineRule="exact" w:line="590"/>
        <w:ind w:firstLineChars="0" w:firstLine="0" w:startChars="0" w:start="0" w:endChars="200"/>
        <w:jc w:val="both"/>
        <w:rPr>
          <w:del w:id="2031" w:author="user" w:date="2019-10-22T14:51:00Z"/>
          <w:rFonts w:ascii="Times New Roman" w:hAnsi="Times New Roman" w:cs="Times New Roman"/>
          <w:szCs w:val="32"/>
        </w:rPr>
      </w:pPr>
      <w:del w:id="2030" w:author="user" w:date="2019-10-22T14:51:00Z">
        <w:r>
          <w:rPr>
            <w:rFonts w:ascii="Times New Roman" w:hAnsi="Times New Roman" w:cs="Times New Roman"/>
            <w:szCs w:val="32"/>
          </w:rPr>
          <w:delText>对已擅自围垦河道、圈圩养殖的，由水利、农业农村、自然资源规划、生态环境等有关主管部门依照各自职责提出清退方案，报同级人民政府批准后实施。</w:delText>
        </w:r>
      </w:del>
    </w:p>
    <w:p>
      <w:pPr>
        <w:pStyle w:val="Normal"/>
        <w:widowControl w:val="false"/>
        <w:overflowPunct w:val="false"/>
        <w:bidi w:val="0"/>
        <w:snapToGrid w:val="false"/>
        <w:spacing w:lineRule="exact" w:line="590"/>
        <w:ind w:firstLineChars="0" w:firstLine="0" w:startChars="0" w:start="0" w:endChars="200"/>
        <w:jc w:val="both"/>
        <w:rPr>
          <w:del w:id="2034" w:author="user" w:date="2019-10-22T14:51:00Z"/>
          <w:rFonts w:ascii="Times New Roman" w:hAnsi="Times New Roman" w:cs="Times New Roman"/>
          <w:szCs w:val="32"/>
        </w:rPr>
      </w:pPr>
      <w:del w:id="2032" w:author="user" w:date="2019-10-22T14:51:00Z">
        <w:r>
          <w:rPr>
            <w:rFonts w:ascii="Times New Roman" w:hAnsi="Times New Roman" w:cs="Times New Roman" w:eastAsia="黑体"/>
            <w:szCs w:val="32"/>
          </w:rPr>
          <w:delText>第二十七条</w:delText>
        </w:r>
      </w:del>
      <w:del w:id="2033" w:author="user" w:date="2019-10-22T14:51:00Z">
        <w:r>
          <w:rPr>
            <w:rFonts w:ascii="Times New Roman" w:hAnsi="Times New Roman" w:cs="Times New Roman"/>
            <w:szCs w:val="32"/>
          </w:rPr>
          <w:delText xml:space="preserve">  禁止填堵河道、覆盖河道。</w:delText>
        </w:r>
      </w:del>
    </w:p>
    <w:p>
      <w:pPr>
        <w:pStyle w:val="Normal"/>
        <w:widowControl w:val="false"/>
        <w:overflowPunct w:val="false"/>
        <w:bidi w:val="0"/>
        <w:snapToGrid w:val="false"/>
        <w:spacing w:lineRule="exact" w:line="590"/>
        <w:ind w:firstLineChars="0" w:firstLine="0" w:startChars="0" w:start="0" w:endChars="200"/>
        <w:jc w:val="both"/>
        <w:rPr>
          <w:del w:id="2036" w:author="user" w:date="2019-10-22T14:51:00Z"/>
          <w:rFonts w:ascii="Times New Roman" w:hAnsi="Times New Roman" w:cs="Times New Roman"/>
          <w:szCs w:val="32"/>
        </w:rPr>
      </w:pPr>
      <w:del w:id="2035" w:author="user" w:date="2019-10-22T14:51:00Z">
        <w:r>
          <w:rPr>
            <w:rFonts w:ascii="Times New Roman" w:hAnsi="Times New Roman" w:cs="Times New Roman"/>
            <w:szCs w:val="32"/>
          </w:rPr>
          <w:delText>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ind w:firstLineChars="0" w:firstLine="0" w:startChars="0" w:start="0" w:endChars="200"/>
        <w:jc w:val="both"/>
        <w:rPr>
          <w:del w:id="2039" w:author="user" w:date="2019-10-22T14:51:00Z"/>
          <w:rFonts w:ascii="Times New Roman" w:hAnsi="Times New Roman" w:cs="Times New Roman"/>
          <w:color w:val="000000"/>
          <w:szCs w:val="32"/>
        </w:rPr>
      </w:pPr>
      <w:del w:id="2037" w:author="user" w:date="2019-10-22T14:51:00Z">
        <w:r>
          <w:rPr>
            <w:rFonts w:ascii="Times New Roman" w:hAnsi="Times New Roman" w:cs="Times New Roman"/>
            <w:szCs w:val="32"/>
          </w:rPr>
          <w:delText>涉及航道的，还应当经交通运输行政主管部</w:delText>
        </w:r>
      </w:del>
      <w:del w:id="2038" w:author="user" w:date="2019-10-22T14:51:00Z">
        <w:r>
          <w:rPr>
            <w:rFonts w:ascii="Times New Roman" w:hAnsi="Times New Roman" w:cs="Times New Roman"/>
            <w:color w:val="000000"/>
            <w:szCs w:val="32"/>
          </w:rPr>
          <w:delText>门审查同意。</w:delText>
        </w:r>
      </w:del>
    </w:p>
    <w:p>
      <w:pPr>
        <w:pStyle w:val="Normal"/>
        <w:widowControl w:val="false"/>
        <w:overflowPunct w:val="false"/>
        <w:bidi w:val="0"/>
        <w:snapToGrid w:val="false"/>
        <w:spacing w:lineRule="exact" w:line="590"/>
        <w:ind w:firstLineChars="0" w:firstLine="0" w:startChars="0" w:start="0" w:endChars="200"/>
        <w:jc w:val="both"/>
        <w:rPr>
          <w:del w:id="2042" w:author="user" w:date="2019-10-22T14:51:00Z"/>
          <w:rFonts w:ascii="Times New Roman" w:hAnsi="Times New Roman" w:cs="Times New Roman"/>
          <w:szCs w:val="32"/>
        </w:rPr>
      </w:pPr>
      <w:del w:id="2040" w:author="user" w:date="2019-10-22T14:51:00Z">
        <w:r>
          <w:rPr>
            <w:rFonts w:ascii="Times New Roman" w:hAnsi="Times New Roman" w:cs="Times New Roman" w:eastAsia="黑体"/>
          </w:rPr>
          <w:delText>第二十八条</w:delText>
        </w:r>
      </w:del>
      <w:del w:id="2041" w:author="user" w:date="2019-10-22T14:51:00Z">
        <w:r>
          <w:rPr>
            <w:rFonts w:ascii="Times New Roman" w:hAnsi="Times New Roman" w:cs="Times New Roman"/>
            <w:szCs w:val="32"/>
          </w:rPr>
          <w:delText xml:space="preserve">  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ind w:firstLineChars="0" w:firstLine="0" w:startChars="0" w:start="0" w:endChars="200"/>
        <w:jc w:val="both"/>
        <w:rPr>
          <w:del w:id="2044" w:author="user" w:date="2019-10-22T14:51:00Z"/>
          <w:rFonts w:ascii="Times New Roman" w:hAnsi="Times New Roman" w:cs="Times New Roman"/>
          <w:color w:val="000000"/>
          <w:szCs w:val="28"/>
        </w:rPr>
      </w:pPr>
      <w:del w:id="2043" w:author="user" w:date="2019-10-22T14:51:00Z">
        <w:r>
          <w:rPr>
            <w:rFonts w:cs="Times New Roman" w:ascii="Times New Roman" w:hAnsi="Times New Roman"/>
            <w:color w:val="000000"/>
            <w:szCs w:val="28"/>
          </w:rPr>
        </w:r>
      </w:del>
    </w:p>
    <w:p>
      <w:pPr>
        <w:pStyle w:val="Normal"/>
        <w:widowControl w:val="false"/>
        <w:overflowPunct w:val="false"/>
        <w:bidi w:val="0"/>
        <w:snapToGrid w:val="false"/>
        <w:spacing w:lineRule="exact" w:line="590"/>
        <w:ind w:firstLineChars="0" w:firstLine="0" w:startChars="0" w:start="0" w:endChars="200"/>
        <w:jc w:val="both"/>
        <w:rPr>
          <w:del w:id="2046" w:author="user" w:date="2019-10-22T14:51:00Z"/>
          <w:rFonts w:ascii="Times New Roman" w:hAnsi="Times New Roman" w:eastAsia="黑体" w:cs="Times New Roman"/>
          <w:szCs w:val="32"/>
        </w:rPr>
      </w:pPr>
      <w:del w:id="2045" w:author="user" w:date="2019-10-22T14:51:00Z">
        <w:r>
          <w:rPr>
            <w:rFonts w:ascii="Times New Roman" w:hAnsi="Times New Roman" w:cs="Times New Roman" w:eastAsia="黑体"/>
            <w:szCs w:val="32"/>
          </w:rPr>
          <w:delText>第四章  河道利用</w:delText>
        </w:r>
      </w:del>
    </w:p>
    <w:p>
      <w:pPr>
        <w:pStyle w:val="Normal"/>
        <w:widowControl w:val="false"/>
        <w:overflowPunct w:val="false"/>
        <w:bidi w:val="0"/>
        <w:snapToGrid w:val="false"/>
        <w:spacing w:lineRule="exact" w:line="590"/>
        <w:ind w:firstLineChars="0" w:firstLine="0" w:startChars="0" w:start="0" w:endChars="200"/>
        <w:jc w:val="both"/>
        <w:rPr>
          <w:del w:id="2048" w:author="user" w:date="2019-10-22T14:51:00Z"/>
          <w:rFonts w:ascii="Times New Roman" w:hAnsi="Times New Roman" w:eastAsia="黑体" w:cs="Times New Roman"/>
          <w:szCs w:val="32"/>
        </w:rPr>
      </w:pPr>
      <w:del w:id="2047"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052" w:author="user" w:date="2019-10-22T14:51:00Z"/>
          <w:rFonts w:ascii="Times New Roman" w:hAnsi="Times New Roman" w:eastAsia="黑体" w:cs="Times New Roman"/>
          <w:color w:val="000000"/>
          <w:szCs w:val="32"/>
        </w:rPr>
      </w:pPr>
      <w:del w:id="2049" w:author="user" w:date="2019-10-22T14:51:00Z">
        <w:r>
          <w:rPr>
            <w:rFonts w:ascii="Times New Roman" w:hAnsi="Times New Roman" w:cs="Times New Roman" w:eastAsia="黑体"/>
            <w:szCs w:val="32"/>
          </w:rPr>
          <w:delText>第二十九条</w:delText>
        </w:r>
      </w:del>
      <w:del w:id="2050" w:author="user" w:date="2019-10-22T14:51:00Z">
        <w:r>
          <w:rPr>
            <w:rFonts w:ascii="Times New Roman" w:hAnsi="Times New Roman" w:cs="Times New Roman"/>
            <w:color w:val="000000"/>
            <w:szCs w:val="18"/>
          </w:rPr>
          <w:delText xml:space="preserve"> </w:delText>
        </w:r>
      </w:del>
      <w:del w:id="2051" w:author="user" w:date="2019-10-22T14:51:00Z">
        <w:r>
          <w:rPr>
            <w:rFonts w:ascii="Times New Roman" w:hAnsi="Times New Roman" w:cs="Times New Roman"/>
            <w:szCs w:val="32"/>
          </w:rPr>
          <w:delText xml:space="preserve"> 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ind w:firstLineChars="0" w:firstLine="0" w:startChars="0" w:start="0" w:endChars="200"/>
        <w:jc w:val="both"/>
        <w:rPr>
          <w:del w:id="2057" w:author="user" w:date="2019-10-22T14:51:00Z"/>
          <w:rFonts w:ascii="Times New Roman" w:hAnsi="Times New Roman" w:cs="Times New Roman"/>
          <w:color w:val="000000"/>
          <w:kern w:val="0"/>
        </w:rPr>
      </w:pPr>
      <w:del w:id="2053" w:author="user" w:date="2019-10-22T14:51:00Z">
        <w:r>
          <w:rPr>
            <w:rFonts w:ascii="Times New Roman" w:hAnsi="Times New Roman" w:cs="Times New Roman"/>
            <w:szCs w:val="32"/>
          </w:rPr>
          <w:delText>在审批或者建设过程中，建设项目的性质、规模、地点确需变更的，</w:delText>
        </w:r>
      </w:del>
      <w:del w:id="2054" w:author="user" w:date="2019-10-22T14:51:00Z">
        <w:r>
          <w:rPr>
            <w:rFonts w:ascii="Times New Roman" w:hAnsi="Times New Roman" w:cs="Times New Roman"/>
            <w:color w:val="000000"/>
            <w:kern w:val="0"/>
          </w:rPr>
          <w:delText>建设单位应当向原审查的</w:delText>
        </w:r>
      </w:del>
      <w:del w:id="2055" w:author="user" w:date="2019-10-22T14:51:00Z">
        <w:r>
          <w:rPr>
            <w:rFonts w:ascii="Times New Roman" w:hAnsi="Times New Roman" w:cs="Times New Roman"/>
            <w:szCs w:val="32"/>
          </w:rPr>
          <w:delText>水行政主管部门</w:delText>
        </w:r>
      </w:del>
      <w:del w:id="2056" w:author="user" w:date="2019-10-22T14:51:00Z">
        <w:r>
          <w:rPr>
            <w:rFonts w:ascii="Times New Roman" w:hAnsi="Times New Roman" w:cs="Times New Roman"/>
            <w:color w:val="000000"/>
            <w:kern w:val="0"/>
          </w:rPr>
          <w:delText>重新办理审查手续。</w:delText>
        </w:r>
      </w:del>
    </w:p>
    <w:p>
      <w:pPr>
        <w:pStyle w:val="Normal"/>
        <w:widowControl w:val="false"/>
        <w:overflowPunct w:val="false"/>
        <w:bidi w:val="0"/>
        <w:snapToGrid w:val="false"/>
        <w:spacing w:lineRule="exact" w:line="590"/>
        <w:ind w:firstLineChars="0" w:firstLine="0" w:startChars="0" w:start="0" w:endChars="200"/>
        <w:jc w:val="both"/>
        <w:rPr>
          <w:del w:id="2060" w:author="user" w:date="2019-10-22T14:51:00Z"/>
          <w:rFonts w:ascii="Times New Roman" w:hAnsi="Times New Roman" w:cs="Times New Roman"/>
          <w:szCs w:val="32"/>
        </w:rPr>
      </w:pPr>
      <w:del w:id="2058" w:author="user" w:date="2019-10-22T14:51:00Z">
        <w:r>
          <w:rPr>
            <w:rFonts w:ascii="Times New Roman" w:hAnsi="Times New Roman" w:cs="Times New Roman" w:eastAsia="黑体"/>
            <w:szCs w:val="32"/>
          </w:rPr>
          <w:delText>第三十条</w:delText>
        </w:r>
      </w:del>
      <w:del w:id="2059" w:author="user" w:date="2019-10-22T14:51:00Z">
        <w:r>
          <w:rPr>
            <w:rFonts w:ascii="Times New Roman" w:hAnsi="Times New Roman" w:cs="Times New Roman"/>
            <w:szCs w:val="32"/>
          </w:rPr>
          <w:delText xml:space="preserve">  在河道管理范围内新建、改建、扩建建设项目，建设单位应当将占用范围内的河道整治项目一并纳入建设项目计划，并与建设项目同步审查、实施和验收。所需经费，占用岸段由本单位专用的，由建设单位承担；占用岸段非本单位专用的，由建设单位合理分担。</w:delText>
        </w:r>
      </w:del>
    </w:p>
    <w:p>
      <w:pPr>
        <w:pStyle w:val="Normal"/>
        <w:widowControl w:val="false"/>
        <w:overflowPunct w:val="false"/>
        <w:bidi w:val="0"/>
        <w:snapToGrid w:val="false"/>
        <w:spacing w:lineRule="exact" w:line="590"/>
        <w:ind w:firstLineChars="0" w:firstLine="0" w:startChars="0" w:start="0" w:endChars="200"/>
        <w:jc w:val="both"/>
        <w:rPr>
          <w:del w:id="2064" w:author="user" w:date="2019-10-22T14:51:00Z"/>
          <w:rFonts w:ascii="Times New Roman" w:hAnsi="Times New Roman" w:cs="Times New Roman"/>
          <w:szCs w:val="32"/>
        </w:rPr>
      </w:pPr>
      <w:del w:id="2061" w:author="user" w:date="2019-10-22T14:51:00Z">
        <w:r>
          <w:rPr>
            <w:rFonts w:ascii="Times New Roman" w:hAnsi="Times New Roman" w:cs="Times New Roman" w:eastAsia="黑体"/>
            <w:color w:val="000000"/>
            <w:szCs w:val="32"/>
          </w:rPr>
          <w:delText>第三十一条</w:delText>
        </w:r>
      </w:del>
      <w:del w:id="2062" w:author="user" w:date="2019-10-22T14:51:00Z">
        <w:r>
          <w:rPr>
            <w:rFonts w:ascii="Times New Roman" w:hAnsi="Times New Roman" w:cs="Times New Roman"/>
            <w:color w:val="000000"/>
            <w:szCs w:val="32"/>
          </w:rPr>
          <w:delText xml:space="preserve">  </w:delText>
        </w:r>
      </w:del>
      <w:del w:id="2063" w:author="user" w:date="2019-10-22T14:51:00Z">
        <w:r>
          <w:rPr>
            <w:rFonts w:ascii="Times New Roman" w:hAnsi="Times New Roman" w:cs="Times New Roman"/>
            <w:szCs w:val="32"/>
          </w:rPr>
          <w:delText>新建、改建、扩建桥梁、码头等设施，应当符合河道规划、港航规划、防洪标准和有关技术要求，不得缩窄行洪通道。</w:delText>
        </w:r>
      </w:del>
    </w:p>
    <w:p>
      <w:pPr>
        <w:pStyle w:val="Normal"/>
        <w:widowControl w:val="false"/>
        <w:overflowPunct w:val="false"/>
        <w:bidi w:val="0"/>
        <w:snapToGrid w:val="false"/>
        <w:spacing w:lineRule="exact" w:line="590"/>
        <w:ind w:firstLineChars="0" w:firstLine="0" w:startChars="0" w:start="0" w:endChars="200"/>
        <w:jc w:val="both"/>
        <w:rPr>
          <w:del w:id="2067" w:author="user" w:date="2019-10-22T14:51:00Z"/>
          <w:rFonts w:ascii="Times New Roman" w:hAnsi="Times New Roman" w:cs="Times New Roman"/>
          <w:color w:val="000000"/>
          <w:szCs w:val="32"/>
        </w:rPr>
      </w:pPr>
      <w:del w:id="2065" w:author="user" w:date="2019-10-22T14:51:00Z">
        <w:r>
          <w:rPr>
            <w:rFonts w:ascii="Times New Roman" w:hAnsi="Times New Roman" w:cs="Times New Roman" w:eastAsia="黑体"/>
            <w:szCs w:val="32"/>
          </w:rPr>
          <w:delText xml:space="preserve">第三十二条 </w:delText>
        </w:r>
      </w:del>
      <w:del w:id="2066" w:author="user" w:date="2019-10-22T14:51:00Z">
        <w:r>
          <w:rPr>
            <w:rFonts w:ascii="Times New Roman" w:hAnsi="Times New Roman" w:cs="Times New Roman"/>
            <w:color w:val="000000"/>
            <w:szCs w:val="32"/>
          </w:rPr>
          <w:delText xml:space="preserve"> 河道管理范围内的工程设施施工时，建设单位或者个人应当在开工前将施工方案报水行政主管部门备案，并严格按照施工方案进行施工。竣工后，应当通知水行政主管部门参加验收。</w:delText>
        </w:r>
      </w:del>
    </w:p>
    <w:p>
      <w:pPr>
        <w:pStyle w:val="Normal"/>
        <w:widowControl w:val="false"/>
        <w:overflowPunct w:val="false"/>
        <w:bidi w:val="0"/>
        <w:snapToGrid w:val="false"/>
        <w:spacing w:lineRule="exact" w:line="590"/>
        <w:ind w:firstLineChars="0" w:firstLine="0" w:startChars="0" w:start="0" w:endChars="200"/>
        <w:jc w:val="both"/>
        <w:rPr>
          <w:del w:id="2072" w:author="user" w:date="2019-10-22T14:51:00Z"/>
          <w:rFonts w:ascii="Times New Roman" w:hAnsi="Times New Roman" w:cs="Times New Roman"/>
          <w:szCs w:val="32"/>
        </w:rPr>
      </w:pPr>
      <w:del w:id="2068" w:author="user" w:date="2019-10-22T14:51:00Z">
        <w:r>
          <w:rPr>
            <w:rFonts w:ascii="Times New Roman" w:hAnsi="Times New Roman" w:cs="Times New Roman" w:eastAsia="黑体"/>
            <w:color w:val="000000"/>
            <w:szCs w:val="32"/>
          </w:rPr>
          <w:delText>第三十</w:delText>
        </w:r>
      </w:del>
      <w:del w:id="2069" w:author="user" w:date="2019-10-22T14:51:00Z">
        <w:r>
          <w:rPr>
            <w:rFonts w:ascii="Times New Roman" w:hAnsi="Times New Roman" w:cs="Times New Roman" w:eastAsia="黑体"/>
            <w:bCs/>
            <w:color w:val="000000"/>
            <w:szCs w:val="32"/>
          </w:rPr>
          <w:delText>三</w:delText>
        </w:r>
      </w:del>
      <w:del w:id="2070" w:author="user" w:date="2019-10-22T14:51:00Z">
        <w:r>
          <w:rPr>
            <w:rFonts w:ascii="Times New Roman" w:hAnsi="Times New Roman" w:cs="Times New Roman" w:eastAsia="黑体"/>
            <w:color w:val="000000"/>
            <w:szCs w:val="32"/>
          </w:rPr>
          <w:delText>条</w:delText>
        </w:r>
      </w:del>
      <w:del w:id="2071" w:author="user" w:date="2019-10-22T14:51:00Z">
        <w:r>
          <w:rPr>
            <w:rFonts w:ascii="Times New Roman" w:hAnsi="Times New Roman" w:cs="Times New Roman"/>
            <w:color w:val="000000"/>
            <w:szCs w:val="32"/>
          </w:rPr>
          <w:delText xml:space="preserve">  河道管理范围内的建设项目施工时，建设单位应当承担施工期间防汛责任，保证防洪排涝和通航安全，满足调水要求，保护水质；施工围堰或者临时阻水设施在影响防洪安全时，建设单位应当按照防汛指挥机构的紧急处理决定，限期清除或者采取其他紧急补救措施；施工结束后应当及时清理现场和清除施工围堰等遗留物。</w:delText>
        </w:r>
      </w:del>
    </w:p>
    <w:p>
      <w:pPr>
        <w:pStyle w:val="Normal"/>
        <w:widowControl w:val="false"/>
        <w:overflowPunct w:val="false"/>
        <w:bidi w:val="0"/>
        <w:snapToGrid w:val="false"/>
        <w:spacing w:lineRule="exact" w:line="590"/>
        <w:ind w:firstLineChars="0" w:firstLine="0" w:startChars="0" w:start="0" w:endChars="200"/>
        <w:jc w:val="both"/>
        <w:rPr>
          <w:del w:id="2077" w:author="user" w:date="2019-10-22T14:51:00Z"/>
          <w:rFonts w:ascii="Times New Roman" w:hAnsi="Times New Roman" w:cs="Times New Roman"/>
          <w:color w:val="000000"/>
          <w:szCs w:val="32"/>
        </w:rPr>
      </w:pPr>
      <w:del w:id="2073" w:author="user" w:date="2019-10-22T14:51:00Z">
        <w:r>
          <w:rPr>
            <w:rFonts w:ascii="Times New Roman" w:hAnsi="Times New Roman" w:cs="Times New Roman" w:eastAsia="黑体"/>
            <w:color w:val="000000"/>
            <w:szCs w:val="32"/>
          </w:rPr>
          <w:delText>第三十四条</w:delText>
        </w:r>
      </w:del>
      <w:del w:id="2074" w:author="user" w:date="2019-10-22T14:51:00Z">
        <w:r>
          <w:rPr>
            <w:rFonts w:ascii="Times New Roman" w:hAnsi="Times New Roman" w:cs="Times New Roman"/>
            <w:color w:val="000000"/>
            <w:szCs w:val="32"/>
          </w:rPr>
          <w:delText xml:space="preserve">  在河道管理范围内，开展水上旅游、水上运动等开发利用活动，应当符合河道规划，不得影响防洪安全、污染水质、损害河道及其配套工程，有关行政主管</w:delText>
        </w:r>
      </w:del>
      <w:del w:id="2075" w:author="user" w:date="2019-10-22T14:51:00Z">
        <w:r>
          <w:rPr>
            <w:rFonts w:ascii="Times New Roman" w:hAnsi="Times New Roman" w:cs="Times New Roman"/>
            <w:szCs w:val="32"/>
          </w:rPr>
          <w:delText>部门在</w:delText>
        </w:r>
      </w:del>
      <w:del w:id="2076" w:author="user" w:date="2019-10-22T14:51:00Z">
        <w:r>
          <w:rPr>
            <w:rFonts w:ascii="Times New Roman" w:hAnsi="Times New Roman" w:cs="Times New Roman"/>
            <w:color w:val="000000"/>
            <w:szCs w:val="32"/>
          </w:rPr>
          <w:delText>批准前，应当征求水行政主管部门的意见。</w:delText>
        </w:r>
      </w:del>
    </w:p>
    <w:p>
      <w:pPr>
        <w:pStyle w:val="Normal"/>
        <w:widowControl w:val="false"/>
        <w:overflowPunct w:val="false"/>
        <w:bidi w:val="0"/>
        <w:snapToGrid w:val="false"/>
        <w:spacing w:lineRule="exact" w:line="590"/>
        <w:ind w:firstLineChars="0" w:firstLine="0" w:startChars="0" w:start="0" w:endChars="200"/>
        <w:jc w:val="both"/>
        <w:rPr>
          <w:del w:id="2080" w:author="user" w:date="2019-10-22T14:51:00Z"/>
          <w:rFonts w:ascii="Times New Roman" w:hAnsi="Times New Roman" w:cs="Times New Roman"/>
          <w:color w:val="000000"/>
          <w:szCs w:val="32"/>
        </w:rPr>
      </w:pPr>
      <w:del w:id="2078" w:author="user" w:date="2019-10-22T14:51:00Z">
        <w:r>
          <w:rPr>
            <w:rFonts w:ascii="Times New Roman" w:hAnsi="Times New Roman" w:cs="Times New Roman" w:eastAsia="黑体"/>
            <w:color w:val="000000"/>
            <w:szCs w:val="32"/>
          </w:rPr>
          <w:delText>第三十五条</w:delText>
        </w:r>
      </w:del>
      <w:del w:id="2079" w:author="user" w:date="2019-10-22T14:51:00Z">
        <w:r>
          <w:rPr>
            <w:rFonts w:ascii="Times New Roman" w:hAnsi="Times New Roman" w:cs="Times New Roman"/>
            <w:color w:val="000000"/>
            <w:szCs w:val="32"/>
          </w:rPr>
          <w:delText xml:space="preserve">  自然资源规划、农业农村、市政园林等部门在河道管理范围内划定用于种植、养殖的区域，应当符合河道规划和水（环境）功能区划的要求，不得影响防洪安全和破坏水生态环境。</w:delText>
        </w:r>
      </w:del>
    </w:p>
    <w:p>
      <w:pPr>
        <w:pStyle w:val="Normal"/>
        <w:widowControl w:val="false"/>
        <w:overflowPunct w:val="false"/>
        <w:bidi w:val="0"/>
        <w:snapToGrid w:val="false"/>
        <w:spacing w:lineRule="exact" w:line="590"/>
        <w:ind w:firstLineChars="0" w:firstLine="0" w:startChars="0" w:start="0" w:endChars="200"/>
        <w:jc w:val="both"/>
        <w:rPr>
          <w:del w:id="2083" w:author="user" w:date="2019-10-22T14:51:00Z"/>
          <w:rFonts w:ascii="Times New Roman" w:hAnsi="Times New Roman" w:cs="Times New Roman"/>
          <w:color w:val="000000"/>
          <w:szCs w:val="32"/>
        </w:rPr>
      </w:pPr>
      <w:del w:id="2081" w:author="user" w:date="2019-10-22T14:51:00Z">
        <w:r>
          <w:rPr>
            <w:rFonts w:ascii="Times New Roman" w:hAnsi="Times New Roman" w:cs="Times New Roman" w:eastAsia="黑体"/>
            <w:color w:val="000000"/>
            <w:szCs w:val="32"/>
          </w:rPr>
          <w:delText>第三十六条</w:delText>
        </w:r>
      </w:del>
      <w:del w:id="2082" w:author="user" w:date="2019-10-22T14:51:00Z">
        <w:r>
          <w:rPr>
            <w:rFonts w:ascii="Times New Roman" w:hAnsi="Times New Roman" w:cs="Times New Roman"/>
            <w:color w:val="000000"/>
            <w:szCs w:val="32"/>
          </w:rPr>
          <w:delText xml:space="preserve">  在河道管理范围内采砂取土，应当符合河道规划，保证河势稳定、防洪安全、通航安全和港口安全，按照有关法律、法规的规定办理审批手续，并按照批准的地点、期限、总量、方式和深度进行。</w:delText>
        </w:r>
      </w:del>
    </w:p>
    <w:p>
      <w:pPr>
        <w:pStyle w:val="Normal"/>
        <w:widowControl w:val="false"/>
        <w:overflowPunct w:val="false"/>
        <w:bidi w:val="0"/>
        <w:snapToGrid w:val="false"/>
        <w:spacing w:lineRule="exact" w:line="590"/>
        <w:ind w:firstLineChars="0" w:firstLine="0" w:startChars="0" w:start="0" w:endChars="200"/>
        <w:jc w:val="both"/>
        <w:rPr>
          <w:del w:id="2091" w:author="user" w:date="2019-10-22T14:51:00Z"/>
          <w:rFonts w:ascii="仿宋_GB2312" w:hAnsi="仿宋_GB2312" w:cs="Times New Roman" w:hint="eastAsia"/>
          <w:szCs w:val="32"/>
        </w:rPr>
      </w:pPr>
      <w:del w:id="2084" w:author="user" w:date="2019-10-22T14:51:00Z">
        <w:r>
          <w:rPr>
            <w:rFonts w:ascii="Times New Roman" w:hAnsi="Times New Roman" w:cs="Times New Roman" w:eastAsia="黑体"/>
            <w:szCs w:val="32"/>
          </w:rPr>
          <w:delText>第三十七条</w:delText>
        </w:r>
      </w:del>
      <w:del w:id="2085" w:author="user" w:date="2019-10-22T14:51:00Z">
        <w:r>
          <w:rPr>
            <w:rFonts w:ascii="Times New Roman" w:hAnsi="Times New Roman" w:cs="Times New Roman"/>
            <w:szCs w:val="32"/>
          </w:rPr>
          <w:delText xml:space="preserve">  在河道管理范围内堆放物</w:delText>
        </w:r>
      </w:del>
      <w:del w:id="2086" w:author="user" w:date="2019-10-22T14:51:00Z">
        <w:r>
          <w:rPr>
            <w:rFonts w:ascii="仿宋_GB2312" w:hAnsi="仿宋_GB2312" w:cs="Times New Roman" w:hint="eastAsia"/>
            <w:szCs w:val="32"/>
          </w:rPr>
          <w:delText>料、</w:delText>
        </w:r>
      </w:del>
      <w:del w:id="2087" w:author="user" w:date="2019-10-22T14:51:00Z">
        <w:r>
          <w:rPr>
            <w:rStyle w:val="bz-content1"/>
            <w:rFonts w:ascii="仿宋_GB2312" w:hAnsi="仿宋_GB2312" w:cs="Times New Roman" w:hint="eastAsia"/>
            <w:b w:val="false"/>
            <w:sz w:val="32"/>
            <w:szCs w:val="32"/>
          </w:rPr>
          <w:delText>爆破、钻探、挖筑鱼塘、</w:delText>
        </w:r>
      </w:del>
      <w:del w:id="2088" w:author="user" w:date="2019-10-22T14:51:00Z">
        <w:r>
          <w:rPr>
            <w:rFonts w:ascii="仿宋_GB2312" w:hAnsi="仿宋_GB2312" w:cs="Times New Roman" w:hint="eastAsia"/>
            <w:szCs w:val="32"/>
          </w:rPr>
          <w:delText>开采地下资源、考古挖掘、搭建临时设施等活动，应当经水行政主管部门批准，</w:delText>
        </w:r>
      </w:del>
      <w:del w:id="2089" w:author="user" w:date="2019-10-22T14:51:00Z">
        <w:r>
          <w:rPr>
            <w:rStyle w:val="bz-content1"/>
            <w:rFonts w:ascii="仿宋_GB2312" w:hAnsi="仿宋_GB2312" w:cs="Times New Roman" w:hint="eastAsia"/>
            <w:b w:val="false"/>
            <w:sz w:val="32"/>
            <w:szCs w:val="32"/>
          </w:rPr>
          <w:delText>涉及其他部门的，由水行政主管部门会同有关部门批准</w:delText>
        </w:r>
      </w:del>
      <w:del w:id="2090" w:author="user" w:date="2019-10-22T14:51:00Z">
        <w:r>
          <w:rPr>
            <w:rFonts w:ascii="仿宋_GB2312" w:hAnsi="仿宋_GB2312" w:cs="Times New Roman" w:hint="eastAsia"/>
            <w:szCs w:val="32"/>
          </w:rPr>
          <w:delText>。</w:delText>
        </w:r>
      </w:del>
    </w:p>
    <w:p>
      <w:pPr>
        <w:pStyle w:val="Normal"/>
        <w:widowControl w:val="false"/>
        <w:overflowPunct w:val="false"/>
        <w:bidi w:val="0"/>
        <w:snapToGrid w:val="false"/>
        <w:spacing w:lineRule="exact" w:line="590"/>
        <w:ind w:firstLineChars="0" w:firstLine="0" w:startChars="0" w:start="0" w:endChars="200"/>
        <w:jc w:val="both"/>
        <w:rPr>
          <w:del w:id="2093" w:author="user" w:date="2019-10-22T14:51:00Z"/>
          <w:rStyle w:val="bz-content1"/>
          <w:rFonts w:ascii="Times New Roman" w:hAnsi="Times New Roman" w:eastAsia="仿宋_GB2312" w:cs="Times New Roman"/>
          <w:szCs w:val="32"/>
        </w:rPr>
      </w:pPr>
      <w:del w:id="2092" w:author="user" w:date="2019-10-22T14:51:00Z">
        <w:r>
          <w:rPr>
            <w:rFonts w:cs="Times New Roman" w:hint="eastAsia" w:ascii="仿宋_GB2312" w:hAnsi="仿宋_GB2312"/>
            <w:szCs w:val="32"/>
          </w:rPr>
        </w:r>
      </w:del>
    </w:p>
    <w:p>
      <w:pPr>
        <w:pStyle w:val="Normal"/>
        <w:widowControl w:val="false"/>
        <w:overflowPunct w:val="false"/>
        <w:bidi w:val="0"/>
        <w:snapToGrid w:val="false"/>
        <w:spacing w:lineRule="exact" w:line="590"/>
        <w:ind w:firstLineChars="0" w:firstLine="0" w:startChars="0" w:start="0" w:endChars="200"/>
        <w:jc w:val="both"/>
        <w:rPr>
          <w:del w:id="2095" w:author="user" w:date="2019-10-22T14:51:00Z"/>
          <w:rFonts w:ascii="Times New Roman" w:hAnsi="Times New Roman" w:eastAsia="黑体" w:cs="Times New Roman"/>
          <w:szCs w:val="32"/>
        </w:rPr>
      </w:pPr>
      <w:del w:id="2094" w:author="user" w:date="2019-10-22T14:51:00Z">
        <w:r>
          <w:rPr>
            <w:rFonts w:ascii="Times New Roman" w:hAnsi="Times New Roman" w:cs="Times New Roman" w:eastAsia="黑体"/>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2097" w:author="user" w:date="2019-10-22T14:51:00Z"/>
          <w:rFonts w:ascii="Times New Roman" w:hAnsi="Times New Roman" w:eastAsia="黑体" w:cs="Times New Roman"/>
          <w:szCs w:val="32"/>
        </w:rPr>
      </w:pPr>
      <w:del w:id="2096"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102" w:author="user" w:date="2019-10-22T14:51:00Z"/>
          <w:rFonts w:ascii="Times New Roman" w:hAnsi="Times New Roman" w:cs="Times New Roman"/>
          <w:sz w:val="24"/>
        </w:rPr>
      </w:pPr>
      <w:del w:id="2098" w:author="user" w:date="2019-10-22T14:51:00Z">
        <w:r>
          <w:rPr>
            <w:rFonts w:ascii="Times New Roman" w:hAnsi="Times New Roman" w:cs="Times New Roman" w:eastAsia="黑体"/>
            <w:szCs w:val="32"/>
          </w:rPr>
          <w:delText>第三十八条</w:delText>
        </w:r>
      </w:del>
      <w:del w:id="2099" w:author="user" w:date="2019-10-22T14:51:00Z">
        <w:r>
          <w:rPr>
            <w:rFonts w:ascii="Times New Roman" w:hAnsi="Times New Roman" w:cs="Times New Roman"/>
            <w:szCs w:val="32"/>
          </w:rPr>
          <w:delText xml:space="preserve">  违反本条例第二十六条第一款规定，围湖造地、围垦河道、圈圩养殖的，由水行政主管部门责令停止违法行为，限期恢复原状或者采取其他补救措施</w:delText>
        </w:r>
      </w:del>
      <w:del w:id="2100" w:author="user" w:date="2019-10-22T14:51:00Z">
        <w:r>
          <w:rPr>
            <w:rFonts w:cs="Times New Roman" w:ascii="Times New Roman" w:hAnsi="Times New Roman"/>
            <w:szCs w:val="32"/>
          </w:rPr>
          <w:delText>,</w:delText>
        </w:r>
      </w:del>
      <w:del w:id="2101" w:author="user" w:date="2019-10-22T14:51:00Z">
        <w:r>
          <w:rPr>
            <w:rFonts w:ascii="Times New Roman" w:hAnsi="Times New Roman" w:cs="Times New Roman"/>
            <w:szCs w:val="32"/>
          </w:rPr>
          <w:delText>并可以处以一万元以上五万元以下罚款；既不恢复原状也不采取补救措施的，由水行政主管部门代为恢复原状或者采取其他补救措施，所需费用由违法者承担。</w:delText>
        </w:r>
      </w:del>
    </w:p>
    <w:p>
      <w:pPr>
        <w:pStyle w:val="Normal"/>
        <w:widowControl w:val="false"/>
        <w:overflowPunct w:val="false"/>
        <w:bidi w:val="0"/>
        <w:snapToGrid w:val="false"/>
        <w:spacing w:lineRule="exact" w:line="590"/>
        <w:ind w:firstLineChars="0" w:firstLine="0" w:startChars="0" w:start="0" w:endChars="200"/>
        <w:jc w:val="both"/>
        <w:rPr>
          <w:del w:id="2105" w:author="user" w:date="2019-10-22T14:51:00Z"/>
          <w:rFonts w:ascii="Times New Roman" w:hAnsi="Times New Roman" w:cs="Times New Roman"/>
          <w:szCs w:val="32"/>
        </w:rPr>
      </w:pPr>
      <w:del w:id="2103" w:author="user" w:date="2019-10-22T14:51:00Z">
        <w:r>
          <w:rPr>
            <w:rFonts w:ascii="Times New Roman" w:hAnsi="Times New Roman" w:cs="Times New Roman" w:eastAsia="黑体"/>
            <w:color w:val="000000"/>
            <w:szCs w:val="32"/>
          </w:rPr>
          <w:delText>第三十九条</w:delText>
        </w:r>
      </w:del>
      <w:del w:id="2104" w:author="user" w:date="2019-10-22T14:51:00Z">
        <w:r>
          <w:rPr>
            <w:rFonts w:ascii="Times New Roman" w:hAnsi="Times New Roman" w:cs="Times New Roman"/>
            <w:szCs w:val="32"/>
          </w:rPr>
          <w:delText xml:space="preserve">  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2109" w:author="user" w:date="2019-10-22T14:51:00Z"/>
          <w:rFonts w:ascii="Times New Roman" w:hAnsi="Times New Roman" w:cs="Times New Roman"/>
          <w:szCs w:val="32"/>
        </w:rPr>
      </w:pPr>
      <w:del w:id="2106" w:author="user" w:date="2019-10-22T14:51:00Z">
        <w:r>
          <w:rPr>
            <w:rFonts w:ascii="Times New Roman" w:hAnsi="Times New Roman" w:cs="Times New Roman"/>
            <w:szCs w:val="32"/>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w:delText>
        </w:r>
      </w:del>
      <w:del w:id="2107" w:author="user" w:date="2019-10-22T14:51:00Z">
        <w:r>
          <w:rPr>
            <w:rFonts w:ascii="Times New Roman" w:hAnsi="Times New Roman" w:cs="Times New Roman"/>
            <w:spacing w:val="6"/>
            <w:szCs w:val="32"/>
          </w:rPr>
          <w:delText>的，代为恢复原状或者采取其他补救措施，所需费用由违法者承担</w:delText>
        </w:r>
      </w:del>
      <w:del w:id="2108" w:author="user" w:date="2019-10-22T14:51:00Z">
        <w:r>
          <w:rPr>
            <w:rFonts w:ascii="Times New Roman" w:hAnsi="Times New Roman" w:cs="Times New Roman"/>
            <w:szCs w:val="32"/>
          </w:rPr>
          <w:delText>。</w:delText>
        </w:r>
      </w:del>
    </w:p>
    <w:p>
      <w:pPr>
        <w:pStyle w:val="Normal"/>
        <w:widowControl w:val="false"/>
        <w:overflowPunct w:val="false"/>
        <w:bidi w:val="0"/>
        <w:snapToGrid w:val="false"/>
        <w:spacing w:lineRule="exact" w:line="590"/>
        <w:ind w:firstLineChars="0" w:firstLine="0" w:startChars="0" w:start="0" w:endChars="200"/>
        <w:jc w:val="both"/>
        <w:rPr>
          <w:del w:id="2112" w:author="user" w:date="2019-10-22T14:51:00Z"/>
          <w:rFonts w:ascii="Times New Roman" w:hAnsi="Times New Roman" w:cs="Times New Roman"/>
          <w:szCs w:val="32"/>
        </w:rPr>
      </w:pPr>
      <w:del w:id="2110" w:author="user" w:date="2019-10-22T14:51:00Z">
        <w:r>
          <w:rPr>
            <w:rFonts w:ascii="Times New Roman" w:hAnsi="Times New Roman" w:cs="Times New Roman" w:eastAsia="黑体"/>
            <w:color w:val="000000"/>
            <w:szCs w:val="32"/>
          </w:rPr>
          <w:delText xml:space="preserve">第四十条  </w:delText>
        </w:r>
      </w:del>
      <w:del w:id="2111" w:author="user" w:date="2019-10-22T14:51:00Z">
        <w:r>
          <w:rPr>
            <w:rFonts w:ascii="Times New Roman" w:hAnsi="Times New Roman" w:cs="Times New Roman"/>
            <w:color w:val="000000"/>
            <w:szCs w:val="32"/>
          </w:rPr>
          <w:delText>违反本条例第二十九条第一款，第三十二条规定，未经水行政主管部门同意擅自建设的，由水行政主管部门责令停止违法行为，限期补办有关手续；逾期不补办或者补办未被批准的，责令限期拆除违法建筑物、构筑物；逾期不拆除的，强行拆除，所需费用由违法单位或者个人负担，并处以一万元以上十万元以下的罚款。</w:delText>
        </w:r>
      </w:del>
    </w:p>
    <w:p>
      <w:pPr>
        <w:pStyle w:val="Normal"/>
        <w:widowControl w:val="false"/>
        <w:overflowPunct w:val="false"/>
        <w:bidi w:val="0"/>
        <w:snapToGrid w:val="false"/>
        <w:spacing w:lineRule="exact" w:line="590"/>
        <w:ind w:firstLineChars="0" w:firstLine="0" w:startChars="0" w:start="0" w:endChars="200"/>
        <w:jc w:val="both"/>
        <w:rPr>
          <w:del w:id="2114" w:author="user" w:date="2019-10-22T14:51:00Z"/>
          <w:rFonts w:ascii="Times New Roman" w:hAnsi="Times New Roman" w:cs="Times New Roman"/>
          <w:szCs w:val="32"/>
        </w:rPr>
      </w:pPr>
      <w:del w:id="2113" w:author="user" w:date="2019-10-22T14:51:00Z">
        <w:r>
          <w:rPr>
            <w:rFonts w:ascii="Times New Roman" w:hAnsi="Times New Roman" w:cs="Times New Roman"/>
            <w:szCs w:val="32"/>
          </w:rPr>
          <w:delText>虽经水行政主管部门同意，但未按照审查要求建设的，由水行政主管部门责令限期改正，按照情节轻重，处以一万元以上十万元以下的罚款。</w:delText>
        </w:r>
      </w:del>
    </w:p>
    <w:p>
      <w:pPr>
        <w:pStyle w:val="Normal"/>
        <w:widowControl w:val="false"/>
        <w:overflowPunct w:val="false"/>
        <w:bidi w:val="0"/>
        <w:snapToGrid w:val="false"/>
        <w:spacing w:lineRule="exact" w:line="590"/>
        <w:ind w:firstLineChars="0" w:firstLine="0" w:startChars="0" w:start="0" w:endChars="200"/>
        <w:jc w:val="both"/>
        <w:rPr>
          <w:del w:id="2119" w:author="user" w:date="2019-10-22T14:51:00Z"/>
          <w:rFonts w:ascii="Times New Roman" w:hAnsi="Times New Roman" w:cs="Times New Roman"/>
          <w:color w:val="000000"/>
          <w:szCs w:val="32"/>
          <w:bdr w:val="single" w:sz="4" w:space="0" w:color="000000"/>
        </w:rPr>
      </w:pPr>
      <w:del w:id="2115" w:author="user" w:date="2019-10-22T14:51:00Z">
        <w:r>
          <w:rPr>
            <w:rFonts w:ascii="Times New Roman" w:hAnsi="Times New Roman" w:cs="Times New Roman" w:eastAsia="黑体"/>
            <w:color w:val="000000"/>
            <w:szCs w:val="32"/>
          </w:rPr>
          <w:delText>第四十</w:delText>
        </w:r>
      </w:del>
      <w:del w:id="2116" w:author="user" w:date="2019-10-22T14:51:00Z">
        <w:r>
          <w:rPr>
            <w:rFonts w:ascii="Times New Roman" w:hAnsi="Times New Roman" w:cs="Times New Roman" w:eastAsia="黑体"/>
            <w:bCs/>
            <w:color w:val="000000"/>
            <w:szCs w:val="32"/>
          </w:rPr>
          <w:delText>一</w:delText>
        </w:r>
      </w:del>
      <w:del w:id="2117" w:author="user" w:date="2019-10-22T14:51:00Z">
        <w:r>
          <w:rPr>
            <w:rFonts w:ascii="Times New Roman" w:hAnsi="Times New Roman" w:cs="Times New Roman" w:eastAsia="黑体"/>
            <w:color w:val="000000"/>
            <w:szCs w:val="32"/>
          </w:rPr>
          <w:delText>条</w:delText>
        </w:r>
      </w:del>
      <w:del w:id="2118" w:author="user" w:date="2019-10-22T14:51:00Z">
        <w:r>
          <w:rPr>
            <w:rFonts w:ascii="Times New Roman" w:hAnsi="Times New Roman" w:cs="Times New Roman"/>
            <w:color w:val="000000"/>
            <w:szCs w:val="32"/>
          </w:rPr>
          <w:delText xml:space="preserve">  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ind w:firstLineChars="0" w:firstLine="0" w:startChars="0" w:start="0" w:endChars="200"/>
        <w:jc w:val="both"/>
        <w:rPr>
          <w:del w:id="2122" w:author="user" w:date="2019-10-22T14:51:00Z"/>
          <w:rFonts w:ascii="Times New Roman" w:hAnsi="Times New Roman" w:cs="Times New Roman"/>
          <w:szCs w:val="32"/>
        </w:rPr>
      </w:pPr>
      <w:del w:id="2120" w:author="user" w:date="2019-10-22T14:51:00Z">
        <w:r>
          <w:rPr>
            <w:rFonts w:ascii="Times New Roman" w:hAnsi="Times New Roman" w:cs="Times New Roman" w:eastAsia="黑体"/>
            <w:color w:val="000000"/>
            <w:szCs w:val="32"/>
          </w:rPr>
          <w:delText>第四十二条</w:delText>
        </w:r>
      </w:del>
      <w:del w:id="2121" w:author="user" w:date="2019-10-22T14:51:00Z">
        <w:r>
          <w:rPr>
            <w:rFonts w:ascii="Times New Roman" w:hAnsi="Times New Roman" w:cs="Times New Roman"/>
            <w:szCs w:val="32"/>
          </w:rPr>
          <w:delText xml:space="preserve">  违反本条例规定，造成河道及其配套工程设施损坏、影响河道及其配套工程设施发挥正常功能的，应当负责修复、恢复或者承担代为修复、恢复费用，造成损失的，还应当承担相应的赔偿责任。</w:delText>
        </w:r>
      </w:del>
    </w:p>
    <w:p>
      <w:pPr>
        <w:pStyle w:val="Normal"/>
        <w:widowControl w:val="false"/>
        <w:overflowPunct w:val="false"/>
        <w:bidi w:val="0"/>
        <w:snapToGrid w:val="false"/>
        <w:spacing w:lineRule="exact" w:line="590"/>
        <w:ind w:firstLineChars="0" w:firstLine="0" w:startChars="0" w:start="0" w:endChars="200"/>
        <w:jc w:val="both"/>
        <w:rPr>
          <w:del w:id="2124" w:author="user" w:date="2019-10-22T14:51:00Z"/>
          <w:rFonts w:ascii="Times New Roman" w:hAnsi="Times New Roman" w:cs="Times New Roman"/>
          <w:szCs w:val="32"/>
        </w:rPr>
      </w:pPr>
      <w:del w:id="2123" w:author="user" w:date="2019-10-22T14:51:00Z">
        <w:r>
          <w:rPr>
            <w:rFonts w:ascii="Times New Roman" w:hAnsi="Times New Roman" w:cs="Times New Roman"/>
            <w:szCs w:val="32"/>
          </w:rPr>
          <w:delText>依照有关法律、法规和本条例规定，被予以行政处罚的单位或者个人，不免除其承担排除妨碍和赔偿损失等民事责任。</w:delText>
        </w:r>
      </w:del>
    </w:p>
    <w:p>
      <w:pPr>
        <w:pStyle w:val="Normal"/>
        <w:widowControl w:val="false"/>
        <w:overflowPunct w:val="false"/>
        <w:bidi w:val="0"/>
        <w:snapToGrid w:val="false"/>
        <w:spacing w:lineRule="exact" w:line="590"/>
        <w:ind w:firstLineChars="0" w:firstLine="0" w:startChars="0" w:start="0" w:endChars="200"/>
        <w:jc w:val="both"/>
        <w:rPr>
          <w:del w:id="2127" w:author="user" w:date="2019-10-22T14:51:00Z"/>
          <w:rFonts w:ascii="Times New Roman" w:hAnsi="Times New Roman" w:cs="Times New Roman"/>
          <w:szCs w:val="32"/>
        </w:rPr>
      </w:pPr>
      <w:del w:id="2125" w:author="user" w:date="2019-10-22T14:51:00Z">
        <w:r>
          <w:rPr>
            <w:rFonts w:ascii="Times New Roman" w:hAnsi="Times New Roman" w:cs="Times New Roman" w:eastAsia="黑体"/>
            <w:color w:val="000000"/>
            <w:szCs w:val="32"/>
          </w:rPr>
          <w:delText>第四十三条</w:delText>
        </w:r>
      </w:del>
      <w:del w:id="2126" w:author="user" w:date="2019-10-22T14:51:00Z">
        <w:r>
          <w:rPr>
            <w:rFonts w:ascii="Times New Roman" w:hAnsi="Times New Roman" w:cs="Times New Roman"/>
            <w:szCs w:val="32"/>
          </w:rPr>
          <w:delText xml:space="preserve">  违反本条例规定，有关法律、法规已有处罚规定的，从其规定。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2132" w:author="user" w:date="2019-10-22T14:51:00Z"/>
          <w:rFonts w:ascii="Times New Roman" w:hAnsi="Times New Roman" w:cs="Times New Roman"/>
          <w:szCs w:val="32"/>
        </w:rPr>
      </w:pPr>
      <w:del w:id="2128" w:author="user" w:date="2019-10-22T14:51:00Z">
        <w:r>
          <w:rPr>
            <w:rFonts w:ascii="Times New Roman" w:hAnsi="Times New Roman" w:cs="Times New Roman" w:eastAsia="黑体"/>
            <w:szCs w:val="32"/>
          </w:rPr>
          <w:delText>第四十</w:delText>
        </w:r>
      </w:del>
      <w:del w:id="2129" w:author="user" w:date="2019-10-22T14:51:00Z">
        <w:r>
          <w:rPr>
            <w:rFonts w:ascii="Times New Roman" w:hAnsi="Times New Roman" w:cs="Times New Roman" w:eastAsia="黑体"/>
            <w:color w:val="000000"/>
            <w:szCs w:val="32"/>
          </w:rPr>
          <w:delText>四</w:delText>
        </w:r>
      </w:del>
      <w:del w:id="2130" w:author="user" w:date="2019-10-22T14:51:00Z">
        <w:r>
          <w:rPr>
            <w:rFonts w:ascii="Times New Roman" w:hAnsi="Times New Roman" w:cs="Times New Roman" w:eastAsia="黑体"/>
            <w:szCs w:val="32"/>
          </w:rPr>
          <w:delText xml:space="preserve">条  </w:delText>
        </w:r>
      </w:del>
      <w:del w:id="2131" w:author="user" w:date="2019-10-22T14:51:00Z">
        <w:r>
          <w:rPr>
            <w:rFonts w:ascii="Times New Roman" w:hAnsi="Times New Roman" w:cs="Times New Roman"/>
            <w:szCs w:val="32"/>
          </w:rPr>
          <w:delText>对下级水行政主管部门作出的不适当决定，上级水行政主管部门应当要求其改正或者予以撤销。</w:delText>
        </w:r>
      </w:del>
    </w:p>
    <w:p>
      <w:pPr>
        <w:pStyle w:val="Normal"/>
        <w:widowControl w:val="false"/>
        <w:overflowPunct w:val="false"/>
        <w:bidi w:val="0"/>
        <w:snapToGrid w:val="false"/>
        <w:spacing w:lineRule="exact" w:line="590"/>
        <w:ind w:firstLineChars="0" w:firstLine="0" w:startChars="0" w:start="0" w:endChars="200"/>
        <w:jc w:val="both"/>
        <w:rPr>
          <w:del w:id="2137" w:author="user" w:date="2019-10-22T14:51:00Z"/>
          <w:rFonts w:ascii="Times New Roman" w:hAnsi="Times New Roman" w:cs="Times New Roman"/>
          <w:szCs w:val="32"/>
        </w:rPr>
      </w:pPr>
      <w:del w:id="2133" w:author="user" w:date="2019-10-22T14:51:00Z">
        <w:r>
          <w:rPr>
            <w:rFonts w:ascii="Times New Roman" w:hAnsi="Times New Roman" w:cs="Times New Roman" w:eastAsia="黑体"/>
            <w:szCs w:val="32"/>
          </w:rPr>
          <w:delText>第四十</w:delText>
        </w:r>
      </w:del>
      <w:del w:id="2134" w:author="user" w:date="2019-10-22T14:51:00Z">
        <w:r>
          <w:rPr>
            <w:rFonts w:ascii="Times New Roman" w:hAnsi="Times New Roman" w:cs="Times New Roman" w:eastAsia="黑体"/>
            <w:color w:val="000000"/>
            <w:szCs w:val="32"/>
          </w:rPr>
          <w:delText>五</w:delText>
        </w:r>
      </w:del>
      <w:del w:id="2135" w:author="user" w:date="2019-10-22T14:51:00Z">
        <w:r>
          <w:rPr>
            <w:rFonts w:ascii="Times New Roman" w:hAnsi="Times New Roman" w:cs="Times New Roman" w:eastAsia="黑体"/>
            <w:szCs w:val="32"/>
          </w:rPr>
          <w:delText>条</w:delText>
        </w:r>
      </w:del>
      <w:del w:id="2136" w:author="user" w:date="2019-10-22T14:51:00Z">
        <w:r>
          <w:rPr>
            <w:rFonts w:ascii="Times New Roman" w:hAnsi="Times New Roman" w:cs="Times New Roman"/>
            <w:szCs w:val="32"/>
          </w:rPr>
          <w:delText xml:space="preserve">  水行政主管部门、河道管理机构及其工作人员有下列行为之一的，由其所在单位或者上级主管机关对对负有责任的主管人员和其他直接责任人员给予行政处分；构成犯罪的，依法追究刑事责任：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2139" w:author="user" w:date="2019-10-22T14:51:00Z"/>
          <w:rFonts w:ascii="Times New Roman" w:hAnsi="Times New Roman" w:cs="Times New Roman"/>
          <w:szCs w:val="32"/>
        </w:rPr>
      </w:pPr>
      <w:del w:id="2138" w:author="user" w:date="2019-10-22T14:51:00Z">
        <w:r>
          <w:rPr>
            <w:rFonts w:ascii="Times New Roman" w:hAnsi="Times New Roman" w:cs="Times New Roman"/>
            <w:szCs w:val="32"/>
          </w:rPr>
          <w:delText>（一）对不符合法定条件的单位和个人实施行政许可、签署同意意见的；</w:delText>
        </w:r>
      </w:del>
    </w:p>
    <w:p>
      <w:pPr>
        <w:pStyle w:val="Normal"/>
        <w:widowControl w:val="false"/>
        <w:overflowPunct w:val="false"/>
        <w:bidi w:val="0"/>
        <w:snapToGrid w:val="false"/>
        <w:spacing w:lineRule="exact" w:line="590"/>
        <w:ind w:firstLineChars="0" w:firstLine="0" w:startChars="0" w:start="0" w:endChars="200"/>
        <w:jc w:val="both"/>
        <w:rPr>
          <w:del w:id="2141" w:author="user" w:date="2019-10-22T14:51:00Z"/>
          <w:rFonts w:ascii="Times New Roman" w:hAnsi="Times New Roman" w:cs="Times New Roman"/>
          <w:szCs w:val="32"/>
        </w:rPr>
      </w:pPr>
      <w:del w:id="2140" w:author="user" w:date="2019-10-22T14:51:00Z">
        <w:r>
          <w:rPr>
            <w:rFonts w:ascii="Times New Roman" w:hAnsi="Times New Roman" w:cs="Times New Roman"/>
            <w:szCs w:val="32"/>
          </w:rPr>
          <w:delText>（二）在河道管理活动中收受单位和个人钱物的；</w:delText>
        </w:r>
      </w:del>
    </w:p>
    <w:p>
      <w:pPr>
        <w:pStyle w:val="Normal"/>
        <w:widowControl w:val="false"/>
        <w:overflowPunct w:val="false"/>
        <w:bidi w:val="0"/>
        <w:snapToGrid w:val="false"/>
        <w:spacing w:lineRule="exact" w:line="590"/>
        <w:ind w:firstLineChars="0" w:firstLine="0" w:startChars="0" w:start="0" w:endChars="200"/>
        <w:jc w:val="both"/>
        <w:rPr>
          <w:del w:id="2143" w:author="user" w:date="2019-10-22T14:51:00Z"/>
          <w:rFonts w:ascii="Times New Roman" w:hAnsi="Times New Roman" w:cs="Times New Roman"/>
          <w:szCs w:val="32"/>
        </w:rPr>
      </w:pPr>
      <w:del w:id="2142" w:author="user" w:date="2019-10-22T14:51:00Z">
        <w:r>
          <w:rPr>
            <w:rFonts w:ascii="Times New Roman" w:hAnsi="Times New Roman" w:cs="Times New Roman"/>
            <w:szCs w:val="32"/>
          </w:rPr>
          <w:delText>（三）不按照规定收取规费，或者截留、挤占、挪用规费的；</w:delText>
        </w:r>
      </w:del>
    </w:p>
    <w:p>
      <w:pPr>
        <w:pStyle w:val="Normal"/>
        <w:widowControl w:val="false"/>
        <w:overflowPunct w:val="false"/>
        <w:bidi w:val="0"/>
        <w:snapToGrid w:val="false"/>
        <w:spacing w:lineRule="exact" w:line="590"/>
        <w:ind w:firstLineChars="0" w:firstLine="0" w:startChars="0" w:start="0" w:endChars="200"/>
        <w:jc w:val="both"/>
        <w:rPr>
          <w:del w:id="2145" w:author="user" w:date="2019-10-22T14:51:00Z"/>
          <w:rFonts w:ascii="Times New Roman" w:hAnsi="Times New Roman" w:cs="Times New Roman"/>
          <w:szCs w:val="32"/>
        </w:rPr>
      </w:pPr>
      <w:del w:id="2144" w:author="user" w:date="2019-10-22T14:51:00Z">
        <w:r>
          <w:rPr>
            <w:rFonts w:ascii="Times New Roman" w:hAnsi="Times New Roman" w:cs="Times New Roman"/>
            <w:szCs w:val="32"/>
          </w:rPr>
          <w:delText>（四）发现违法行为或者接到举报不及时查处，造成重大影响的；</w:delText>
        </w:r>
      </w:del>
    </w:p>
    <w:p>
      <w:pPr>
        <w:pStyle w:val="Normal"/>
        <w:widowControl w:val="false"/>
        <w:overflowPunct w:val="false"/>
        <w:bidi w:val="0"/>
        <w:snapToGrid w:val="false"/>
        <w:spacing w:lineRule="exact" w:line="590"/>
        <w:ind w:firstLineChars="0" w:firstLine="0" w:startChars="0" w:start="0" w:endChars="200"/>
        <w:jc w:val="both"/>
        <w:rPr>
          <w:del w:id="2147" w:author="user" w:date="2019-10-22T14:51:00Z"/>
          <w:rFonts w:ascii="Times New Roman" w:hAnsi="Times New Roman" w:cs="Times New Roman"/>
          <w:szCs w:val="32"/>
        </w:rPr>
      </w:pPr>
      <w:del w:id="2146" w:author="user" w:date="2019-10-22T14:51:00Z">
        <w:r>
          <w:rPr>
            <w:rFonts w:ascii="Times New Roman" w:hAnsi="Times New Roman" w:cs="Times New Roman"/>
            <w:szCs w:val="32"/>
          </w:rPr>
          <w:delText>（五）有其他玩忽职守、滥用职权、徇私舞弊行为的。</w:delText>
        </w:r>
      </w:del>
    </w:p>
    <w:p>
      <w:pPr>
        <w:pStyle w:val="Normal"/>
        <w:widowControl w:val="false"/>
        <w:overflowPunct w:val="false"/>
        <w:bidi w:val="0"/>
        <w:snapToGrid w:val="false"/>
        <w:spacing w:lineRule="exact" w:line="590"/>
        <w:ind w:firstLineChars="0" w:firstLine="0" w:startChars="0" w:start="0" w:endChars="200"/>
        <w:jc w:val="both"/>
        <w:rPr>
          <w:del w:id="2149" w:author="user" w:date="2019-10-22T14:51:00Z"/>
          <w:rFonts w:ascii="Times New Roman" w:hAnsi="Times New Roman" w:cs="Times New Roman"/>
          <w:szCs w:val="32"/>
        </w:rPr>
      </w:pPr>
      <w:del w:id="2148"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151" w:author="user" w:date="2019-10-22T14:51:00Z"/>
          <w:rFonts w:ascii="Times New Roman" w:hAnsi="Times New Roman" w:eastAsia="黑体" w:cs="Times New Roman"/>
          <w:szCs w:val="32"/>
        </w:rPr>
      </w:pPr>
      <w:del w:id="2150" w:author="user" w:date="2019-10-22T14:51:00Z">
        <w:r>
          <w:rPr>
            <w:rFonts w:ascii="Times New Roman" w:hAnsi="Times New Roman" w:cs="Times New Roman" w:eastAsia="黑体"/>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2153" w:author="user" w:date="2019-10-22T14:51:00Z"/>
          <w:rFonts w:ascii="Times New Roman" w:hAnsi="Times New Roman" w:eastAsia="黑体" w:cs="Times New Roman"/>
          <w:szCs w:val="32"/>
        </w:rPr>
      </w:pPr>
      <w:del w:id="2152"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164" w:author="user" w:date="2019-10-22T14:51:00Z"/>
          <w:rFonts w:ascii="Times New Roman" w:hAnsi="Times New Roman" w:cs="Times New Roman"/>
          <w:color w:val="000000"/>
          <w:szCs w:val="32"/>
        </w:rPr>
      </w:pPr>
      <w:del w:id="2154" w:author="user" w:date="2019-10-22T14:51:00Z">
        <w:r>
          <w:rPr>
            <w:rFonts w:ascii="Times New Roman" w:hAnsi="Times New Roman" w:cs="Times New Roman" w:eastAsia="黑体"/>
            <w:szCs w:val="32"/>
          </w:rPr>
          <w:delText>第四十</w:delText>
        </w:r>
      </w:del>
      <w:del w:id="2155" w:author="user" w:date="2019-10-22T14:51:00Z">
        <w:r>
          <w:rPr>
            <w:rFonts w:ascii="Times New Roman" w:hAnsi="Times New Roman" w:cs="Times New Roman" w:eastAsia="黑体"/>
            <w:color w:val="000000"/>
            <w:szCs w:val="32"/>
          </w:rPr>
          <w:delText>六</w:delText>
        </w:r>
      </w:del>
      <w:del w:id="2156" w:author="user" w:date="2019-10-22T14:51:00Z">
        <w:r>
          <w:rPr>
            <w:rFonts w:ascii="Times New Roman" w:hAnsi="Times New Roman" w:cs="Times New Roman" w:eastAsia="黑体"/>
            <w:szCs w:val="32"/>
          </w:rPr>
          <w:delText>条</w:delText>
        </w:r>
      </w:del>
      <w:del w:id="2157" w:author="user" w:date="2019-10-22T14:51:00Z">
        <w:r>
          <w:rPr>
            <w:rFonts w:ascii="Times New Roman" w:hAnsi="Times New Roman" w:cs="Times New Roman"/>
            <w:szCs w:val="32"/>
          </w:rPr>
          <w:delText xml:space="preserve">  本条例自</w:delText>
        </w:r>
      </w:del>
      <w:del w:id="2158" w:author="user" w:date="2019-10-22T14:51:00Z">
        <w:r>
          <w:rPr>
            <w:rFonts w:cs="Times New Roman" w:ascii="Times New Roman" w:hAnsi="Times New Roman"/>
            <w:szCs w:val="32"/>
          </w:rPr>
          <w:delText>2009</w:delText>
        </w:r>
      </w:del>
      <w:del w:id="2159" w:author="user" w:date="2019-10-22T14:51:00Z">
        <w:r>
          <w:rPr>
            <w:rFonts w:ascii="Times New Roman" w:hAnsi="Times New Roman" w:cs="Times New Roman"/>
            <w:szCs w:val="32"/>
          </w:rPr>
          <w:delText>年</w:delText>
        </w:r>
      </w:del>
      <w:del w:id="2160" w:author="user" w:date="2019-10-22T14:51:00Z">
        <w:r>
          <w:rPr>
            <w:rFonts w:cs="Times New Roman" w:ascii="Times New Roman" w:hAnsi="Times New Roman"/>
            <w:szCs w:val="32"/>
          </w:rPr>
          <w:delText>10</w:delText>
        </w:r>
      </w:del>
      <w:del w:id="2161" w:author="user" w:date="2019-10-22T14:51:00Z">
        <w:r>
          <w:rPr>
            <w:rFonts w:ascii="Times New Roman" w:hAnsi="Times New Roman" w:cs="Times New Roman"/>
            <w:szCs w:val="32"/>
          </w:rPr>
          <w:delText>月</w:delText>
        </w:r>
      </w:del>
      <w:del w:id="2162" w:author="user" w:date="2019-10-22T14:51:00Z">
        <w:r>
          <w:rPr>
            <w:rFonts w:cs="Times New Roman" w:ascii="Times New Roman" w:hAnsi="Times New Roman"/>
            <w:szCs w:val="32"/>
          </w:rPr>
          <w:delText>1</w:delText>
        </w:r>
      </w:del>
      <w:del w:id="2163" w:author="user" w:date="2019-10-22T14:51:00Z">
        <w:r>
          <w:rPr>
            <w:rFonts w:ascii="Times New Roman" w:hAnsi="Times New Roman" w:cs="Times New Roman"/>
            <w:szCs w:val="32"/>
          </w:rPr>
          <w:delText>日起施行。</w:delText>
        </w:r>
      </w:del>
      <w:r>
        <w:br w:type="page"/>
      </w:r>
    </w:p>
    <w:p>
      <w:pPr>
        <w:pStyle w:val="Normal"/>
        <w:widowControl w:val="false"/>
        <w:overflowPunct w:val="false"/>
        <w:bidi w:val="0"/>
        <w:snapToGrid w:val="false"/>
        <w:spacing w:lineRule="exact" w:line="590"/>
        <w:ind w:firstLineChars="0" w:firstLine="0" w:startChars="0" w:start="0" w:endChars="200"/>
        <w:jc w:val="both"/>
        <w:rPr>
          <w:del w:id="2166" w:author="user" w:date="2019-10-22T14:51:00Z"/>
          <w:rFonts w:ascii="Times New Roman" w:hAnsi="Times New Roman" w:cs="Times New Roman"/>
          <w:color w:val="000000"/>
          <w:szCs w:val="32"/>
        </w:rPr>
      </w:pPr>
      <w:del w:id="2165" w:author="user" w:date="2019-10-22T14:51:00Z">
        <w:r>
          <w:rPr>
            <w:rFonts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2168" w:author="user" w:date="2019-10-22T14:51:00Z"/>
          <w:rFonts w:ascii="Times New Roman" w:hAnsi="Times New Roman" w:eastAsia="方正小标宋简体" w:cs="Times New Roman"/>
          <w:color w:val="000000"/>
          <w:szCs w:val="32"/>
        </w:rPr>
      </w:pPr>
      <w:del w:id="2167" w:author="user" w:date="2019-10-22T14:51:00Z">
        <w:r>
          <w:rPr>
            <w:rFonts w:eastAsia="方正小标宋简体"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2170" w:author="user" w:date="2019-10-22T14:51:00Z"/>
          <w:rFonts w:ascii="Times New Roman" w:hAnsi="Times New Roman" w:eastAsia="宋体" w:cs="Times New Roman"/>
          <w:sz w:val="44"/>
          <w:szCs w:val="44"/>
        </w:rPr>
      </w:pPr>
      <w:del w:id="2169" w:author="user" w:date="2019-10-22T14:51:00Z">
        <w:r>
          <w:rPr>
            <w:rFonts w:ascii="Times New Roman" w:hAnsi="Times New Roman" w:cs="Times New Roman" w:eastAsia="宋体"/>
            <w:sz w:val="44"/>
            <w:szCs w:val="44"/>
          </w:rPr>
          <w:delText>无锡市城市绿化管理条例</w:delText>
        </w:r>
      </w:del>
    </w:p>
    <w:p>
      <w:pPr>
        <w:pStyle w:val="Normal"/>
        <w:widowControl w:val="false"/>
        <w:overflowPunct w:val="false"/>
        <w:bidi w:val="0"/>
        <w:snapToGrid w:val="false"/>
        <w:spacing w:lineRule="exact" w:line="590"/>
        <w:ind w:firstLineChars="0" w:firstLine="0" w:startChars="0" w:start="0" w:endChars="200"/>
        <w:jc w:val="both"/>
        <w:rPr>
          <w:del w:id="2172" w:author="user" w:date="2019-10-22T14:51:00Z"/>
          <w:rFonts w:ascii="Times New Roman" w:hAnsi="Times New Roman" w:eastAsia="宋体" w:cs="Times New Roman"/>
          <w:sz w:val="44"/>
          <w:szCs w:val="44"/>
        </w:rPr>
      </w:pPr>
      <w:del w:id="2171" w:author="user" w:date="2019-10-22T14:51:00Z">
        <w:r>
          <w:rPr>
            <w:rFonts w:eastAsia="宋体" w:cs="Times New Roman" w:ascii="Times New Roman" w:hAnsi="Times New Roman"/>
            <w:sz w:val="44"/>
            <w:szCs w:val="44"/>
          </w:rPr>
        </w:r>
      </w:del>
    </w:p>
    <w:p>
      <w:pPr>
        <w:pStyle w:val="Normal"/>
        <w:widowControl w:val="false"/>
        <w:overflowPunct w:val="false"/>
        <w:bidi w:val="0"/>
        <w:snapToGrid w:val="false"/>
        <w:spacing w:lineRule="exact" w:line="590"/>
        <w:ind w:firstLineChars="0" w:firstLine="0" w:startChars="0" w:start="0" w:endChars="200"/>
        <w:jc w:val="both"/>
        <w:rPr>
          <w:del w:id="2214" w:author="user" w:date="2019-10-22T14:51:00Z"/>
          <w:rFonts w:ascii="Times New Roman" w:hAnsi="Times New Roman" w:eastAsia="楷体_GB2312" w:cs="Times New Roman"/>
          <w:color w:val="000000"/>
          <w:szCs w:val="32"/>
        </w:rPr>
      </w:pPr>
      <w:del w:id="2173" w:author="user" w:date="2019-10-22T14:51:00Z">
        <w:r>
          <w:rPr>
            <w:rFonts w:ascii="Times New Roman" w:hAnsi="Times New Roman" w:cs="Times New Roman" w:eastAsia="楷体_GB2312"/>
            <w:szCs w:val="32"/>
          </w:rPr>
          <w:delText>（</w:delText>
        </w:r>
      </w:del>
      <w:del w:id="2174" w:author="user" w:date="2019-10-22T14:51:00Z">
        <w:r>
          <w:rPr>
            <w:rFonts w:eastAsia="楷体_GB2312" w:cs="Times New Roman" w:ascii="Times New Roman" w:hAnsi="Times New Roman"/>
            <w:szCs w:val="32"/>
          </w:rPr>
          <w:delText>2001</w:delText>
        </w:r>
      </w:del>
      <w:del w:id="2175" w:author="user" w:date="2019-10-22T14:51:00Z">
        <w:r>
          <w:rPr>
            <w:rFonts w:ascii="Times New Roman" w:hAnsi="Times New Roman" w:cs="Times New Roman" w:eastAsia="楷体_GB2312"/>
            <w:szCs w:val="32"/>
          </w:rPr>
          <w:delText>年</w:delText>
        </w:r>
      </w:del>
      <w:del w:id="2176" w:author="user" w:date="2019-10-22T14:51:00Z">
        <w:r>
          <w:rPr>
            <w:rFonts w:eastAsia="楷体_GB2312" w:cs="Times New Roman" w:ascii="Times New Roman" w:hAnsi="Times New Roman"/>
            <w:szCs w:val="32"/>
          </w:rPr>
          <w:delText>7</w:delText>
        </w:r>
      </w:del>
      <w:del w:id="2177" w:author="user" w:date="2019-10-22T14:51:00Z">
        <w:r>
          <w:rPr>
            <w:rFonts w:ascii="Times New Roman" w:hAnsi="Times New Roman" w:cs="Times New Roman" w:eastAsia="楷体_GB2312"/>
            <w:szCs w:val="32"/>
          </w:rPr>
          <w:delText>月</w:delText>
        </w:r>
      </w:del>
      <w:del w:id="2178" w:author="user" w:date="2019-10-22T14:51:00Z">
        <w:r>
          <w:rPr>
            <w:rFonts w:eastAsia="楷体_GB2312" w:cs="Times New Roman" w:ascii="Times New Roman" w:hAnsi="Times New Roman"/>
            <w:szCs w:val="32"/>
          </w:rPr>
          <w:delText>25</w:delText>
        </w:r>
      </w:del>
      <w:del w:id="2179" w:author="user" w:date="2019-10-22T14:51:00Z">
        <w:r>
          <w:rPr>
            <w:rFonts w:ascii="Times New Roman" w:hAnsi="Times New Roman" w:cs="Times New Roman" w:eastAsia="楷体_GB2312"/>
            <w:szCs w:val="32"/>
          </w:rPr>
          <w:delText>日无锡市第十二届人民代表大会常务委员会第二十九次会议</w:delText>
        </w:r>
      </w:del>
      <w:del w:id="2180" w:author="user" w:date="2019-10-22T14:51:00Z">
        <w:r>
          <w:rPr>
            <w:rFonts w:ascii="Times New Roman" w:hAnsi="Times New Roman" w:cs="Times New Roman" w:eastAsia="楷体_GB2312"/>
            <w:szCs w:val="32"/>
          </w:rPr>
          <w:delText>通过</w:delText>
        </w:r>
      </w:del>
      <w:del w:id="2181" w:author="user" w:date="2019-10-22T14:51:00Z">
        <w:r>
          <w:rPr>
            <w:rFonts w:ascii="Times New Roman" w:hAnsi="Times New Roman" w:cs="Times New Roman" w:eastAsia="楷体_GB2312"/>
            <w:szCs w:val="32"/>
          </w:rPr>
          <w:delText xml:space="preserve">  </w:delText>
        </w:r>
      </w:del>
      <w:del w:id="2182" w:author="user" w:date="2019-10-22T14:51:00Z">
        <w:r>
          <w:rPr>
            <w:rFonts w:eastAsia="楷体_GB2312" w:cs="Times New Roman" w:ascii="Times New Roman" w:hAnsi="Times New Roman"/>
            <w:szCs w:val="32"/>
          </w:rPr>
          <w:delText>2001</w:delText>
        </w:r>
      </w:del>
      <w:del w:id="2183" w:author="user" w:date="2019-10-22T14:51:00Z">
        <w:r>
          <w:rPr>
            <w:rFonts w:ascii="Times New Roman" w:hAnsi="Times New Roman" w:cs="Times New Roman" w:eastAsia="楷体_GB2312"/>
            <w:szCs w:val="32"/>
          </w:rPr>
          <w:delText>年</w:delText>
        </w:r>
      </w:del>
      <w:del w:id="2184" w:author="user" w:date="2019-10-22T14:51:00Z">
        <w:r>
          <w:rPr>
            <w:rFonts w:eastAsia="楷体_GB2312" w:cs="Times New Roman" w:ascii="Times New Roman" w:hAnsi="Times New Roman"/>
            <w:szCs w:val="32"/>
          </w:rPr>
          <w:delText>8</w:delText>
        </w:r>
      </w:del>
      <w:del w:id="2185" w:author="user" w:date="2019-10-22T14:51:00Z">
        <w:r>
          <w:rPr>
            <w:rFonts w:ascii="Times New Roman" w:hAnsi="Times New Roman" w:cs="Times New Roman" w:eastAsia="楷体_GB2312"/>
            <w:szCs w:val="32"/>
          </w:rPr>
          <w:delText>月</w:delText>
        </w:r>
      </w:del>
      <w:del w:id="2186" w:author="user" w:date="2019-10-22T14:51:00Z">
        <w:r>
          <w:rPr>
            <w:rFonts w:eastAsia="楷体_GB2312" w:cs="Times New Roman" w:ascii="Times New Roman" w:hAnsi="Times New Roman"/>
            <w:szCs w:val="32"/>
          </w:rPr>
          <w:delText>24</w:delText>
        </w:r>
      </w:del>
      <w:del w:id="2187" w:author="user" w:date="2019-10-22T14:51:00Z">
        <w:r>
          <w:rPr>
            <w:rFonts w:ascii="Times New Roman" w:hAnsi="Times New Roman" w:cs="Times New Roman" w:eastAsia="楷体_GB2312"/>
            <w:szCs w:val="32"/>
          </w:rPr>
          <w:delText>日江苏省第九届人民代表大会常务委员会第二十五次会议批准  根据</w:delText>
        </w:r>
      </w:del>
      <w:del w:id="2188" w:author="user" w:date="2019-10-22T14:51:00Z">
        <w:r>
          <w:rPr>
            <w:rFonts w:eastAsia="楷体_GB2312" w:cs="Times New Roman" w:ascii="Times New Roman" w:hAnsi="Times New Roman"/>
            <w:szCs w:val="32"/>
          </w:rPr>
          <w:delText>2004</w:delText>
        </w:r>
      </w:del>
      <w:del w:id="2189" w:author="user" w:date="2019-10-22T14:51:00Z">
        <w:r>
          <w:rPr>
            <w:rFonts w:ascii="Times New Roman" w:hAnsi="Times New Roman" w:cs="Times New Roman" w:eastAsia="楷体_GB2312"/>
            <w:szCs w:val="32"/>
          </w:rPr>
          <w:delText>年</w:delText>
        </w:r>
      </w:del>
      <w:del w:id="2190" w:author="user" w:date="2019-10-22T14:51:00Z">
        <w:r>
          <w:rPr>
            <w:rFonts w:eastAsia="楷体_GB2312" w:cs="Times New Roman" w:ascii="Times New Roman" w:hAnsi="Times New Roman"/>
            <w:szCs w:val="32"/>
          </w:rPr>
          <w:delText>5</w:delText>
        </w:r>
      </w:del>
      <w:del w:id="2191" w:author="user" w:date="2019-10-22T14:51:00Z">
        <w:r>
          <w:rPr>
            <w:rFonts w:ascii="Times New Roman" w:hAnsi="Times New Roman" w:cs="Times New Roman" w:eastAsia="楷体_GB2312"/>
            <w:szCs w:val="32"/>
          </w:rPr>
          <w:delText>月</w:delText>
        </w:r>
      </w:del>
      <w:del w:id="2192" w:author="user" w:date="2019-10-22T14:51:00Z">
        <w:r>
          <w:rPr>
            <w:rFonts w:eastAsia="楷体_GB2312" w:cs="Times New Roman" w:ascii="Times New Roman" w:hAnsi="Times New Roman"/>
            <w:szCs w:val="32"/>
          </w:rPr>
          <w:delText>26</w:delText>
        </w:r>
      </w:del>
      <w:del w:id="2193" w:author="user" w:date="2019-10-22T14:51:00Z">
        <w:r>
          <w:rPr>
            <w:rFonts w:ascii="Times New Roman" w:hAnsi="Times New Roman" w:cs="Times New Roman" w:eastAsia="楷体_GB2312"/>
            <w:szCs w:val="32"/>
          </w:rPr>
          <w:delText>日无锡市第十三届人民代表大会常务委员会第九次会议通过，</w:delText>
        </w:r>
      </w:del>
      <w:del w:id="2194" w:author="user" w:date="2019-10-22T14:51:00Z">
        <w:r>
          <w:rPr>
            <w:rFonts w:eastAsia="楷体_GB2312" w:cs="Times New Roman" w:ascii="Times New Roman" w:hAnsi="Times New Roman"/>
            <w:szCs w:val="32"/>
          </w:rPr>
          <w:delText>2004</w:delText>
        </w:r>
      </w:del>
      <w:del w:id="2195" w:author="user" w:date="2019-10-22T14:51:00Z">
        <w:r>
          <w:rPr>
            <w:rFonts w:ascii="Times New Roman" w:hAnsi="Times New Roman" w:cs="Times New Roman" w:eastAsia="楷体_GB2312"/>
            <w:szCs w:val="32"/>
          </w:rPr>
          <w:delText>年</w:delText>
        </w:r>
      </w:del>
      <w:del w:id="2196" w:author="user" w:date="2019-10-22T14:51:00Z">
        <w:r>
          <w:rPr>
            <w:rFonts w:eastAsia="楷体_GB2312" w:cs="Times New Roman" w:ascii="Times New Roman" w:hAnsi="Times New Roman"/>
            <w:szCs w:val="32"/>
          </w:rPr>
          <w:delText>6</w:delText>
        </w:r>
      </w:del>
      <w:del w:id="2197" w:author="user" w:date="2019-10-22T14:51:00Z">
        <w:r>
          <w:rPr>
            <w:rFonts w:ascii="Times New Roman" w:hAnsi="Times New Roman" w:cs="Times New Roman" w:eastAsia="楷体_GB2312"/>
            <w:szCs w:val="32"/>
          </w:rPr>
          <w:delText>月</w:delText>
        </w:r>
      </w:del>
      <w:del w:id="2198" w:author="user" w:date="2019-10-22T14:51:00Z">
        <w:r>
          <w:rPr>
            <w:rFonts w:eastAsia="楷体_GB2312" w:cs="Times New Roman" w:ascii="Times New Roman" w:hAnsi="Times New Roman"/>
            <w:szCs w:val="32"/>
          </w:rPr>
          <w:delText>17</w:delText>
        </w:r>
      </w:del>
      <w:del w:id="2199" w:author="user" w:date="2019-10-22T14:51:00Z">
        <w:r>
          <w:rPr>
            <w:rFonts w:ascii="Times New Roman" w:hAnsi="Times New Roman" w:cs="Times New Roman" w:eastAsia="楷体_GB2312"/>
            <w:szCs w:val="32"/>
          </w:rPr>
          <w:delText>日江苏省第十届人民代表大会常务委员会第十次会议批准的《关于修改〈无锡市城市绿化管理条例〉的决定》第一次修正  根</w:delText>
        </w:r>
      </w:del>
      <w:del w:id="2200" w:author="user" w:date="2019-10-22T14:51:00Z">
        <w:r>
          <w:rPr>
            <w:rFonts w:ascii="Times New Roman" w:hAnsi="Times New Roman" w:cs="Times New Roman" w:eastAsia="楷体_GB2312"/>
            <w:color w:val="000000"/>
            <w:szCs w:val="32"/>
          </w:rPr>
          <w:delText>据</w:delText>
        </w:r>
      </w:del>
      <w:del w:id="2201" w:author="user" w:date="2019-10-22T14:51:00Z">
        <w:r>
          <w:rPr>
            <w:rFonts w:eastAsia="楷体_GB2312" w:cs="Times New Roman" w:ascii="Times New Roman" w:hAnsi="Times New Roman"/>
            <w:color w:val="000000"/>
            <w:szCs w:val="32"/>
          </w:rPr>
          <w:delText>2019</w:delText>
        </w:r>
      </w:del>
      <w:del w:id="2202" w:author="user" w:date="2019-10-22T14:51:00Z">
        <w:r>
          <w:rPr>
            <w:rFonts w:ascii="Times New Roman" w:hAnsi="Times New Roman" w:cs="Times New Roman" w:eastAsia="楷体_GB2312"/>
            <w:color w:val="000000"/>
            <w:szCs w:val="32"/>
          </w:rPr>
          <w:delText>年</w:delText>
        </w:r>
      </w:del>
      <w:del w:id="2203" w:author="user" w:date="2019-10-22T14:51:00Z">
        <w:r>
          <w:rPr>
            <w:rFonts w:eastAsia="楷体_GB2312" w:cs="Times New Roman" w:ascii="Times New Roman" w:hAnsi="Times New Roman"/>
            <w:color w:val="000000"/>
            <w:szCs w:val="32"/>
          </w:rPr>
          <w:delText>8</w:delText>
        </w:r>
      </w:del>
      <w:del w:id="2204" w:author="user" w:date="2019-10-22T14:51:00Z">
        <w:r>
          <w:rPr>
            <w:rFonts w:ascii="Times New Roman" w:hAnsi="Times New Roman" w:cs="Times New Roman" w:eastAsia="楷体_GB2312"/>
            <w:color w:val="000000"/>
            <w:szCs w:val="32"/>
          </w:rPr>
          <w:delText>月</w:delText>
        </w:r>
      </w:del>
      <w:del w:id="2205" w:author="user" w:date="2019-10-22T14:51:00Z">
        <w:r>
          <w:rPr>
            <w:rFonts w:eastAsia="楷体_GB2312" w:cs="Times New Roman" w:ascii="Times New Roman" w:hAnsi="Times New Roman"/>
            <w:color w:val="000000"/>
            <w:szCs w:val="32"/>
          </w:rPr>
          <w:delText>29</w:delText>
        </w:r>
      </w:del>
      <w:del w:id="2206" w:author="user" w:date="2019-10-22T14:51:00Z">
        <w:r>
          <w:rPr>
            <w:rFonts w:ascii="Times New Roman" w:hAnsi="Times New Roman" w:cs="Times New Roman" w:eastAsia="楷体_GB2312"/>
            <w:color w:val="000000"/>
            <w:szCs w:val="32"/>
          </w:rPr>
          <w:delText>日无锡市第十六届人民代表大会常务委员会第二十一次会议通过，</w:delText>
        </w:r>
      </w:del>
      <w:del w:id="2207" w:author="user" w:date="2019-10-22T14:51:00Z">
        <w:r>
          <w:rPr>
            <w:rFonts w:eastAsia="楷体_GB2312" w:cs="Times New Roman" w:ascii="Times New Roman" w:hAnsi="Times New Roman"/>
            <w:color w:val="000000"/>
          </w:rPr>
          <w:delText>2019</w:delText>
        </w:r>
      </w:del>
      <w:del w:id="2208" w:author="user" w:date="2019-10-22T14:51:00Z">
        <w:r>
          <w:rPr>
            <w:rFonts w:ascii="Times New Roman" w:hAnsi="Times New Roman" w:cs="Times New Roman" w:eastAsia="楷体_GB2312"/>
            <w:color w:val="000000"/>
          </w:rPr>
          <w:delText>年</w:delText>
        </w:r>
      </w:del>
      <w:del w:id="2209" w:author="user" w:date="2019-10-22T14:51:00Z">
        <w:r>
          <w:rPr>
            <w:rFonts w:eastAsia="楷体_GB2312" w:cs="Times New Roman" w:ascii="Times New Roman" w:hAnsi="Times New Roman"/>
            <w:color w:val="000000"/>
          </w:rPr>
          <w:delText>9</w:delText>
        </w:r>
      </w:del>
      <w:del w:id="2210" w:author="user" w:date="2019-10-22T14:51:00Z">
        <w:r>
          <w:rPr>
            <w:rFonts w:ascii="Times New Roman" w:hAnsi="Times New Roman" w:cs="Times New Roman" w:eastAsia="楷体_GB2312"/>
            <w:color w:val="000000"/>
          </w:rPr>
          <w:delText>月</w:delText>
        </w:r>
      </w:del>
      <w:del w:id="2211" w:author="user" w:date="2019-10-22T14:51:00Z">
        <w:r>
          <w:rPr>
            <w:rFonts w:eastAsia="楷体_GB2312" w:cs="Times New Roman" w:ascii="Times New Roman" w:hAnsi="Times New Roman"/>
            <w:color w:val="000000"/>
          </w:rPr>
          <w:delText>27</w:delText>
        </w:r>
      </w:del>
      <w:del w:id="2212" w:author="user" w:date="2019-10-22T14:51:00Z">
        <w:r>
          <w:rPr>
            <w:rFonts w:ascii="Times New Roman" w:hAnsi="Times New Roman" w:cs="Times New Roman" w:eastAsia="楷体_GB2312"/>
            <w:color w:val="000000"/>
          </w:rPr>
          <w:delText>日江苏省第十三届人民代表大会常务委员会第十一次会议批准</w:delText>
        </w:r>
      </w:del>
      <w:del w:id="2213" w:author="user" w:date="2019-10-22T14:51:00Z">
        <w:r>
          <w:rPr>
            <w:rFonts w:ascii="Times New Roman" w:hAnsi="Times New Roman" w:cs="Times New Roman" w:eastAsia="楷体_GB2312"/>
            <w:color w:val="000000"/>
            <w:szCs w:val="32"/>
          </w:rPr>
          <w:delText>的《关于修改〈无锡市禁止燃放烟花爆竹条例〉等五件地方性法规的决定》第二次修正）</w:delText>
        </w:r>
      </w:del>
    </w:p>
    <w:p>
      <w:pPr>
        <w:pStyle w:val="Normal"/>
        <w:widowControl w:val="false"/>
        <w:overflowPunct w:val="false"/>
        <w:bidi w:val="0"/>
        <w:snapToGrid w:val="false"/>
        <w:spacing w:lineRule="exact" w:line="590"/>
        <w:ind w:firstLineChars="0" w:firstLine="0" w:startChars="0" w:start="0" w:endChars="200"/>
        <w:jc w:val="both"/>
        <w:rPr>
          <w:del w:id="2216" w:author="user" w:date="2019-10-22T14:51:00Z"/>
          <w:rFonts w:ascii="Times New Roman" w:hAnsi="Times New Roman" w:eastAsia="楷体_GB2312" w:cs="Times New Roman"/>
          <w:color w:val="000000"/>
          <w:szCs w:val="32"/>
        </w:rPr>
      </w:pPr>
      <w:del w:id="2215" w:author="user" w:date="2019-10-22T14:51:00Z">
        <w:r>
          <w:rPr>
            <w:rFonts w:eastAsia="楷体_GB2312"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2218" w:author="user" w:date="2019-10-22T14:51:00Z"/>
          <w:rFonts w:ascii="Times New Roman" w:hAnsi="Times New Roman" w:eastAsia="楷体_GB2312" w:cs="Times New Roman"/>
          <w:szCs w:val="32"/>
        </w:rPr>
      </w:pPr>
      <w:del w:id="2217" w:author="user" w:date="2019-10-22T14:51:00Z">
        <w:r>
          <w:rPr>
            <w:rFonts w:ascii="Times New Roman" w:hAnsi="Times New Roman" w:cs="Times New Roman" w:eastAsia="楷体_GB2312"/>
            <w:szCs w:val="32"/>
          </w:rPr>
          <w:delText>目  录</w:delText>
        </w:r>
      </w:del>
    </w:p>
    <w:p>
      <w:pPr>
        <w:pStyle w:val="Normal"/>
        <w:widowControl w:val="false"/>
        <w:overflowPunct w:val="false"/>
        <w:bidi w:val="0"/>
        <w:snapToGrid w:val="false"/>
        <w:spacing w:lineRule="exact" w:line="590"/>
        <w:ind w:firstLineChars="0" w:firstLine="0" w:startChars="0" w:start="0" w:endChars="200"/>
        <w:jc w:val="both"/>
        <w:rPr>
          <w:del w:id="2220" w:author="user" w:date="2019-10-22T14:51:00Z"/>
          <w:rFonts w:ascii="Times New Roman" w:hAnsi="Times New Roman" w:eastAsia="楷体_GB2312" w:cs="Times New Roman"/>
          <w:szCs w:val="32"/>
        </w:rPr>
      </w:pPr>
      <w:del w:id="2219" w:author="user" w:date="2019-10-22T14:51: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2222" w:author="user" w:date="2019-10-22T14:51:00Z"/>
          <w:rFonts w:ascii="Times New Roman" w:hAnsi="Times New Roman" w:eastAsia="楷体_GB2312" w:cs="Times New Roman"/>
          <w:szCs w:val="32"/>
        </w:rPr>
      </w:pPr>
      <w:del w:id="2221" w:author="user" w:date="2019-10-22T14:51:00Z">
        <w:r>
          <w:rPr>
            <w:rFonts w:ascii="Times New Roman" w:hAnsi="Times New Roman" w:cs="Times New Roman" w:eastAsia="楷体_GB2312"/>
            <w:szCs w:val="32"/>
          </w:rPr>
          <w:delText>第二章  规划和建设</w:delText>
        </w:r>
      </w:del>
    </w:p>
    <w:p>
      <w:pPr>
        <w:pStyle w:val="Normal"/>
        <w:widowControl w:val="false"/>
        <w:overflowPunct w:val="false"/>
        <w:bidi w:val="0"/>
        <w:snapToGrid w:val="false"/>
        <w:spacing w:lineRule="exact" w:line="590"/>
        <w:ind w:firstLineChars="0" w:firstLine="0" w:startChars="0" w:start="0" w:endChars="200"/>
        <w:jc w:val="both"/>
        <w:rPr>
          <w:del w:id="2224" w:author="user" w:date="2019-10-22T14:51:00Z"/>
          <w:rFonts w:ascii="Times New Roman" w:hAnsi="Times New Roman" w:eastAsia="楷体_GB2312" w:cs="Times New Roman"/>
          <w:szCs w:val="32"/>
        </w:rPr>
      </w:pPr>
      <w:del w:id="2223" w:author="user" w:date="2019-10-22T14:51:00Z">
        <w:r>
          <w:rPr>
            <w:rFonts w:ascii="Times New Roman" w:hAnsi="Times New Roman" w:cs="Times New Roman" w:eastAsia="楷体_GB2312"/>
            <w:szCs w:val="32"/>
          </w:rPr>
          <w:delText>第三章  管理和保护</w:delText>
        </w:r>
      </w:del>
    </w:p>
    <w:p>
      <w:pPr>
        <w:pStyle w:val="Normal"/>
        <w:widowControl w:val="false"/>
        <w:overflowPunct w:val="false"/>
        <w:bidi w:val="0"/>
        <w:snapToGrid w:val="false"/>
        <w:spacing w:lineRule="exact" w:line="590"/>
        <w:ind w:firstLineChars="0" w:firstLine="0" w:startChars="0" w:start="0" w:endChars="200"/>
        <w:jc w:val="both"/>
        <w:rPr>
          <w:del w:id="2226" w:author="user" w:date="2019-10-22T14:51:00Z"/>
          <w:rFonts w:ascii="Times New Roman" w:hAnsi="Times New Roman" w:eastAsia="楷体_GB2312" w:cs="Times New Roman"/>
          <w:szCs w:val="32"/>
        </w:rPr>
      </w:pPr>
      <w:del w:id="2225" w:author="user" w:date="2019-10-22T14:51:00Z">
        <w:r>
          <w:rPr>
            <w:rFonts w:ascii="Times New Roman" w:hAnsi="Times New Roman" w:cs="Times New Roman" w:eastAsia="楷体_GB2312"/>
            <w:szCs w:val="32"/>
          </w:rPr>
          <w:delText>第四章  奖励和处罚</w:delText>
        </w:r>
      </w:del>
    </w:p>
    <w:p>
      <w:pPr>
        <w:pStyle w:val="Normal"/>
        <w:widowControl w:val="false"/>
        <w:overflowPunct w:val="false"/>
        <w:bidi w:val="0"/>
        <w:snapToGrid w:val="false"/>
        <w:spacing w:lineRule="exact" w:line="590"/>
        <w:ind w:firstLineChars="0" w:firstLine="0" w:startChars="0" w:start="0" w:endChars="200"/>
        <w:jc w:val="both"/>
        <w:rPr>
          <w:del w:id="2228" w:author="user" w:date="2019-10-22T14:51:00Z"/>
          <w:rFonts w:ascii="Times New Roman" w:hAnsi="Times New Roman" w:eastAsia="楷体_GB2312" w:cs="Times New Roman"/>
          <w:szCs w:val="32"/>
        </w:rPr>
      </w:pPr>
      <w:del w:id="2227" w:author="user" w:date="2019-10-22T14:51:00Z">
        <w:r>
          <w:rPr>
            <w:rFonts w:ascii="Times New Roman" w:hAnsi="Times New Roman" w:cs="Times New Roman" w:eastAsia="楷体_GB2312"/>
            <w:szCs w:val="32"/>
          </w:rPr>
          <w:delText>第五章  附则</w:delText>
        </w:r>
      </w:del>
    </w:p>
    <w:p>
      <w:pPr>
        <w:pStyle w:val="Normal"/>
        <w:widowControl w:val="false"/>
        <w:overflowPunct w:val="false"/>
        <w:bidi w:val="0"/>
        <w:snapToGrid w:val="false"/>
        <w:spacing w:lineRule="exact" w:line="590"/>
        <w:ind w:firstLineChars="0" w:firstLine="0" w:startChars="0" w:start="0" w:endChars="200"/>
        <w:jc w:val="both"/>
        <w:rPr>
          <w:del w:id="2230" w:author="user" w:date="2019-10-22T14:51:00Z"/>
          <w:rFonts w:ascii="Times New Roman" w:hAnsi="Times New Roman" w:eastAsia="黑体" w:cs="Times New Roman"/>
          <w:szCs w:val="32"/>
        </w:rPr>
      </w:pPr>
      <w:del w:id="2229" w:author="user" w:date="2019-10-22T14:51: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2232" w:author="user" w:date="2019-10-22T14:51:00Z"/>
          <w:rFonts w:ascii="Times New Roman" w:hAnsi="Times New Roman" w:eastAsia="黑体" w:cs="Times New Roman"/>
          <w:szCs w:val="32"/>
        </w:rPr>
      </w:pPr>
      <w:del w:id="2231"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235" w:author="user" w:date="2019-10-22T14:51:00Z"/>
          <w:rFonts w:ascii="Times New Roman" w:hAnsi="Times New Roman" w:cs="Times New Roman"/>
          <w:szCs w:val="32"/>
        </w:rPr>
      </w:pPr>
      <w:del w:id="2233" w:author="user" w:date="2019-10-22T14:51:00Z">
        <w:r>
          <w:rPr>
            <w:rFonts w:ascii="Times New Roman" w:hAnsi="Times New Roman" w:cs="Times New Roman" w:eastAsia="黑体"/>
            <w:szCs w:val="32"/>
          </w:rPr>
          <w:delText>第一条</w:delText>
        </w:r>
      </w:del>
      <w:del w:id="2234" w:author="user" w:date="2019-10-22T14:51:00Z">
        <w:r>
          <w:rPr>
            <w:rFonts w:ascii="Times New Roman" w:hAnsi="Times New Roman" w:cs="Times New Roman"/>
            <w:szCs w:val="32"/>
          </w:rPr>
          <w:delText xml:space="preserve">  为加强城市绿化的建设和管理，促进绿化事业的发展，保护和改善生态环境，根据国务院《城市绿化条例》和《江苏省城市绿化管理条例》，结合本市实际，制定本条例。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2238" w:author="user" w:date="2019-10-22T14:51:00Z"/>
          <w:rFonts w:ascii="Times New Roman" w:hAnsi="Times New Roman" w:cs="Times New Roman"/>
          <w:szCs w:val="32"/>
        </w:rPr>
      </w:pPr>
      <w:del w:id="2236" w:author="user" w:date="2019-10-22T14:51:00Z">
        <w:r>
          <w:rPr>
            <w:rFonts w:ascii="Times New Roman" w:hAnsi="Times New Roman" w:cs="Times New Roman" w:eastAsia="黑体"/>
            <w:szCs w:val="32"/>
          </w:rPr>
          <w:delText>第二条</w:delText>
        </w:r>
      </w:del>
      <w:del w:id="2237" w:author="user" w:date="2019-10-22T14:51:00Z">
        <w:r>
          <w:rPr>
            <w:rFonts w:ascii="Times New Roman" w:hAnsi="Times New Roman" w:cs="Times New Roman"/>
            <w:szCs w:val="32"/>
          </w:rPr>
          <w:delText xml:space="preserve">  本条例适用于本市城市规划区内的城市绿化规划、建设、保护和管理。</w:delText>
        </w:r>
      </w:del>
    </w:p>
    <w:p>
      <w:pPr>
        <w:pStyle w:val="Normal"/>
        <w:widowControl w:val="false"/>
        <w:overflowPunct w:val="false"/>
        <w:bidi w:val="0"/>
        <w:snapToGrid w:val="false"/>
        <w:spacing w:lineRule="exact" w:line="590"/>
        <w:ind w:firstLineChars="0" w:firstLine="0" w:startChars="0" w:start="0" w:endChars="200"/>
        <w:jc w:val="both"/>
        <w:rPr>
          <w:del w:id="2241" w:author="user" w:date="2019-10-22T14:51:00Z"/>
          <w:rFonts w:ascii="Times New Roman" w:hAnsi="Times New Roman" w:cs="Times New Roman"/>
          <w:szCs w:val="32"/>
        </w:rPr>
      </w:pPr>
      <w:del w:id="2239" w:author="user" w:date="2019-10-22T14:51:00Z">
        <w:r>
          <w:rPr>
            <w:rFonts w:ascii="Times New Roman" w:hAnsi="Times New Roman" w:cs="Times New Roman" w:eastAsia="黑体"/>
            <w:szCs w:val="32"/>
          </w:rPr>
          <w:delText>第三条</w:delText>
        </w:r>
      </w:del>
      <w:del w:id="2240" w:author="user" w:date="2019-10-22T14:51:00Z">
        <w:r>
          <w:rPr>
            <w:rFonts w:ascii="Times New Roman" w:hAnsi="Times New Roman" w:cs="Times New Roman"/>
            <w:szCs w:val="32"/>
          </w:rPr>
          <w:delText xml:space="preserve">  市人民政府城市绿化行政主管部门，主管全市的城市绿化工作。区人民政府城市绿化行政主管部门在规定的职责范围内负责辖区内的城市绿化管理工作，业务上受市城市绿化行政主管部门的指导。</w:delText>
        </w:r>
      </w:del>
    </w:p>
    <w:p>
      <w:pPr>
        <w:pStyle w:val="Normal"/>
        <w:widowControl w:val="false"/>
        <w:overflowPunct w:val="false"/>
        <w:bidi w:val="0"/>
        <w:snapToGrid w:val="false"/>
        <w:spacing w:lineRule="exact" w:line="590"/>
        <w:ind w:firstLineChars="0" w:firstLine="0" w:startChars="0" w:start="0" w:endChars="200"/>
        <w:jc w:val="both"/>
        <w:rPr>
          <w:del w:id="2243" w:author="user" w:date="2019-10-22T14:51:00Z"/>
          <w:rFonts w:ascii="Times New Roman" w:hAnsi="Times New Roman" w:cs="Times New Roman"/>
          <w:szCs w:val="32"/>
        </w:rPr>
      </w:pPr>
      <w:del w:id="2242" w:author="user" w:date="2019-10-22T14:51:00Z">
        <w:r>
          <w:rPr>
            <w:rFonts w:ascii="Times New Roman" w:hAnsi="Times New Roman" w:cs="Times New Roman"/>
            <w:szCs w:val="32"/>
          </w:rPr>
          <w:delText>在城市规划区内，法律、法规规定由自然资源规划、交通运输等行政管理部门管理的绿化工作，从其规定。</w:delText>
        </w:r>
      </w:del>
    </w:p>
    <w:p>
      <w:pPr>
        <w:pStyle w:val="Normal"/>
        <w:widowControl w:val="false"/>
        <w:overflowPunct w:val="false"/>
        <w:bidi w:val="0"/>
        <w:snapToGrid w:val="false"/>
        <w:spacing w:lineRule="exact" w:line="590"/>
        <w:ind w:firstLineChars="0" w:firstLine="0" w:startChars="0" w:start="0" w:endChars="200"/>
        <w:jc w:val="both"/>
        <w:rPr>
          <w:del w:id="2246" w:author="user" w:date="2019-10-22T14:51:00Z"/>
          <w:rFonts w:ascii="Times New Roman" w:hAnsi="Times New Roman" w:cs="Times New Roman"/>
          <w:szCs w:val="32"/>
        </w:rPr>
      </w:pPr>
      <w:del w:id="2244" w:author="user" w:date="2019-10-22T14:51:00Z">
        <w:r>
          <w:rPr>
            <w:rFonts w:ascii="Times New Roman" w:hAnsi="Times New Roman" w:cs="Times New Roman" w:eastAsia="黑体"/>
            <w:szCs w:val="32"/>
          </w:rPr>
          <w:delText>第四条</w:delText>
        </w:r>
      </w:del>
      <w:del w:id="2245" w:author="user" w:date="2019-10-22T14:51:00Z">
        <w:r>
          <w:rPr>
            <w:rFonts w:ascii="Times New Roman" w:hAnsi="Times New Roman" w:cs="Times New Roman"/>
            <w:szCs w:val="32"/>
          </w:rPr>
          <w:delText xml:space="preserve">  城市绿化工作实行政府组织、群众参与、统一规划、因地制宜、市场运作、讲究实效和建设与管理并重的原则。</w:delText>
        </w:r>
      </w:del>
    </w:p>
    <w:p>
      <w:pPr>
        <w:pStyle w:val="Normal"/>
        <w:widowControl w:val="false"/>
        <w:overflowPunct w:val="false"/>
        <w:bidi w:val="0"/>
        <w:snapToGrid w:val="false"/>
        <w:spacing w:lineRule="exact" w:line="590"/>
        <w:ind w:firstLineChars="0" w:firstLine="0" w:startChars="0" w:start="0" w:endChars="200"/>
        <w:jc w:val="both"/>
        <w:rPr>
          <w:del w:id="2249" w:author="user" w:date="2019-10-22T14:51:00Z"/>
          <w:rFonts w:ascii="Times New Roman" w:hAnsi="Times New Roman" w:cs="Times New Roman"/>
          <w:szCs w:val="32"/>
        </w:rPr>
      </w:pPr>
      <w:del w:id="2247" w:author="user" w:date="2019-10-22T14:51:00Z">
        <w:r>
          <w:rPr>
            <w:rFonts w:ascii="Times New Roman" w:hAnsi="Times New Roman" w:cs="Times New Roman" w:eastAsia="黑体"/>
            <w:szCs w:val="32"/>
          </w:rPr>
          <w:delText>第五条</w:delText>
        </w:r>
      </w:del>
      <w:del w:id="2248" w:author="user" w:date="2019-10-22T14:51:00Z">
        <w:r>
          <w:rPr>
            <w:rFonts w:ascii="Times New Roman" w:hAnsi="Times New Roman" w:cs="Times New Roman"/>
            <w:szCs w:val="32"/>
          </w:rPr>
          <w:delText xml:space="preserve">  市、区人民政府应当把城市绿化建设纳入国民经济和社会发展计划，并按照国家规定在城市建设资金中安排城市绿化建设和管理养护资金。</w:delText>
        </w:r>
      </w:del>
    </w:p>
    <w:p>
      <w:pPr>
        <w:pStyle w:val="Normal"/>
        <w:widowControl w:val="false"/>
        <w:overflowPunct w:val="false"/>
        <w:bidi w:val="0"/>
        <w:snapToGrid w:val="false"/>
        <w:spacing w:lineRule="exact" w:line="590"/>
        <w:ind w:firstLineChars="0" w:firstLine="0" w:startChars="0" w:start="0" w:endChars="200"/>
        <w:jc w:val="both"/>
        <w:rPr>
          <w:del w:id="2251" w:author="user" w:date="2019-10-22T14:51:00Z"/>
          <w:rFonts w:ascii="Times New Roman" w:hAnsi="Times New Roman" w:cs="Times New Roman"/>
          <w:szCs w:val="32"/>
        </w:rPr>
      </w:pPr>
      <w:del w:id="2250" w:author="user" w:date="2019-10-22T14:51:00Z">
        <w:r>
          <w:rPr>
            <w:rFonts w:ascii="Times New Roman" w:hAnsi="Times New Roman" w:cs="Times New Roman"/>
            <w:szCs w:val="32"/>
          </w:rPr>
          <w:delText>提倡多渠道筹集绿化资金。鼓励单位和个人以投资、捐资、领养、认建、共建等形式，参与城市绿化建设。</w:delText>
        </w:r>
      </w:del>
    </w:p>
    <w:p>
      <w:pPr>
        <w:pStyle w:val="Normal"/>
        <w:widowControl w:val="false"/>
        <w:overflowPunct w:val="false"/>
        <w:bidi w:val="0"/>
        <w:snapToGrid w:val="false"/>
        <w:spacing w:lineRule="exact" w:line="590"/>
        <w:ind w:firstLineChars="0" w:firstLine="0" w:startChars="0" w:start="0" w:endChars="200"/>
        <w:jc w:val="both"/>
        <w:rPr>
          <w:del w:id="2254" w:author="user" w:date="2019-10-22T14:51:00Z"/>
          <w:rFonts w:ascii="Times New Roman" w:hAnsi="Times New Roman" w:cs="Times New Roman"/>
          <w:szCs w:val="32"/>
        </w:rPr>
      </w:pPr>
      <w:del w:id="2252" w:author="user" w:date="2019-10-22T14:51:00Z">
        <w:r>
          <w:rPr>
            <w:rFonts w:ascii="Times New Roman" w:hAnsi="Times New Roman" w:cs="Times New Roman" w:eastAsia="黑体"/>
            <w:szCs w:val="32"/>
          </w:rPr>
          <w:delText>第六条</w:delText>
        </w:r>
      </w:del>
      <w:del w:id="2253" w:author="user" w:date="2019-10-22T14:51:00Z">
        <w:r>
          <w:rPr>
            <w:rFonts w:ascii="Times New Roman" w:hAnsi="Times New Roman" w:cs="Times New Roman"/>
            <w:szCs w:val="32"/>
          </w:rPr>
          <w:delText xml:space="preserve">  鼓励和加强城市绿化科学研究，推广应用绿化先进技术、设备和优良植物品种，提高城市绿化的科学技术和艺术水平，开展城市生物多样性保护工作。</w:delText>
        </w:r>
      </w:del>
    </w:p>
    <w:p>
      <w:pPr>
        <w:pStyle w:val="Normal"/>
        <w:widowControl w:val="false"/>
        <w:overflowPunct w:val="false"/>
        <w:bidi w:val="0"/>
        <w:snapToGrid w:val="false"/>
        <w:spacing w:lineRule="exact" w:line="590"/>
        <w:ind w:firstLineChars="0" w:firstLine="0" w:startChars="0" w:start="0" w:endChars="200"/>
        <w:jc w:val="both"/>
        <w:rPr>
          <w:del w:id="2257" w:author="user" w:date="2019-10-22T14:51:00Z"/>
          <w:rFonts w:ascii="Times New Roman" w:hAnsi="Times New Roman" w:cs="Times New Roman"/>
          <w:szCs w:val="32"/>
        </w:rPr>
      </w:pPr>
      <w:del w:id="2255" w:author="user" w:date="2019-10-22T14:51:00Z">
        <w:r>
          <w:rPr>
            <w:rFonts w:ascii="Times New Roman" w:hAnsi="Times New Roman" w:cs="Times New Roman" w:eastAsia="黑体"/>
            <w:szCs w:val="32"/>
          </w:rPr>
          <w:delText>第七条</w:delText>
        </w:r>
      </w:del>
      <w:del w:id="2256" w:author="user" w:date="2019-10-22T14:51:00Z">
        <w:r>
          <w:rPr>
            <w:rFonts w:ascii="Times New Roman" w:hAnsi="Times New Roman" w:cs="Times New Roman"/>
            <w:szCs w:val="32"/>
          </w:rPr>
          <w:delText xml:space="preserve">  城市中的单位和有劳动能力的公民，应当按照国家和省有关规定履行植树和其他绿化城市的义务。</w:delText>
        </w:r>
      </w:del>
    </w:p>
    <w:p>
      <w:pPr>
        <w:pStyle w:val="Normal"/>
        <w:widowControl w:val="false"/>
        <w:overflowPunct w:val="false"/>
        <w:bidi w:val="0"/>
        <w:snapToGrid w:val="false"/>
        <w:spacing w:lineRule="exact" w:line="590"/>
        <w:ind w:firstLineChars="0" w:firstLine="0" w:startChars="0" w:start="0" w:endChars="200"/>
        <w:jc w:val="both"/>
        <w:rPr>
          <w:del w:id="2259" w:author="user" w:date="2019-10-22T14:51:00Z"/>
          <w:rFonts w:ascii="Times New Roman" w:hAnsi="Times New Roman" w:cs="Times New Roman"/>
          <w:szCs w:val="32"/>
        </w:rPr>
      </w:pPr>
      <w:del w:id="2258" w:author="user" w:date="2019-10-22T14:51:00Z">
        <w:r>
          <w:rPr>
            <w:rFonts w:ascii="Times New Roman" w:hAnsi="Times New Roman" w:cs="Times New Roman"/>
            <w:szCs w:val="32"/>
          </w:rPr>
          <w:delText>任何单位和个人都有权举报和制止损害城市绿化以及绿化设施的行为。</w:delText>
        </w:r>
      </w:del>
    </w:p>
    <w:p>
      <w:pPr>
        <w:pStyle w:val="Normal"/>
        <w:widowControl w:val="false"/>
        <w:overflowPunct w:val="false"/>
        <w:bidi w:val="0"/>
        <w:snapToGrid w:val="false"/>
        <w:spacing w:lineRule="exact" w:line="590"/>
        <w:ind w:firstLineChars="0" w:firstLine="0" w:startChars="0" w:start="0" w:endChars="200"/>
        <w:jc w:val="both"/>
        <w:rPr>
          <w:del w:id="2261" w:author="user" w:date="2019-10-22T14:51:00Z"/>
          <w:rFonts w:ascii="Times New Roman" w:hAnsi="Times New Roman" w:cs="Times New Roman"/>
          <w:szCs w:val="32"/>
        </w:rPr>
      </w:pPr>
      <w:del w:id="2260"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263" w:author="user" w:date="2019-10-22T14:51:00Z"/>
          <w:rFonts w:ascii="Times New Roman" w:hAnsi="Times New Roman" w:eastAsia="黑体" w:cs="Times New Roman"/>
          <w:szCs w:val="32"/>
        </w:rPr>
      </w:pPr>
      <w:del w:id="2262" w:author="user" w:date="2019-10-22T14:51:00Z">
        <w:r>
          <w:rPr>
            <w:rFonts w:ascii="Times New Roman" w:hAnsi="Times New Roman" w:cs="Times New Roman" w:eastAsia="黑体"/>
            <w:szCs w:val="32"/>
          </w:rPr>
          <w:delText>第二章  规划和建设</w:delText>
        </w:r>
      </w:del>
    </w:p>
    <w:p>
      <w:pPr>
        <w:pStyle w:val="Normal"/>
        <w:widowControl w:val="false"/>
        <w:overflowPunct w:val="false"/>
        <w:bidi w:val="0"/>
        <w:snapToGrid w:val="false"/>
        <w:spacing w:lineRule="exact" w:line="590"/>
        <w:ind w:firstLineChars="0" w:firstLine="0" w:startChars="0" w:start="0" w:endChars="200"/>
        <w:jc w:val="both"/>
        <w:rPr>
          <w:del w:id="2265" w:author="user" w:date="2019-10-22T14:51:00Z"/>
          <w:rFonts w:ascii="Times New Roman" w:hAnsi="Times New Roman" w:eastAsia="黑体" w:cs="Times New Roman"/>
          <w:szCs w:val="32"/>
        </w:rPr>
      </w:pPr>
      <w:del w:id="2264"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268" w:author="user" w:date="2019-10-22T14:51:00Z"/>
          <w:rFonts w:ascii="Times New Roman" w:hAnsi="Times New Roman" w:cs="Times New Roman"/>
          <w:szCs w:val="32"/>
        </w:rPr>
      </w:pPr>
      <w:del w:id="2266" w:author="user" w:date="2019-10-22T14:51:00Z">
        <w:r>
          <w:rPr>
            <w:rFonts w:ascii="Times New Roman" w:hAnsi="Times New Roman" w:cs="Times New Roman" w:eastAsia="黑体"/>
            <w:szCs w:val="32"/>
          </w:rPr>
          <w:delText>第八条</w:delText>
        </w:r>
      </w:del>
      <w:del w:id="2267" w:author="user" w:date="2019-10-22T14:51:00Z">
        <w:r>
          <w:rPr>
            <w:rFonts w:ascii="Times New Roman" w:hAnsi="Times New Roman" w:cs="Times New Roman"/>
            <w:szCs w:val="32"/>
          </w:rPr>
          <w:delText xml:space="preserve">  市人民政府应当组织城市绿化行政主管部门和市自然资源规划行政主管部门等共同编制和论证城市绿化规划，并纳入城市总体规划。城市绿化规划不得擅自变更。</w:delText>
        </w:r>
      </w:del>
    </w:p>
    <w:p>
      <w:pPr>
        <w:pStyle w:val="Normal"/>
        <w:widowControl w:val="false"/>
        <w:overflowPunct w:val="false"/>
        <w:bidi w:val="0"/>
        <w:snapToGrid w:val="false"/>
        <w:spacing w:lineRule="exact" w:line="590"/>
        <w:ind w:firstLineChars="0" w:firstLine="0" w:startChars="0" w:start="0" w:endChars="200"/>
        <w:jc w:val="both"/>
        <w:rPr>
          <w:del w:id="2270" w:author="user" w:date="2019-10-22T14:51:00Z"/>
          <w:rFonts w:ascii="Times New Roman" w:hAnsi="Times New Roman" w:cs="Times New Roman"/>
          <w:szCs w:val="32"/>
        </w:rPr>
      </w:pPr>
      <w:del w:id="2269" w:author="user" w:date="2019-10-22T14:51:00Z">
        <w:r>
          <w:rPr>
            <w:rFonts w:ascii="Times New Roman" w:hAnsi="Times New Roman" w:cs="Times New Roman"/>
            <w:szCs w:val="32"/>
          </w:rPr>
          <w:delText>城市绿化行政主管部门按照城市绿化规划，编制年度绿化建设和管理养护计划，报市人民政府批准后实施。城市绿化建设计划应当重点安排城市公共绿地、防护绿地、风景林地和干道绿化带的建设。</w:delText>
        </w:r>
      </w:del>
    </w:p>
    <w:p>
      <w:pPr>
        <w:pStyle w:val="Normal"/>
        <w:widowControl w:val="false"/>
        <w:overflowPunct w:val="false"/>
        <w:bidi w:val="0"/>
        <w:snapToGrid w:val="false"/>
        <w:spacing w:lineRule="exact" w:line="590"/>
        <w:ind w:firstLineChars="0" w:firstLine="0" w:startChars="0" w:start="0" w:endChars="200"/>
        <w:jc w:val="both"/>
        <w:rPr>
          <w:del w:id="2273" w:author="user" w:date="2019-10-22T14:51:00Z"/>
          <w:rFonts w:ascii="Times New Roman" w:hAnsi="Times New Roman" w:cs="Times New Roman"/>
          <w:szCs w:val="32"/>
        </w:rPr>
      </w:pPr>
      <w:del w:id="2271" w:author="user" w:date="2019-10-22T14:51:00Z">
        <w:r>
          <w:rPr>
            <w:rFonts w:ascii="Times New Roman" w:hAnsi="Times New Roman" w:cs="Times New Roman" w:eastAsia="黑体"/>
            <w:szCs w:val="32"/>
          </w:rPr>
          <w:delText>第九条</w:delText>
        </w:r>
      </w:del>
      <w:del w:id="2272" w:author="user" w:date="2019-10-22T14:51:00Z">
        <w:r>
          <w:rPr>
            <w:rFonts w:ascii="Times New Roman" w:hAnsi="Times New Roman" w:cs="Times New Roman"/>
            <w:szCs w:val="32"/>
          </w:rPr>
          <w:delText xml:space="preserve">  城市绿化规划应当根据当地的特点，利用自然、人文条件，与文物古迹的保护相结合，突出地方特色。</w:delText>
        </w:r>
      </w:del>
    </w:p>
    <w:p>
      <w:pPr>
        <w:pStyle w:val="Normal"/>
        <w:widowControl w:val="false"/>
        <w:overflowPunct w:val="false"/>
        <w:bidi w:val="0"/>
        <w:snapToGrid w:val="false"/>
        <w:spacing w:lineRule="exact" w:line="590"/>
        <w:ind w:firstLineChars="0" w:firstLine="0" w:startChars="0" w:start="0" w:endChars="200"/>
        <w:jc w:val="both"/>
        <w:rPr>
          <w:del w:id="2275" w:author="user" w:date="2019-10-22T14:51:00Z"/>
          <w:rFonts w:ascii="Times New Roman" w:hAnsi="Times New Roman" w:cs="Times New Roman"/>
          <w:szCs w:val="32"/>
        </w:rPr>
      </w:pPr>
      <w:del w:id="2274" w:author="user" w:date="2019-10-22T14:51:00Z">
        <w:r>
          <w:rPr>
            <w:rFonts w:ascii="Times New Roman" w:hAnsi="Times New Roman" w:cs="Times New Roman"/>
            <w:szCs w:val="32"/>
          </w:rPr>
          <w:delText>城市主要道路两侧的建筑物前，应当根据规划要求，选用透景、半透景的围墙、栅栏、绿篱等作为分界。</w:delText>
        </w:r>
      </w:del>
    </w:p>
    <w:p>
      <w:pPr>
        <w:pStyle w:val="Normal"/>
        <w:widowControl w:val="false"/>
        <w:overflowPunct w:val="false"/>
        <w:bidi w:val="0"/>
        <w:snapToGrid w:val="false"/>
        <w:spacing w:lineRule="exact" w:line="590"/>
        <w:ind w:firstLineChars="0" w:firstLine="0" w:startChars="0" w:start="0" w:endChars="200"/>
        <w:jc w:val="both"/>
        <w:rPr>
          <w:del w:id="2277" w:author="user" w:date="2019-10-22T14:51:00Z"/>
          <w:rFonts w:ascii="Times New Roman" w:hAnsi="Times New Roman" w:cs="Times New Roman"/>
          <w:szCs w:val="32"/>
        </w:rPr>
      </w:pPr>
      <w:del w:id="2276" w:author="user" w:date="2019-10-22T14:51:00Z">
        <w:r>
          <w:rPr>
            <w:rFonts w:ascii="Times New Roman" w:hAnsi="Times New Roman" w:cs="Times New Roman"/>
            <w:szCs w:val="32"/>
          </w:rPr>
          <w:delText>鼓励公民利用庭院植树种花，提倡垂直绿化，美化环境。</w:delText>
        </w:r>
      </w:del>
    </w:p>
    <w:p>
      <w:pPr>
        <w:pStyle w:val="Normal"/>
        <w:widowControl w:val="false"/>
        <w:overflowPunct w:val="false"/>
        <w:bidi w:val="0"/>
        <w:snapToGrid w:val="false"/>
        <w:spacing w:lineRule="exact" w:line="590"/>
        <w:ind w:firstLineChars="0" w:firstLine="0" w:startChars="0" w:start="0" w:endChars="200"/>
        <w:jc w:val="both"/>
        <w:rPr>
          <w:del w:id="2280" w:author="user" w:date="2019-10-22T14:51:00Z"/>
          <w:rFonts w:ascii="Times New Roman" w:hAnsi="Times New Roman" w:cs="Times New Roman"/>
          <w:szCs w:val="32"/>
        </w:rPr>
      </w:pPr>
      <w:del w:id="2278" w:author="user" w:date="2019-10-22T14:51:00Z">
        <w:r>
          <w:rPr>
            <w:rFonts w:ascii="Times New Roman" w:hAnsi="Times New Roman" w:cs="Times New Roman" w:eastAsia="黑体"/>
            <w:szCs w:val="32"/>
          </w:rPr>
          <w:delText>第十条</w:delText>
        </w:r>
      </w:del>
      <w:del w:id="2279" w:author="user" w:date="2019-10-22T14:51:00Z">
        <w:r>
          <w:rPr>
            <w:rFonts w:ascii="Times New Roman" w:hAnsi="Times New Roman" w:cs="Times New Roman"/>
            <w:szCs w:val="32"/>
          </w:rPr>
          <w:delTex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delText>
        </w:r>
      </w:del>
    </w:p>
    <w:p>
      <w:pPr>
        <w:pStyle w:val="Normal"/>
        <w:widowControl w:val="false"/>
        <w:overflowPunct w:val="false"/>
        <w:bidi w:val="0"/>
        <w:snapToGrid w:val="false"/>
        <w:spacing w:lineRule="exact" w:line="590"/>
        <w:ind w:firstLineChars="0" w:firstLine="0" w:startChars="0" w:start="0" w:endChars="200"/>
        <w:jc w:val="both"/>
        <w:rPr>
          <w:del w:id="2282" w:author="user" w:date="2019-10-22T14:51:00Z"/>
          <w:rFonts w:ascii="Times New Roman" w:hAnsi="Times New Roman" w:cs="Times New Roman"/>
          <w:szCs w:val="32"/>
        </w:rPr>
      </w:pPr>
      <w:del w:id="2281" w:author="user" w:date="2019-10-22T14:51:00Z">
        <w:r>
          <w:rPr>
            <w:rFonts w:ascii="Times New Roman" w:hAnsi="Times New Roman" w:cs="Times New Roman"/>
            <w:szCs w:val="32"/>
          </w:rPr>
          <w:delText>高速公路、铁路、国道、省道、主要河道两侧的绿化要求，执行国家和省有关建设标准。</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285" w:author="user" w:date="2019-10-22T14:51:00Z"/>
          <w:rFonts w:ascii="Times New Roman" w:hAnsi="Times New Roman" w:eastAsia="黑体" w:cs="Times New Roman"/>
          <w:color w:val="000000"/>
          <w:kern w:val="0"/>
          <w:szCs w:val="28"/>
        </w:rPr>
      </w:pPr>
      <w:del w:id="2283" w:author="user" w:date="2019-10-22T14:51:00Z">
        <w:r>
          <w:rPr>
            <w:rFonts w:ascii="Times New Roman" w:hAnsi="Times New Roman" w:cs="Times New Roman" w:eastAsia="黑体"/>
            <w:color w:val="000000"/>
            <w:kern w:val="0"/>
            <w:szCs w:val="28"/>
          </w:rPr>
          <w:delText xml:space="preserve">第十一条  </w:delText>
        </w:r>
      </w:del>
      <w:del w:id="2284" w:author="user" w:date="2019-10-22T14:51:00Z">
        <w:r>
          <w:rPr>
            <w:rFonts w:ascii="Times New Roman" w:hAnsi="Times New Roman" w:cs="Times New Roman"/>
            <w:color w:val="000000"/>
            <w:kern w:val="0"/>
            <w:szCs w:val="32"/>
          </w:rPr>
          <w:delText>建设工程项目实施立体绿化的，可以按照国家、省有关立体绿化技术规范折算绿地面积。</w:delText>
        </w:r>
      </w:del>
    </w:p>
    <w:p>
      <w:pPr>
        <w:pStyle w:val="Normal"/>
        <w:widowControl w:val="false"/>
        <w:overflowPunct w:val="false"/>
        <w:bidi w:val="0"/>
        <w:snapToGrid w:val="false"/>
        <w:spacing w:lineRule="exact" w:line="590"/>
        <w:ind w:firstLineChars="0" w:firstLine="0" w:startChars="0" w:start="0" w:endChars="200"/>
        <w:jc w:val="both"/>
        <w:rPr>
          <w:del w:id="2290" w:author="user" w:date="2019-10-22T14:51:00Z"/>
          <w:rFonts w:ascii="Times New Roman" w:hAnsi="Times New Roman" w:cs="Times New Roman"/>
          <w:szCs w:val="32"/>
        </w:rPr>
      </w:pPr>
      <w:del w:id="2286" w:author="user" w:date="2019-10-22T14:51:00Z">
        <w:r>
          <w:rPr>
            <w:rFonts w:ascii="Times New Roman" w:hAnsi="Times New Roman" w:cs="Times New Roman" w:eastAsia="黑体"/>
            <w:szCs w:val="32"/>
          </w:rPr>
          <w:delText>第十</w:delText>
        </w:r>
      </w:del>
      <w:del w:id="2287" w:author="user" w:date="2019-10-22T14:51:00Z">
        <w:r>
          <w:rPr>
            <w:rFonts w:ascii="Times New Roman" w:hAnsi="Times New Roman" w:cs="Times New Roman" w:eastAsia="黑体"/>
            <w:color w:val="000000"/>
            <w:szCs w:val="32"/>
          </w:rPr>
          <w:delText>二</w:delText>
        </w:r>
      </w:del>
      <w:del w:id="2288" w:author="user" w:date="2019-10-22T14:51:00Z">
        <w:r>
          <w:rPr>
            <w:rFonts w:ascii="Times New Roman" w:hAnsi="Times New Roman" w:cs="Times New Roman" w:eastAsia="黑体"/>
            <w:szCs w:val="32"/>
          </w:rPr>
          <w:delText>条</w:delText>
        </w:r>
      </w:del>
      <w:del w:id="2289" w:author="user" w:date="2019-10-22T14:51:00Z">
        <w:r>
          <w:rPr>
            <w:rFonts w:ascii="Times New Roman" w:hAnsi="Times New Roman" w:cs="Times New Roman"/>
            <w:szCs w:val="32"/>
          </w:rPr>
          <w:delText xml:space="preserve">  新建工程项目的附属绿化设计方案按照基本建设程序审批时，必须有市城市绿化行政主管部门参加审查。</w:delText>
        </w:r>
      </w:del>
    </w:p>
    <w:p>
      <w:pPr>
        <w:pStyle w:val="Normal"/>
        <w:widowControl w:val="false"/>
        <w:overflowPunct w:val="false"/>
        <w:bidi w:val="0"/>
        <w:snapToGrid w:val="false"/>
        <w:spacing w:lineRule="exact" w:line="590"/>
        <w:ind w:firstLineChars="0" w:firstLine="0" w:startChars="0" w:start="0" w:endChars="200"/>
        <w:jc w:val="both"/>
        <w:rPr>
          <w:del w:id="2292" w:author="user" w:date="2019-10-22T14:51:00Z"/>
          <w:rFonts w:ascii="Times New Roman" w:hAnsi="Times New Roman" w:cs="Times New Roman"/>
          <w:szCs w:val="32"/>
        </w:rPr>
      </w:pPr>
      <w:del w:id="2291" w:author="user" w:date="2019-10-22T14:51:00Z">
        <w:r>
          <w:rPr>
            <w:rFonts w:ascii="Times New Roman" w:hAnsi="Times New Roman" w:cs="Times New Roman"/>
            <w:szCs w:val="32"/>
          </w:rPr>
          <w:delText>新建工程项目的绿化用地面积，应当达到规定的绿化用地标准。</w:delText>
        </w:r>
      </w:del>
    </w:p>
    <w:p>
      <w:pPr>
        <w:pStyle w:val="Normal"/>
        <w:widowControl w:val="false"/>
        <w:overflowPunct w:val="false"/>
        <w:bidi w:val="0"/>
        <w:snapToGrid w:val="false"/>
        <w:spacing w:lineRule="exact" w:line="590"/>
        <w:ind w:firstLineChars="0" w:firstLine="0" w:startChars="0" w:start="0" w:endChars="200"/>
        <w:jc w:val="both"/>
        <w:rPr>
          <w:del w:id="2297" w:author="user" w:date="2019-10-22T14:51:00Z"/>
          <w:rFonts w:ascii="Times New Roman" w:hAnsi="Times New Roman" w:cs="Times New Roman"/>
          <w:szCs w:val="32"/>
        </w:rPr>
      </w:pPr>
      <w:del w:id="2293" w:author="user" w:date="2019-10-22T14:51:00Z">
        <w:r>
          <w:rPr>
            <w:rFonts w:ascii="Times New Roman" w:hAnsi="Times New Roman" w:cs="Times New Roman" w:eastAsia="黑体"/>
            <w:szCs w:val="32"/>
          </w:rPr>
          <w:delText>第十</w:delText>
        </w:r>
      </w:del>
      <w:del w:id="2294" w:author="user" w:date="2019-10-22T14:51:00Z">
        <w:r>
          <w:rPr>
            <w:rFonts w:ascii="Times New Roman" w:hAnsi="Times New Roman" w:cs="Times New Roman" w:eastAsia="黑体"/>
            <w:color w:val="000000"/>
            <w:szCs w:val="32"/>
          </w:rPr>
          <w:delText>三</w:delText>
        </w:r>
      </w:del>
      <w:del w:id="2295" w:author="user" w:date="2019-10-22T14:51:00Z">
        <w:r>
          <w:rPr>
            <w:rFonts w:ascii="Times New Roman" w:hAnsi="Times New Roman" w:cs="Times New Roman" w:eastAsia="黑体"/>
            <w:szCs w:val="32"/>
          </w:rPr>
          <w:delText>条</w:delText>
        </w:r>
      </w:del>
      <w:del w:id="2296" w:author="user" w:date="2019-10-22T14:51:00Z">
        <w:r>
          <w:rPr>
            <w:rFonts w:ascii="Times New Roman" w:hAnsi="Times New Roman" w:cs="Times New Roman"/>
            <w:szCs w:val="32"/>
          </w:rPr>
          <w:delText xml:space="preserve">  城市公共绿地、防护绿地、风景林地的绿化和城市干道绿化，由城市绿化行政主管部门组织建设；城市新建、扩建、改建的居住区绿地和单位附属绿地的绿化，除城市干道以外的城市道路、桥梁、防汛等建设工程项目的配套绿化，由建设单位组织建设，并接受城市绿化行政主管部门的管理和技术指导。</w:delText>
        </w:r>
      </w:del>
    </w:p>
    <w:p>
      <w:pPr>
        <w:pStyle w:val="Normal"/>
        <w:widowControl w:val="false"/>
        <w:overflowPunct w:val="false"/>
        <w:bidi w:val="0"/>
        <w:snapToGrid w:val="false"/>
        <w:spacing w:lineRule="exact" w:line="590"/>
        <w:ind w:firstLineChars="0" w:firstLine="0" w:startChars="0" w:start="0" w:endChars="200"/>
        <w:jc w:val="both"/>
        <w:rPr>
          <w:del w:id="2302" w:author="user" w:date="2019-10-22T14:51:00Z"/>
          <w:rFonts w:ascii="Times New Roman" w:hAnsi="Times New Roman" w:cs="Times New Roman"/>
          <w:szCs w:val="32"/>
        </w:rPr>
      </w:pPr>
      <w:del w:id="2298" w:author="user" w:date="2019-10-22T14:51:00Z">
        <w:r>
          <w:rPr>
            <w:rFonts w:ascii="Times New Roman" w:hAnsi="Times New Roman" w:cs="Times New Roman" w:eastAsia="黑体"/>
            <w:szCs w:val="32"/>
          </w:rPr>
          <w:delText>第十</w:delText>
        </w:r>
      </w:del>
      <w:del w:id="2299" w:author="user" w:date="2019-10-22T14:51:00Z">
        <w:r>
          <w:rPr>
            <w:rFonts w:ascii="Times New Roman" w:hAnsi="Times New Roman" w:cs="Times New Roman" w:eastAsia="黑体"/>
            <w:color w:val="000000"/>
            <w:szCs w:val="32"/>
          </w:rPr>
          <w:delText>四</w:delText>
        </w:r>
      </w:del>
      <w:del w:id="2300" w:author="user" w:date="2019-10-22T14:51:00Z">
        <w:r>
          <w:rPr>
            <w:rFonts w:ascii="Times New Roman" w:hAnsi="Times New Roman" w:cs="Times New Roman" w:eastAsia="黑体"/>
            <w:szCs w:val="32"/>
          </w:rPr>
          <w:delText>条</w:delText>
        </w:r>
      </w:del>
      <w:del w:id="2301" w:author="user" w:date="2019-10-22T14:51:00Z">
        <w:r>
          <w:rPr>
            <w:rFonts w:ascii="Times New Roman" w:hAnsi="Times New Roman" w:cs="Times New Roman"/>
            <w:szCs w:val="32"/>
          </w:rPr>
          <w:delText xml:space="preserve">  城市新建、扩建、改建工程的配套绿化工程，应当在主体工程竣工后的第一个绿化季节完成。</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308" w:author="user" w:date="2019-10-22T14:51:00Z"/>
          <w:rFonts w:ascii="Times New Roman" w:hAnsi="Times New Roman" w:cs="Times New Roman"/>
          <w:color w:val="000000"/>
          <w:kern w:val="0"/>
        </w:rPr>
      </w:pPr>
      <w:del w:id="2303" w:author="user" w:date="2019-10-22T14:51:00Z">
        <w:r>
          <w:rPr>
            <w:rFonts w:ascii="Times New Roman" w:hAnsi="Times New Roman" w:cs="Times New Roman" w:eastAsia="黑体"/>
            <w:szCs w:val="32"/>
          </w:rPr>
          <w:delText>第十</w:delText>
        </w:r>
      </w:del>
      <w:del w:id="2304" w:author="user" w:date="2019-10-22T14:51:00Z">
        <w:r>
          <w:rPr>
            <w:rFonts w:ascii="Times New Roman" w:hAnsi="Times New Roman" w:cs="Times New Roman" w:eastAsia="黑体"/>
            <w:color w:val="000000"/>
            <w:szCs w:val="32"/>
          </w:rPr>
          <w:delText>五</w:delText>
        </w:r>
      </w:del>
      <w:del w:id="2305" w:author="user" w:date="2019-10-22T14:51:00Z">
        <w:r>
          <w:rPr>
            <w:rFonts w:ascii="Times New Roman" w:hAnsi="Times New Roman" w:cs="Times New Roman" w:eastAsia="黑体"/>
            <w:szCs w:val="32"/>
          </w:rPr>
          <w:delText>条</w:delText>
        </w:r>
      </w:del>
      <w:del w:id="2306" w:author="user" w:date="2019-10-22T14:51:00Z">
        <w:r>
          <w:rPr>
            <w:rFonts w:ascii="Times New Roman" w:hAnsi="Times New Roman" w:cs="Times New Roman"/>
            <w:szCs w:val="32"/>
          </w:rPr>
          <w:delText xml:space="preserve">  </w:delText>
        </w:r>
      </w:del>
      <w:del w:id="2307" w:author="user" w:date="2019-10-22T14:51:00Z">
        <w:r>
          <w:rPr>
            <w:rFonts w:ascii="Times New Roman" w:hAnsi="Times New Roman" w:cs="Times New Roman"/>
            <w:color w:val="000000"/>
            <w:kern w:val="0"/>
          </w:rPr>
          <w:delText>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310" w:author="user" w:date="2019-10-22T14:51:00Z"/>
          <w:rFonts w:ascii="Times New Roman" w:hAnsi="Times New Roman" w:cs="Times New Roman"/>
          <w:color w:val="000000"/>
          <w:kern w:val="0"/>
        </w:rPr>
      </w:pPr>
      <w:del w:id="2309" w:author="user" w:date="2019-10-22T14:51: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2312" w:author="user" w:date="2019-10-22T14:51:00Z"/>
          <w:rFonts w:ascii="Times New Roman" w:hAnsi="Times New Roman" w:eastAsia="黑体" w:cs="Times New Roman"/>
          <w:color w:val="000000"/>
          <w:kern w:val="0"/>
          <w:szCs w:val="28"/>
        </w:rPr>
      </w:pPr>
      <w:del w:id="2311" w:author="user" w:date="2019-10-22T14:51: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bidi w:val="0"/>
        <w:snapToGrid w:val="false"/>
        <w:spacing w:lineRule="exact" w:line="590"/>
        <w:ind w:firstLineChars="0" w:firstLine="0" w:startChars="0" w:start="0" w:endChars="200"/>
        <w:jc w:val="both"/>
        <w:rPr>
          <w:del w:id="2314" w:author="user" w:date="2019-10-22T14:51:00Z"/>
          <w:rFonts w:ascii="Times New Roman" w:hAnsi="Times New Roman" w:eastAsia="黑体" w:cs="Times New Roman"/>
          <w:color w:val="000000"/>
          <w:kern w:val="0"/>
          <w:szCs w:val="32"/>
        </w:rPr>
      </w:pPr>
      <w:del w:id="2313" w:author="user" w:date="2019-10-22T14:51:00Z">
        <w:r>
          <w:rPr>
            <w:rFonts w:eastAsia="黑体" w:cs="Times New Roman" w:ascii="Times New Roman" w:hAnsi="Times New Roman"/>
            <w:color w:val="000000"/>
            <w:kern w:val="0"/>
            <w:szCs w:val="32"/>
          </w:rPr>
        </w:r>
      </w:del>
    </w:p>
    <w:p>
      <w:pPr>
        <w:pStyle w:val="Normal"/>
        <w:widowControl w:val="false"/>
        <w:overflowPunct w:val="false"/>
        <w:bidi w:val="0"/>
        <w:snapToGrid w:val="false"/>
        <w:spacing w:lineRule="exact" w:line="590"/>
        <w:ind w:firstLineChars="0" w:firstLine="0" w:startChars="0" w:start="0" w:endChars="200"/>
        <w:jc w:val="both"/>
        <w:rPr>
          <w:del w:id="2316" w:author="user" w:date="2019-10-22T14:51:00Z"/>
          <w:rFonts w:ascii="Times New Roman" w:hAnsi="Times New Roman" w:eastAsia="黑体" w:cs="Times New Roman"/>
          <w:szCs w:val="32"/>
        </w:rPr>
      </w:pPr>
      <w:del w:id="2315" w:author="user" w:date="2019-10-22T14:51:00Z">
        <w:r>
          <w:rPr>
            <w:rFonts w:ascii="Times New Roman" w:hAnsi="Times New Roman" w:cs="Times New Roman" w:eastAsia="黑体"/>
            <w:szCs w:val="32"/>
          </w:rPr>
          <w:delText>第三章  管理和保护</w:delText>
        </w:r>
      </w:del>
    </w:p>
    <w:p>
      <w:pPr>
        <w:pStyle w:val="Normal"/>
        <w:widowControl w:val="false"/>
        <w:overflowPunct w:val="false"/>
        <w:bidi w:val="0"/>
        <w:snapToGrid w:val="false"/>
        <w:spacing w:lineRule="exact" w:line="590"/>
        <w:ind w:firstLineChars="0" w:firstLine="0" w:startChars="0" w:start="0" w:endChars="200"/>
        <w:jc w:val="both"/>
        <w:rPr>
          <w:del w:id="2318" w:author="user" w:date="2019-10-22T14:51:00Z"/>
          <w:rFonts w:ascii="Times New Roman" w:hAnsi="Times New Roman" w:eastAsia="黑体" w:cs="Times New Roman"/>
          <w:szCs w:val="32"/>
        </w:rPr>
      </w:pPr>
      <w:del w:id="2317"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323" w:author="user" w:date="2019-10-22T14:51:00Z"/>
          <w:rFonts w:ascii="Times New Roman" w:hAnsi="Times New Roman" w:cs="Times New Roman"/>
          <w:szCs w:val="32"/>
        </w:rPr>
      </w:pPr>
      <w:del w:id="2319" w:author="user" w:date="2019-10-22T14:51:00Z">
        <w:r>
          <w:rPr>
            <w:rFonts w:ascii="Times New Roman" w:hAnsi="Times New Roman" w:cs="Times New Roman" w:eastAsia="黑体"/>
            <w:szCs w:val="32"/>
          </w:rPr>
          <w:delText>第十</w:delText>
        </w:r>
      </w:del>
      <w:del w:id="2320" w:author="user" w:date="2019-10-22T14:51:00Z">
        <w:r>
          <w:rPr>
            <w:rFonts w:ascii="Times New Roman" w:hAnsi="Times New Roman" w:cs="Times New Roman" w:eastAsia="黑体"/>
            <w:color w:val="000000"/>
            <w:szCs w:val="32"/>
          </w:rPr>
          <w:delText>六</w:delText>
        </w:r>
      </w:del>
      <w:del w:id="2321" w:author="user" w:date="2019-10-22T14:51:00Z">
        <w:r>
          <w:rPr>
            <w:rFonts w:ascii="Times New Roman" w:hAnsi="Times New Roman" w:cs="Times New Roman" w:eastAsia="黑体"/>
            <w:szCs w:val="32"/>
          </w:rPr>
          <w:delText>条</w:delText>
        </w:r>
      </w:del>
      <w:del w:id="2322" w:author="user" w:date="2019-10-22T14:51:00Z">
        <w:r>
          <w:rPr>
            <w:rFonts w:ascii="Times New Roman" w:hAnsi="Times New Roman" w:cs="Times New Roman"/>
            <w:szCs w:val="32"/>
          </w:rPr>
          <w:delText xml:space="preserve">  城市绿化的管理和保护按照下列分工实施：</w:delText>
        </w:r>
      </w:del>
    </w:p>
    <w:p>
      <w:pPr>
        <w:pStyle w:val="Normal"/>
        <w:widowControl w:val="false"/>
        <w:overflowPunct w:val="false"/>
        <w:bidi w:val="0"/>
        <w:snapToGrid w:val="false"/>
        <w:spacing w:lineRule="exact" w:line="590"/>
        <w:ind w:firstLineChars="0" w:firstLine="0" w:startChars="0" w:start="0" w:endChars="200"/>
        <w:jc w:val="both"/>
        <w:rPr>
          <w:del w:id="2325" w:author="user" w:date="2019-10-22T14:51:00Z"/>
          <w:rFonts w:ascii="Times New Roman" w:hAnsi="Times New Roman" w:cs="Times New Roman"/>
          <w:szCs w:val="32"/>
        </w:rPr>
      </w:pPr>
      <w:del w:id="2324" w:author="user" w:date="2019-10-22T14:51:00Z">
        <w:r>
          <w:rPr>
            <w:rFonts w:ascii="Times New Roman" w:hAnsi="Times New Roman" w:cs="Times New Roman"/>
            <w:szCs w:val="32"/>
          </w:rPr>
          <w:delText>（一）城市的公共绿地、风景林地、行道树及干道绿化带的绿化，由城市绿化行政主管部门及其确定的单位负责；</w:delText>
        </w:r>
      </w:del>
    </w:p>
    <w:p>
      <w:pPr>
        <w:pStyle w:val="Normal"/>
        <w:widowControl w:val="false"/>
        <w:overflowPunct w:val="false"/>
        <w:bidi w:val="0"/>
        <w:snapToGrid w:val="false"/>
        <w:spacing w:lineRule="exact" w:line="590"/>
        <w:ind w:firstLineChars="0" w:firstLine="0" w:startChars="0" w:start="0" w:endChars="200"/>
        <w:jc w:val="both"/>
        <w:rPr>
          <w:del w:id="2327" w:author="user" w:date="2019-10-22T14:51:00Z"/>
          <w:rFonts w:ascii="Times New Roman" w:hAnsi="Times New Roman" w:cs="Times New Roman"/>
          <w:szCs w:val="32"/>
        </w:rPr>
      </w:pPr>
      <w:del w:id="2326" w:author="user" w:date="2019-10-22T14:51:00Z">
        <w:r>
          <w:rPr>
            <w:rFonts w:ascii="Times New Roman" w:hAnsi="Times New Roman" w:cs="Times New Roman"/>
            <w:szCs w:val="32"/>
          </w:rPr>
          <w:delText>（二）单位附属绿地和单位门前责任地段的绿化，由该单位负责；</w:delText>
        </w:r>
      </w:del>
    </w:p>
    <w:p>
      <w:pPr>
        <w:pStyle w:val="Normal"/>
        <w:widowControl w:val="false"/>
        <w:overflowPunct w:val="false"/>
        <w:bidi w:val="0"/>
        <w:snapToGrid w:val="false"/>
        <w:spacing w:lineRule="exact" w:line="590"/>
        <w:ind w:firstLineChars="0" w:firstLine="0" w:startChars="0" w:start="0" w:endChars="200"/>
        <w:jc w:val="both"/>
        <w:rPr>
          <w:del w:id="2329" w:author="user" w:date="2019-10-22T14:51:00Z"/>
          <w:rFonts w:ascii="Times New Roman" w:hAnsi="Times New Roman" w:cs="Times New Roman"/>
          <w:szCs w:val="32"/>
        </w:rPr>
      </w:pPr>
      <w:del w:id="2328" w:author="user" w:date="2019-10-22T14:51:00Z">
        <w:r>
          <w:rPr>
            <w:rFonts w:ascii="Times New Roman" w:hAnsi="Times New Roman" w:cs="Times New Roman"/>
            <w:szCs w:val="32"/>
          </w:rPr>
          <w:delText>（三）居住区绿地，由居住区的管理机构负责；</w:delText>
        </w:r>
      </w:del>
    </w:p>
    <w:p>
      <w:pPr>
        <w:pStyle w:val="Normal"/>
        <w:widowControl w:val="false"/>
        <w:overflowPunct w:val="false"/>
        <w:bidi w:val="0"/>
        <w:snapToGrid w:val="false"/>
        <w:spacing w:lineRule="exact" w:line="590"/>
        <w:ind w:firstLineChars="0" w:firstLine="0" w:startChars="0" w:start="0" w:endChars="200"/>
        <w:jc w:val="both"/>
        <w:rPr>
          <w:del w:id="2331" w:author="user" w:date="2019-10-22T14:51:00Z"/>
          <w:rFonts w:ascii="Times New Roman" w:hAnsi="Times New Roman" w:cs="Times New Roman"/>
          <w:szCs w:val="32"/>
        </w:rPr>
      </w:pPr>
      <w:del w:id="2330" w:author="user" w:date="2019-10-22T14:51:00Z">
        <w:r>
          <w:rPr>
            <w:rFonts w:ascii="Times New Roman" w:hAnsi="Times New Roman" w:cs="Times New Roman"/>
            <w:szCs w:val="32"/>
          </w:rPr>
          <w:delText>（四）生产绿地，由其经营单位负责；</w:delText>
        </w:r>
      </w:del>
    </w:p>
    <w:p>
      <w:pPr>
        <w:pStyle w:val="Normal"/>
        <w:widowControl w:val="false"/>
        <w:overflowPunct w:val="false"/>
        <w:bidi w:val="0"/>
        <w:snapToGrid w:val="false"/>
        <w:spacing w:lineRule="exact" w:line="590"/>
        <w:ind w:firstLineChars="0" w:firstLine="0" w:startChars="0" w:start="0" w:endChars="200"/>
        <w:jc w:val="both"/>
        <w:rPr>
          <w:del w:id="2333" w:author="user" w:date="2019-10-22T14:51:00Z"/>
          <w:rFonts w:ascii="Times New Roman" w:hAnsi="Times New Roman" w:cs="Times New Roman"/>
          <w:szCs w:val="32"/>
        </w:rPr>
      </w:pPr>
      <w:del w:id="2332" w:author="user" w:date="2019-10-22T14:51:00Z">
        <w:r>
          <w:rPr>
            <w:rFonts w:ascii="Times New Roman" w:hAnsi="Times New Roman" w:cs="Times New Roman"/>
            <w:szCs w:val="32"/>
          </w:rPr>
          <w:delText>（五）居民自有庭院内的树木，由居民负责。</w:delText>
        </w:r>
      </w:del>
    </w:p>
    <w:p>
      <w:pPr>
        <w:pStyle w:val="Normal"/>
        <w:widowControl w:val="false"/>
        <w:overflowPunct w:val="false"/>
        <w:bidi w:val="0"/>
        <w:snapToGrid w:val="false"/>
        <w:spacing w:lineRule="exact" w:line="590"/>
        <w:ind w:firstLineChars="0" w:firstLine="0" w:startChars="0" w:start="0" w:endChars="200"/>
        <w:jc w:val="both"/>
        <w:rPr>
          <w:del w:id="2335" w:author="user" w:date="2019-10-22T14:51:00Z"/>
          <w:rFonts w:ascii="Times New Roman" w:hAnsi="Times New Roman" w:cs="Times New Roman"/>
          <w:szCs w:val="32"/>
        </w:rPr>
      </w:pPr>
      <w:del w:id="2334" w:author="user" w:date="2019-10-22T14:51:00Z">
        <w:r>
          <w:rPr>
            <w:rFonts w:ascii="Times New Roman" w:hAnsi="Times New Roman" w:cs="Times New Roman"/>
            <w:szCs w:val="32"/>
          </w:rPr>
          <w:delText>城市绿化行政主管部门和辖区专业绿化养护单位应当对前款第二项、第三项、第四项的绿化管理和保护进行指导、检查和监督。</w:delText>
        </w:r>
      </w:del>
    </w:p>
    <w:p>
      <w:pPr>
        <w:pStyle w:val="Normal"/>
        <w:widowControl w:val="false"/>
        <w:overflowPunct w:val="false"/>
        <w:bidi w:val="0"/>
        <w:snapToGrid w:val="false"/>
        <w:spacing w:lineRule="exact" w:line="590"/>
        <w:ind w:firstLineChars="0" w:firstLine="0" w:startChars="0" w:start="0" w:endChars="200"/>
        <w:jc w:val="both"/>
        <w:rPr>
          <w:del w:id="2340" w:author="user" w:date="2019-10-22T14:51:00Z"/>
          <w:rFonts w:ascii="Times New Roman" w:hAnsi="Times New Roman" w:cs="Times New Roman"/>
          <w:szCs w:val="32"/>
        </w:rPr>
      </w:pPr>
      <w:del w:id="2336" w:author="user" w:date="2019-10-22T14:51:00Z">
        <w:r>
          <w:rPr>
            <w:rFonts w:ascii="Times New Roman" w:hAnsi="Times New Roman" w:cs="Times New Roman" w:eastAsia="黑体"/>
            <w:szCs w:val="32"/>
          </w:rPr>
          <w:delText>第十</w:delText>
        </w:r>
      </w:del>
      <w:del w:id="2337" w:author="user" w:date="2019-10-22T14:51:00Z">
        <w:r>
          <w:rPr>
            <w:rFonts w:ascii="Times New Roman" w:hAnsi="Times New Roman" w:cs="Times New Roman" w:eastAsia="黑体"/>
            <w:color w:val="000000"/>
            <w:szCs w:val="32"/>
          </w:rPr>
          <w:delText>七</w:delText>
        </w:r>
      </w:del>
      <w:del w:id="2338" w:author="user" w:date="2019-10-22T14:51:00Z">
        <w:r>
          <w:rPr>
            <w:rFonts w:ascii="Times New Roman" w:hAnsi="Times New Roman" w:cs="Times New Roman" w:eastAsia="黑体"/>
            <w:szCs w:val="32"/>
          </w:rPr>
          <w:delText>条</w:delText>
        </w:r>
      </w:del>
      <w:del w:id="2339" w:author="user" w:date="2019-10-22T14:51:00Z">
        <w:r>
          <w:rPr>
            <w:rFonts w:ascii="Times New Roman" w:hAnsi="Times New Roman" w:cs="Times New Roman"/>
            <w:szCs w:val="32"/>
          </w:rPr>
          <w:delText xml:space="preserve">  城市中的树木，不论其所有权归属，任何单位和个人不得擅自移伐、截干。确需移伐、截干的，必须经城市绿化行政主管部门审批同意。</w:delText>
        </w:r>
      </w:del>
    </w:p>
    <w:p>
      <w:pPr>
        <w:pStyle w:val="Normal"/>
        <w:widowControl w:val="false"/>
        <w:overflowPunct w:val="false"/>
        <w:bidi w:val="0"/>
        <w:snapToGrid w:val="false"/>
        <w:spacing w:lineRule="exact" w:line="590"/>
        <w:ind w:firstLineChars="0" w:firstLine="0" w:startChars="0" w:start="0" w:endChars="200"/>
        <w:jc w:val="both"/>
        <w:rPr>
          <w:del w:id="2345" w:author="user" w:date="2019-10-22T14:51:00Z"/>
          <w:rFonts w:ascii="Times New Roman" w:hAnsi="Times New Roman" w:cs="Times New Roman"/>
          <w:szCs w:val="32"/>
        </w:rPr>
      </w:pPr>
      <w:del w:id="2341" w:author="user" w:date="2019-10-22T14:51:00Z">
        <w:r>
          <w:rPr>
            <w:rFonts w:ascii="Times New Roman" w:hAnsi="Times New Roman" w:cs="Times New Roman" w:eastAsia="黑体"/>
            <w:szCs w:val="32"/>
          </w:rPr>
          <w:delText>第十</w:delText>
        </w:r>
      </w:del>
      <w:del w:id="2342" w:author="user" w:date="2019-10-22T14:51:00Z">
        <w:r>
          <w:rPr>
            <w:rFonts w:ascii="Times New Roman" w:hAnsi="Times New Roman" w:cs="Times New Roman" w:eastAsia="黑体"/>
            <w:color w:val="000000"/>
            <w:szCs w:val="32"/>
          </w:rPr>
          <w:delText>八</w:delText>
        </w:r>
      </w:del>
      <w:del w:id="2343" w:author="user" w:date="2019-10-22T14:51:00Z">
        <w:r>
          <w:rPr>
            <w:rFonts w:ascii="Times New Roman" w:hAnsi="Times New Roman" w:cs="Times New Roman" w:eastAsia="黑体"/>
            <w:szCs w:val="32"/>
          </w:rPr>
          <w:delText>条</w:delText>
        </w:r>
      </w:del>
      <w:del w:id="2344" w:author="user" w:date="2019-10-22T14:51:00Z">
        <w:r>
          <w:rPr>
            <w:rFonts w:ascii="Times New Roman" w:hAnsi="Times New Roman" w:cs="Times New Roman"/>
            <w:szCs w:val="32"/>
          </w:rPr>
          <w:delText xml:space="preserve">  任何单位和个人不得擅自占用城市绿化用地和绿化配套设施，或者改变其使用性质；不得破坏绿化用地的地形、地貌、水体和植被。</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347" w:author="user" w:date="2019-10-22T14:51:00Z"/>
          <w:rFonts w:ascii="Times New Roman" w:hAnsi="Times New Roman" w:cs="Times New Roman"/>
          <w:color w:val="000000"/>
          <w:kern w:val="0"/>
        </w:rPr>
      </w:pPr>
      <w:del w:id="2346" w:author="user" w:date="2019-10-22T14:51:00Z">
        <w:r>
          <w:rPr>
            <w:rFonts w:ascii="Times New Roman" w:hAnsi="Times New Roman" w:cs="Times New Roman"/>
            <w:color w:val="000000"/>
            <w:kern w:val="0"/>
          </w:rPr>
          <w:delText>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349" w:author="user" w:date="2019-10-22T14:51:00Z"/>
          <w:rFonts w:ascii="Times New Roman" w:hAnsi="Times New Roman" w:cs="Times New Roman"/>
          <w:szCs w:val="32"/>
        </w:rPr>
      </w:pPr>
      <w:del w:id="2348" w:author="user" w:date="2019-10-22T14:51:00Z">
        <w:r>
          <w:rPr>
            <w:rFonts w:ascii="Times New Roman" w:hAnsi="Times New Roman" w:cs="Times New Roman"/>
            <w:color w:val="000000"/>
            <w:kern w:val="0"/>
          </w:rPr>
          <w:delText>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bidi w:val="0"/>
        <w:snapToGrid w:val="false"/>
        <w:spacing w:lineRule="exact" w:line="590"/>
        <w:ind w:firstLineChars="0" w:firstLine="0" w:startChars="0" w:start="0" w:endChars="200"/>
        <w:jc w:val="both"/>
        <w:rPr>
          <w:del w:id="2354" w:author="user" w:date="2019-10-22T14:51:00Z"/>
          <w:rFonts w:ascii="Times New Roman" w:hAnsi="Times New Roman" w:cs="Times New Roman"/>
          <w:szCs w:val="32"/>
        </w:rPr>
      </w:pPr>
      <w:del w:id="2350" w:author="user" w:date="2019-10-22T14:51:00Z">
        <w:r>
          <w:rPr>
            <w:rFonts w:ascii="Times New Roman" w:hAnsi="Times New Roman" w:cs="Times New Roman" w:eastAsia="黑体"/>
            <w:szCs w:val="32"/>
          </w:rPr>
          <w:delText>第</w:delText>
        </w:r>
      </w:del>
      <w:del w:id="2351" w:author="user" w:date="2019-10-22T14:51:00Z">
        <w:r>
          <w:rPr>
            <w:rFonts w:ascii="Times New Roman" w:hAnsi="Times New Roman" w:cs="Times New Roman" w:eastAsia="黑体"/>
            <w:color w:val="000000"/>
            <w:szCs w:val="32"/>
          </w:rPr>
          <w:delText>十九</w:delText>
        </w:r>
      </w:del>
      <w:del w:id="2352" w:author="user" w:date="2019-10-22T14:51:00Z">
        <w:r>
          <w:rPr>
            <w:rFonts w:ascii="Times New Roman" w:hAnsi="Times New Roman" w:cs="Times New Roman" w:eastAsia="黑体"/>
            <w:szCs w:val="32"/>
          </w:rPr>
          <w:delText>条</w:delText>
        </w:r>
      </w:del>
      <w:del w:id="2353" w:author="user" w:date="2019-10-22T14:51:00Z">
        <w:r>
          <w:rPr>
            <w:rFonts w:ascii="Times New Roman" w:hAnsi="Times New Roman" w:cs="Times New Roman"/>
            <w:szCs w:val="32"/>
          </w:rPr>
          <w:delText xml:space="preserve">  城市树木的移伐、截干和临时占用城市绿化用地的审批，由市人民政府制定具体办法。</w:delText>
        </w:r>
      </w:del>
    </w:p>
    <w:p>
      <w:pPr>
        <w:pStyle w:val="Normal"/>
        <w:widowControl w:val="false"/>
        <w:overflowPunct w:val="false"/>
        <w:bidi w:val="0"/>
        <w:snapToGrid w:val="false"/>
        <w:spacing w:lineRule="exact" w:line="590"/>
        <w:ind w:firstLineChars="0" w:firstLine="0" w:startChars="0" w:start="0" w:endChars="200"/>
        <w:jc w:val="both"/>
        <w:rPr>
          <w:del w:id="2357" w:author="user" w:date="2019-10-22T14:51:00Z"/>
          <w:rFonts w:ascii="Times New Roman" w:hAnsi="Times New Roman" w:cs="Times New Roman"/>
          <w:szCs w:val="32"/>
        </w:rPr>
      </w:pPr>
      <w:del w:id="2355" w:author="user" w:date="2019-10-22T14:51:00Z">
        <w:r>
          <w:rPr>
            <w:rFonts w:ascii="Times New Roman" w:hAnsi="Times New Roman" w:cs="Times New Roman" w:eastAsia="黑体"/>
            <w:szCs w:val="32"/>
          </w:rPr>
          <w:delText>第二十条</w:delText>
        </w:r>
      </w:del>
      <w:del w:id="2356" w:author="user" w:date="2019-10-22T14:51:00Z">
        <w:r>
          <w:rPr>
            <w:rFonts w:ascii="Times New Roman" w:hAnsi="Times New Roman" w:cs="Times New Roman"/>
            <w:szCs w:val="32"/>
          </w:rPr>
          <w:delText xml:space="preserve">  城市绿化行政主管部门受理树木移伐、截干或者临时占用城市绿化用地的申请后，应当在十日内审批完毕。</w:delText>
        </w:r>
      </w:del>
    </w:p>
    <w:p>
      <w:pPr>
        <w:pStyle w:val="Normal"/>
        <w:widowControl w:val="false"/>
        <w:overflowPunct w:val="false"/>
        <w:bidi w:val="0"/>
        <w:snapToGrid w:val="false"/>
        <w:spacing w:lineRule="exact" w:line="590"/>
        <w:ind w:firstLineChars="0" w:firstLine="0" w:startChars="0" w:start="0" w:endChars="200"/>
        <w:jc w:val="both"/>
        <w:rPr>
          <w:del w:id="2362" w:author="user" w:date="2019-10-22T14:51:00Z"/>
          <w:rFonts w:ascii="Times New Roman" w:hAnsi="Times New Roman" w:cs="Times New Roman"/>
          <w:szCs w:val="32"/>
        </w:rPr>
      </w:pPr>
      <w:del w:id="2358" w:author="user" w:date="2019-10-22T14:51:00Z">
        <w:r>
          <w:rPr>
            <w:rFonts w:ascii="Times New Roman" w:hAnsi="Times New Roman" w:cs="Times New Roman" w:eastAsia="黑体"/>
            <w:szCs w:val="32"/>
          </w:rPr>
          <w:delText>第二十</w:delText>
        </w:r>
      </w:del>
      <w:del w:id="2359" w:author="user" w:date="2019-10-22T14:51:00Z">
        <w:r>
          <w:rPr>
            <w:rFonts w:ascii="Times New Roman" w:hAnsi="Times New Roman" w:cs="Times New Roman" w:eastAsia="黑体"/>
            <w:color w:val="000000"/>
            <w:szCs w:val="32"/>
          </w:rPr>
          <w:delText>一</w:delText>
        </w:r>
      </w:del>
      <w:del w:id="2360" w:author="user" w:date="2019-10-22T14:51:00Z">
        <w:r>
          <w:rPr>
            <w:rFonts w:ascii="Times New Roman" w:hAnsi="Times New Roman" w:cs="Times New Roman" w:eastAsia="黑体"/>
            <w:szCs w:val="32"/>
          </w:rPr>
          <w:delText>条</w:delText>
        </w:r>
      </w:del>
      <w:del w:id="2361" w:author="user" w:date="2019-10-22T14:51:00Z">
        <w:r>
          <w:rPr>
            <w:rFonts w:ascii="Times New Roman" w:hAnsi="Times New Roman" w:cs="Times New Roman"/>
            <w:szCs w:val="32"/>
          </w:rPr>
          <w:delText xml:space="preserve">  经批准砍伐树木的建设单位，应当按“伐一栽三”的原则予以补植并确保成活。</w:delText>
        </w:r>
      </w:del>
    </w:p>
    <w:p>
      <w:pPr>
        <w:pStyle w:val="Normal"/>
        <w:widowControl w:val="false"/>
        <w:overflowPunct w:val="false"/>
        <w:bidi w:val="0"/>
        <w:snapToGrid w:val="false"/>
        <w:spacing w:lineRule="exact" w:line="590"/>
        <w:ind w:firstLineChars="0" w:firstLine="0" w:startChars="0" w:start="0" w:endChars="200"/>
        <w:jc w:val="both"/>
        <w:rPr>
          <w:del w:id="2364" w:author="user" w:date="2019-10-22T14:51:00Z"/>
          <w:rFonts w:ascii="Times New Roman" w:hAnsi="Times New Roman" w:cs="Times New Roman"/>
          <w:szCs w:val="32"/>
        </w:rPr>
      </w:pPr>
      <w:del w:id="2363" w:author="user" w:date="2019-10-22T14:51:00Z">
        <w:r>
          <w:rPr>
            <w:rFonts w:ascii="Times New Roman" w:hAnsi="Times New Roman" w:cs="Times New Roman"/>
            <w:szCs w:val="32"/>
          </w:rPr>
          <w:delText>自行补植有困难的，可以委托城市绿化行政主管部门或者专业绿化养护单位进行补植，所需费用由委托方承担。</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370" w:author="user" w:date="2019-10-22T14:51:00Z"/>
          <w:rFonts w:ascii="Times New Roman" w:hAnsi="Times New Roman" w:cs="Times New Roman"/>
          <w:color w:val="000000"/>
          <w:kern w:val="0"/>
        </w:rPr>
      </w:pPr>
      <w:del w:id="2365" w:author="user" w:date="2019-10-22T14:51:00Z">
        <w:r>
          <w:rPr>
            <w:rFonts w:ascii="Times New Roman" w:hAnsi="Times New Roman" w:cs="Times New Roman" w:eastAsia="黑体"/>
            <w:szCs w:val="32"/>
          </w:rPr>
          <w:delText>第二十</w:delText>
        </w:r>
      </w:del>
      <w:del w:id="2366" w:author="user" w:date="2019-10-22T14:51:00Z">
        <w:r>
          <w:rPr>
            <w:rFonts w:ascii="Times New Roman" w:hAnsi="Times New Roman" w:cs="Times New Roman" w:eastAsia="黑体"/>
            <w:color w:val="000000"/>
            <w:szCs w:val="32"/>
          </w:rPr>
          <w:delText>二</w:delText>
        </w:r>
      </w:del>
      <w:del w:id="2367" w:author="user" w:date="2019-10-22T14:51:00Z">
        <w:r>
          <w:rPr>
            <w:rFonts w:ascii="Times New Roman" w:hAnsi="Times New Roman" w:cs="Times New Roman" w:eastAsia="黑体"/>
            <w:szCs w:val="32"/>
          </w:rPr>
          <w:delText>条</w:delText>
        </w:r>
      </w:del>
      <w:del w:id="2368" w:author="user" w:date="2019-10-22T14:51:00Z">
        <w:r>
          <w:rPr>
            <w:rFonts w:ascii="Times New Roman" w:hAnsi="Times New Roman" w:cs="Times New Roman"/>
            <w:szCs w:val="32"/>
          </w:rPr>
          <w:delText xml:space="preserve">  </w:delText>
        </w:r>
      </w:del>
      <w:del w:id="2369" w:author="user" w:date="2019-10-22T14:51:00Z">
        <w:r>
          <w:rPr>
            <w:rFonts w:ascii="Times New Roman" w:hAnsi="Times New Roman" w:cs="Times New Roman"/>
            <w:color w:val="000000"/>
            <w:kern w:val="0"/>
          </w:rPr>
          <w:delText>城市各类新建管线应当避让现有树木。确实无法避让的，在设计或者施工前，有关部门应当会同城市绿化行政主管部门确定并采取保护措施。</w:delText>
        </w:r>
      </w:del>
    </w:p>
    <w:p>
      <w:pPr>
        <w:pStyle w:val="Normal"/>
        <w:widowControl w:val="false"/>
        <w:overflowPunct w:val="false"/>
        <w:autoSpaceDE w:val="true"/>
        <w:bidi w:val="0"/>
        <w:snapToGrid w:val="false"/>
        <w:spacing w:lineRule="exact" w:line="590"/>
        <w:ind w:firstLineChars="0" w:firstLine="0" w:startChars="0" w:start="0" w:endChars="200"/>
        <w:jc w:val="both"/>
        <w:rPr>
          <w:del w:id="2372" w:author="user" w:date="2019-10-22T14:51:00Z"/>
          <w:rFonts w:ascii="Times New Roman" w:hAnsi="Times New Roman" w:cs="Times New Roman"/>
          <w:color w:val="000000"/>
          <w:kern w:val="0"/>
        </w:rPr>
      </w:pPr>
      <w:del w:id="2371" w:author="user" w:date="2019-10-22T14:51: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bidi w:val="0"/>
        <w:snapToGrid w:val="false"/>
        <w:spacing w:lineRule="exact" w:line="590"/>
        <w:ind w:firstLineChars="0" w:firstLine="0" w:startChars="0" w:start="0" w:endChars="200"/>
        <w:jc w:val="both"/>
        <w:rPr>
          <w:del w:id="2374" w:author="user" w:date="2019-10-22T14:51:00Z"/>
          <w:rFonts w:ascii="Times New Roman" w:hAnsi="Times New Roman" w:eastAsia="黑体" w:cs="Times New Roman"/>
          <w:color w:val="000000"/>
          <w:kern w:val="0"/>
          <w:szCs w:val="28"/>
        </w:rPr>
      </w:pPr>
      <w:del w:id="2373" w:author="user" w:date="2019-10-22T14:51: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bidi w:val="0"/>
        <w:snapToGrid w:val="false"/>
        <w:spacing w:lineRule="exact" w:line="590"/>
        <w:ind w:firstLineChars="0" w:firstLine="0" w:startChars="0" w:start="0" w:endChars="200"/>
        <w:jc w:val="both"/>
        <w:rPr>
          <w:del w:id="2380" w:author="user" w:date="2019-10-22T14:51:00Z"/>
          <w:rFonts w:ascii="Times New Roman" w:hAnsi="Times New Roman" w:cs="Times New Roman"/>
          <w:szCs w:val="32"/>
        </w:rPr>
      </w:pPr>
      <w:del w:id="2375" w:author="user" w:date="2019-10-22T14:51:00Z">
        <w:r>
          <w:rPr>
            <w:rFonts w:ascii="Times New Roman" w:hAnsi="Times New Roman" w:cs="Times New Roman" w:eastAsia="黑体"/>
            <w:szCs w:val="32"/>
          </w:rPr>
          <w:delText>第二十</w:delText>
        </w:r>
      </w:del>
      <w:del w:id="2376" w:author="user" w:date="2019-10-22T14:51:00Z">
        <w:r>
          <w:rPr>
            <w:rFonts w:ascii="Times New Roman" w:hAnsi="Times New Roman" w:cs="Times New Roman" w:eastAsia="黑体"/>
            <w:color w:val="000000"/>
            <w:szCs w:val="32"/>
          </w:rPr>
          <w:delText>三</w:delText>
        </w:r>
      </w:del>
      <w:del w:id="2377" w:author="user" w:date="2019-10-22T14:51:00Z">
        <w:r>
          <w:rPr>
            <w:rFonts w:ascii="Times New Roman" w:hAnsi="Times New Roman" w:cs="Times New Roman" w:eastAsia="黑体"/>
            <w:szCs w:val="32"/>
          </w:rPr>
          <w:delText>条</w:delText>
        </w:r>
      </w:del>
      <w:del w:id="2378" w:author="user" w:date="2019-10-22T14:51:00Z">
        <w:r>
          <w:rPr>
            <w:rFonts w:ascii="Times New Roman" w:hAnsi="Times New Roman" w:cs="Times New Roman"/>
            <w:szCs w:val="32"/>
          </w:rPr>
          <w:delText xml:space="preserve">  </w:delText>
        </w:r>
      </w:del>
      <w:del w:id="2379" w:author="user" w:date="2019-10-22T14:51:00Z">
        <w:r>
          <w:rPr>
            <w:rFonts w:ascii="Times New Roman" w:hAnsi="Times New Roman" w:cs="Times New Roman"/>
            <w:spacing w:val="-12"/>
            <w:szCs w:val="32"/>
          </w:rPr>
          <w:delText>新建管线或者新种树木，应当参照以下间距规定：</w:delText>
        </w:r>
      </w:del>
    </w:p>
    <w:p>
      <w:pPr>
        <w:pStyle w:val="Normal"/>
        <w:widowControl w:val="false"/>
        <w:overflowPunct w:val="false"/>
        <w:bidi w:val="0"/>
        <w:snapToGrid w:val="false"/>
        <w:spacing w:lineRule="exact" w:line="590"/>
        <w:ind w:firstLineChars="0" w:firstLine="0" w:startChars="0" w:start="0" w:endChars="200"/>
        <w:jc w:val="both"/>
        <w:rPr>
          <w:del w:id="2382" w:author="user" w:date="2019-10-22T14:51:00Z"/>
          <w:rFonts w:ascii="Times New Roman" w:hAnsi="Times New Roman" w:cs="Times New Roman"/>
          <w:szCs w:val="32"/>
        </w:rPr>
      </w:pPr>
      <w:del w:id="2381" w:author="user" w:date="2019-10-22T14:51:00Z">
        <w:r>
          <w:rPr>
            <w:rFonts w:ascii="Times New Roman" w:hAnsi="Times New Roman" w:cs="Times New Roman"/>
            <w:szCs w:val="32"/>
          </w:rPr>
          <w:delText>（一）地下管线的外缘，离树干中心不少于零点九五米；</w:delText>
        </w:r>
      </w:del>
    </w:p>
    <w:p>
      <w:pPr>
        <w:pStyle w:val="Normal"/>
        <w:widowControl w:val="false"/>
        <w:overflowPunct w:val="false"/>
        <w:bidi w:val="0"/>
        <w:snapToGrid w:val="false"/>
        <w:spacing w:lineRule="exact" w:line="590"/>
        <w:ind w:firstLineChars="0" w:firstLine="0" w:startChars="0" w:start="0" w:endChars="200"/>
        <w:jc w:val="both"/>
        <w:rPr>
          <w:del w:id="2384" w:author="user" w:date="2019-10-22T14:51:00Z"/>
          <w:rFonts w:ascii="Times New Roman" w:hAnsi="Times New Roman" w:cs="Times New Roman"/>
          <w:szCs w:val="32"/>
        </w:rPr>
      </w:pPr>
      <w:del w:id="2383" w:author="user" w:date="2019-10-22T14:51:00Z">
        <w:r>
          <w:rPr>
            <w:rFonts w:ascii="Times New Roman" w:hAnsi="Times New Roman" w:cs="Times New Roman"/>
            <w:szCs w:val="32"/>
          </w:rPr>
          <w:delText>（二）架设电杆、消防设备等，离树干中心不少于一米；</w:delText>
        </w:r>
      </w:del>
    </w:p>
    <w:p>
      <w:pPr>
        <w:pStyle w:val="Normal"/>
        <w:widowControl w:val="false"/>
        <w:overflowPunct w:val="false"/>
        <w:bidi w:val="0"/>
        <w:snapToGrid w:val="false"/>
        <w:spacing w:lineRule="exact" w:line="590"/>
        <w:ind w:firstLineChars="0" w:firstLine="0" w:startChars="0" w:start="0" w:endChars="200"/>
        <w:jc w:val="both"/>
        <w:rPr>
          <w:del w:id="2386" w:author="user" w:date="2019-10-22T14:51:00Z"/>
          <w:rFonts w:ascii="Times New Roman" w:hAnsi="Times New Roman" w:cs="Times New Roman"/>
          <w:szCs w:val="32"/>
        </w:rPr>
      </w:pPr>
      <w:del w:id="2385" w:author="user" w:date="2019-10-22T14:51:00Z">
        <w:r>
          <w:rPr>
            <w:rFonts w:ascii="Times New Roman" w:hAnsi="Times New Roman" w:cs="Times New Roman"/>
            <w:szCs w:val="32"/>
          </w:rPr>
          <w:delText>（三）高压输电线的高度不低于九米。</w:delText>
        </w:r>
      </w:del>
    </w:p>
    <w:p>
      <w:pPr>
        <w:pStyle w:val="Normal"/>
        <w:widowControl w:val="false"/>
        <w:overflowPunct w:val="false"/>
        <w:bidi w:val="0"/>
        <w:snapToGrid w:val="false"/>
        <w:spacing w:lineRule="exact" w:line="590"/>
        <w:ind w:firstLineChars="0" w:firstLine="0" w:startChars="0" w:start="0" w:endChars="200"/>
        <w:jc w:val="both"/>
        <w:rPr>
          <w:del w:id="2391" w:author="user" w:date="2019-10-22T14:51:00Z"/>
          <w:rFonts w:ascii="Times New Roman" w:hAnsi="Times New Roman" w:cs="Times New Roman"/>
          <w:szCs w:val="32"/>
        </w:rPr>
      </w:pPr>
      <w:del w:id="2387" w:author="user" w:date="2019-10-22T14:51:00Z">
        <w:r>
          <w:rPr>
            <w:rFonts w:ascii="Times New Roman" w:hAnsi="Times New Roman" w:cs="Times New Roman" w:eastAsia="黑体"/>
            <w:szCs w:val="32"/>
          </w:rPr>
          <w:delText>第二十</w:delText>
        </w:r>
      </w:del>
      <w:del w:id="2388" w:author="user" w:date="2019-10-22T14:51:00Z">
        <w:r>
          <w:rPr>
            <w:rFonts w:ascii="Times New Roman" w:hAnsi="Times New Roman" w:cs="Times New Roman" w:eastAsia="黑体"/>
            <w:color w:val="000000"/>
            <w:szCs w:val="32"/>
          </w:rPr>
          <w:delText>四</w:delText>
        </w:r>
      </w:del>
      <w:del w:id="2389" w:author="user" w:date="2019-10-22T14:51:00Z">
        <w:r>
          <w:rPr>
            <w:rFonts w:ascii="Times New Roman" w:hAnsi="Times New Roman" w:cs="Times New Roman" w:eastAsia="黑体"/>
            <w:szCs w:val="32"/>
          </w:rPr>
          <w:delText>条</w:delText>
        </w:r>
      </w:del>
      <w:del w:id="2390" w:author="user" w:date="2019-10-22T14:51:00Z">
        <w:r>
          <w:rPr>
            <w:rFonts w:ascii="Times New Roman" w:hAnsi="Times New Roman" w:cs="Times New Roman"/>
            <w:szCs w:val="32"/>
          </w:rPr>
          <w:delText xml:space="preserve">  任何单位和个人不得有下列损坏城市绿化及其设施的行为：</w:delText>
        </w:r>
      </w:del>
    </w:p>
    <w:p>
      <w:pPr>
        <w:pStyle w:val="Normal"/>
        <w:widowControl w:val="false"/>
        <w:overflowPunct w:val="false"/>
        <w:bidi w:val="0"/>
        <w:snapToGrid w:val="false"/>
        <w:spacing w:lineRule="exact" w:line="590"/>
        <w:ind w:firstLineChars="0" w:firstLine="0" w:startChars="0" w:start="0" w:endChars="200"/>
        <w:jc w:val="both"/>
        <w:rPr>
          <w:del w:id="2393" w:author="user" w:date="2019-10-22T14:51:00Z"/>
          <w:rFonts w:ascii="Times New Roman" w:hAnsi="Times New Roman" w:cs="Times New Roman"/>
          <w:szCs w:val="32"/>
        </w:rPr>
      </w:pPr>
      <w:del w:id="2392" w:author="user" w:date="2019-10-22T14:51:00Z">
        <w:r>
          <w:rPr>
            <w:rFonts w:ascii="Times New Roman" w:hAnsi="Times New Roman" w:cs="Times New Roman"/>
            <w:szCs w:val="32"/>
          </w:rPr>
          <w:delText>（一）在城市绿化规划范围内非法开山采石、毁林种植、围湖造田、放牧狩猎、建坟立碑；</w:delText>
        </w:r>
      </w:del>
    </w:p>
    <w:p>
      <w:pPr>
        <w:pStyle w:val="Normal"/>
        <w:widowControl w:val="false"/>
        <w:overflowPunct w:val="false"/>
        <w:bidi w:val="0"/>
        <w:snapToGrid w:val="false"/>
        <w:spacing w:lineRule="exact" w:line="590"/>
        <w:ind w:firstLineChars="0" w:firstLine="0" w:startChars="0" w:start="0" w:endChars="200"/>
        <w:jc w:val="both"/>
        <w:rPr>
          <w:del w:id="2395" w:author="user" w:date="2019-10-22T14:51:00Z"/>
          <w:rFonts w:ascii="Times New Roman" w:hAnsi="Times New Roman" w:cs="Times New Roman"/>
          <w:szCs w:val="32"/>
        </w:rPr>
      </w:pPr>
      <w:del w:id="2394" w:author="user" w:date="2019-10-22T14:51:00Z">
        <w:r>
          <w:rPr>
            <w:rFonts w:ascii="Times New Roman" w:hAnsi="Times New Roman" w:cs="Times New Roman"/>
            <w:szCs w:val="32"/>
          </w:rPr>
          <w:delText>（二）在绿地内堆放杂物，掘挖、损毁花木；</w:delText>
        </w:r>
      </w:del>
    </w:p>
    <w:p>
      <w:pPr>
        <w:pStyle w:val="Normal"/>
        <w:widowControl w:val="false"/>
        <w:overflowPunct w:val="false"/>
        <w:bidi w:val="0"/>
        <w:snapToGrid w:val="false"/>
        <w:spacing w:lineRule="exact" w:line="590"/>
        <w:ind w:firstLineChars="0" w:firstLine="0" w:startChars="0" w:start="0" w:endChars="200"/>
        <w:jc w:val="both"/>
        <w:rPr>
          <w:del w:id="2397" w:author="user" w:date="2019-10-22T14:51:00Z"/>
          <w:rFonts w:ascii="Times New Roman" w:hAnsi="Times New Roman" w:cs="Times New Roman"/>
          <w:szCs w:val="32"/>
        </w:rPr>
      </w:pPr>
      <w:del w:id="2396" w:author="user" w:date="2019-10-22T14:51:00Z">
        <w:r>
          <w:rPr>
            <w:rFonts w:ascii="Times New Roman" w:hAnsi="Times New Roman" w:cs="Times New Roman"/>
            <w:szCs w:val="32"/>
          </w:rPr>
          <w:delText>（三）在树木上缠绕绳索、钉钉、架设电线电缆和照明设施；</w:delText>
        </w:r>
      </w:del>
    </w:p>
    <w:p>
      <w:pPr>
        <w:pStyle w:val="Normal"/>
        <w:widowControl w:val="false"/>
        <w:overflowPunct w:val="false"/>
        <w:bidi w:val="0"/>
        <w:snapToGrid w:val="false"/>
        <w:spacing w:lineRule="exact" w:line="590"/>
        <w:ind w:firstLineChars="0" w:firstLine="0" w:startChars="0" w:start="0" w:endChars="200"/>
        <w:jc w:val="both"/>
        <w:rPr>
          <w:del w:id="2399" w:author="user" w:date="2019-10-22T14:51:00Z"/>
          <w:rFonts w:ascii="Times New Roman" w:hAnsi="Times New Roman" w:cs="Times New Roman"/>
          <w:szCs w:val="32"/>
        </w:rPr>
      </w:pPr>
      <w:del w:id="2398" w:author="user" w:date="2019-10-22T14:51:00Z">
        <w:r>
          <w:rPr>
            <w:rFonts w:ascii="Times New Roman" w:hAnsi="Times New Roman" w:cs="Times New Roman"/>
            <w:szCs w:val="32"/>
          </w:rPr>
          <w:delText>（四）在绿地内擅自采花摘果、采折种条、挖采中草药及野生种苗；</w:delText>
        </w:r>
      </w:del>
    </w:p>
    <w:p>
      <w:pPr>
        <w:pStyle w:val="Normal"/>
        <w:widowControl w:val="false"/>
        <w:overflowPunct w:val="false"/>
        <w:bidi w:val="0"/>
        <w:snapToGrid w:val="false"/>
        <w:spacing w:lineRule="exact" w:line="590"/>
        <w:ind w:firstLineChars="0" w:firstLine="0" w:startChars="0" w:start="0" w:endChars="200"/>
        <w:jc w:val="both"/>
        <w:rPr>
          <w:del w:id="2401" w:author="user" w:date="2019-10-22T14:51:00Z"/>
          <w:rFonts w:ascii="Times New Roman" w:hAnsi="Times New Roman" w:cs="Times New Roman"/>
          <w:szCs w:val="32"/>
        </w:rPr>
      </w:pPr>
      <w:del w:id="2400" w:author="user" w:date="2019-10-22T14:51:00Z">
        <w:r>
          <w:rPr>
            <w:rFonts w:ascii="Times New Roman" w:hAnsi="Times New Roman" w:cs="Times New Roman"/>
            <w:szCs w:val="32"/>
          </w:rPr>
          <w:delText>（五）在绿地内擅自搭建建筑物、构筑物，围圈树木、立杆竖牌、设置广告设施；</w:delText>
        </w:r>
      </w:del>
    </w:p>
    <w:p>
      <w:pPr>
        <w:pStyle w:val="Normal"/>
        <w:widowControl w:val="false"/>
        <w:overflowPunct w:val="false"/>
        <w:bidi w:val="0"/>
        <w:snapToGrid w:val="false"/>
        <w:spacing w:lineRule="exact" w:line="590"/>
        <w:ind w:firstLineChars="0" w:firstLine="0" w:startChars="0" w:start="0" w:endChars="200"/>
        <w:jc w:val="both"/>
        <w:rPr>
          <w:del w:id="2403" w:author="user" w:date="2019-10-22T14:51:00Z"/>
          <w:rFonts w:ascii="Times New Roman" w:hAnsi="Times New Roman" w:cs="Times New Roman"/>
          <w:szCs w:val="32"/>
        </w:rPr>
      </w:pPr>
      <w:del w:id="2402" w:author="user" w:date="2019-10-22T14:51:00Z">
        <w:r>
          <w:rPr>
            <w:rFonts w:ascii="Times New Roman" w:hAnsi="Times New Roman" w:cs="Times New Roman"/>
            <w:szCs w:val="32"/>
          </w:rPr>
          <w:delText>（六）擅自在城市公共绿地范围内开设商业、服务摊点；</w:delText>
        </w:r>
      </w:del>
    </w:p>
    <w:p>
      <w:pPr>
        <w:pStyle w:val="Normal"/>
        <w:widowControl w:val="false"/>
        <w:overflowPunct w:val="false"/>
        <w:bidi w:val="0"/>
        <w:snapToGrid w:val="false"/>
        <w:spacing w:lineRule="exact" w:line="590"/>
        <w:ind w:firstLineChars="0" w:firstLine="0" w:startChars="0" w:start="0" w:endChars="200"/>
        <w:jc w:val="both"/>
        <w:rPr>
          <w:del w:id="2405" w:author="user" w:date="2019-10-22T14:51:00Z"/>
          <w:rFonts w:ascii="Times New Roman" w:hAnsi="Times New Roman" w:cs="Times New Roman"/>
          <w:szCs w:val="32"/>
        </w:rPr>
      </w:pPr>
      <w:del w:id="2404" w:author="user" w:date="2019-10-22T14:51:00Z">
        <w:r>
          <w:rPr>
            <w:rFonts w:ascii="Times New Roman" w:hAnsi="Times New Roman" w:cs="Times New Roman"/>
            <w:szCs w:val="32"/>
          </w:rPr>
          <w:delText>（七）向城市绿地内倾倒生活垃圾、建筑垃圾、有害废水等废弃物；</w:delText>
        </w:r>
      </w:del>
    </w:p>
    <w:p>
      <w:pPr>
        <w:pStyle w:val="Normal"/>
        <w:widowControl w:val="false"/>
        <w:overflowPunct w:val="false"/>
        <w:bidi w:val="0"/>
        <w:snapToGrid w:val="false"/>
        <w:spacing w:lineRule="exact" w:line="590"/>
        <w:ind w:firstLineChars="0" w:firstLine="0" w:startChars="0" w:start="0" w:endChars="200"/>
        <w:jc w:val="both"/>
        <w:rPr>
          <w:del w:id="2407" w:author="user" w:date="2019-10-22T14:51:00Z"/>
          <w:rFonts w:ascii="Times New Roman" w:hAnsi="Times New Roman" w:cs="Times New Roman"/>
          <w:szCs w:val="32"/>
        </w:rPr>
      </w:pPr>
      <w:del w:id="2406" w:author="user" w:date="2019-10-22T14:51:00Z">
        <w:r>
          <w:rPr>
            <w:rFonts w:ascii="Times New Roman" w:hAnsi="Times New Roman" w:cs="Times New Roman"/>
            <w:szCs w:val="32"/>
          </w:rPr>
          <w:delText>（八）其他损坏城市绿化及其配套设施的行为。</w:delText>
        </w:r>
      </w:del>
    </w:p>
    <w:p>
      <w:pPr>
        <w:pStyle w:val="Normal"/>
        <w:widowControl w:val="false"/>
        <w:overflowPunct w:val="false"/>
        <w:bidi w:val="0"/>
        <w:snapToGrid w:val="false"/>
        <w:spacing w:lineRule="exact" w:line="590"/>
        <w:ind w:firstLineChars="0" w:firstLine="0" w:startChars="0" w:start="0" w:endChars="200"/>
        <w:jc w:val="both"/>
        <w:rPr>
          <w:del w:id="2409" w:author="user" w:date="2019-10-22T14:51:00Z"/>
          <w:rFonts w:ascii="Times New Roman" w:hAnsi="Times New Roman" w:cs="Times New Roman"/>
          <w:szCs w:val="32"/>
        </w:rPr>
      </w:pPr>
      <w:del w:id="2408"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411" w:author="user" w:date="2019-10-22T14:51:00Z"/>
          <w:rFonts w:ascii="Times New Roman" w:hAnsi="Times New Roman" w:eastAsia="黑体" w:cs="Times New Roman"/>
          <w:szCs w:val="32"/>
        </w:rPr>
      </w:pPr>
      <w:del w:id="2410" w:author="user" w:date="2019-10-22T14:51:00Z">
        <w:r>
          <w:rPr>
            <w:rFonts w:ascii="Times New Roman" w:hAnsi="Times New Roman" w:cs="Times New Roman" w:eastAsia="黑体"/>
            <w:szCs w:val="32"/>
          </w:rPr>
          <w:delText>第四章  奖励和处罚</w:delText>
        </w:r>
      </w:del>
    </w:p>
    <w:p>
      <w:pPr>
        <w:pStyle w:val="Normal"/>
        <w:widowControl w:val="false"/>
        <w:overflowPunct w:val="false"/>
        <w:bidi w:val="0"/>
        <w:snapToGrid w:val="false"/>
        <w:spacing w:lineRule="exact" w:line="590"/>
        <w:ind w:firstLineChars="0" w:firstLine="0" w:startChars="0" w:start="0" w:endChars="200"/>
        <w:jc w:val="both"/>
        <w:rPr>
          <w:del w:id="2413" w:author="user" w:date="2019-10-22T14:51:00Z"/>
          <w:rFonts w:ascii="Times New Roman" w:hAnsi="Times New Roman" w:eastAsia="黑体" w:cs="Times New Roman"/>
          <w:szCs w:val="32"/>
        </w:rPr>
      </w:pPr>
      <w:del w:id="2412"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418" w:author="user" w:date="2019-10-22T14:51:00Z"/>
          <w:rFonts w:ascii="Times New Roman" w:hAnsi="Times New Roman" w:cs="Times New Roman"/>
          <w:szCs w:val="32"/>
        </w:rPr>
      </w:pPr>
      <w:del w:id="2414" w:author="user" w:date="2019-10-22T14:51:00Z">
        <w:r>
          <w:rPr>
            <w:rFonts w:ascii="Times New Roman" w:hAnsi="Times New Roman" w:cs="Times New Roman" w:eastAsia="黑体"/>
            <w:szCs w:val="32"/>
          </w:rPr>
          <w:delText>第二十</w:delText>
        </w:r>
      </w:del>
      <w:del w:id="2415" w:author="user" w:date="2019-10-22T14:51:00Z">
        <w:r>
          <w:rPr>
            <w:rFonts w:ascii="Times New Roman" w:hAnsi="Times New Roman" w:cs="Times New Roman" w:eastAsia="黑体"/>
            <w:color w:val="000000"/>
            <w:szCs w:val="32"/>
          </w:rPr>
          <w:delText>五</w:delText>
        </w:r>
      </w:del>
      <w:del w:id="2416" w:author="user" w:date="2019-10-22T14:51:00Z">
        <w:r>
          <w:rPr>
            <w:rFonts w:ascii="Times New Roman" w:hAnsi="Times New Roman" w:cs="Times New Roman" w:eastAsia="黑体"/>
            <w:szCs w:val="32"/>
          </w:rPr>
          <w:delText>条</w:delText>
        </w:r>
      </w:del>
      <w:del w:id="2417" w:author="user" w:date="2019-10-22T14:51:00Z">
        <w:r>
          <w:rPr>
            <w:rFonts w:ascii="Times New Roman" w:hAnsi="Times New Roman" w:cs="Times New Roman"/>
            <w:szCs w:val="32"/>
          </w:rPr>
          <w:delText xml:space="preserve">  有下列行为之一的，各级人民政府或者城市绿化行政主管部门应当给予表彰或者奖励：</w:delText>
        </w:r>
      </w:del>
    </w:p>
    <w:p>
      <w:pPr>
        <w:pStyle w:val="Normal"/>
        <w:widowControl w:val="false"/>
        <w:overflowPunct w:val="false"/>
        <w:bidi w:val="0"/>
        <w:snapToGrid w:val="false"/>
        <w:spacing w:lineRule="exact" w:line="590"/>
        <w:ind w:firstLineChars="0" w:firstLine="0" w:startChars="0" w:start="0" w:endChars="200"/>
        <w:jc w:val="both"/>
        <w:rPr>
          <w:del w:id="2420" w:author="user" w:date="2019-10-22T14:51:00Z"/>
          <w:rFonts w:ascii="Times New Roman" w:hAnsi="Times New Roman" w:cs="Times New Roman"/>
          <w:szCs w:val="32"/>
        </w:rPr>
      </w:pPr>
      <w:del w:id="2419" w:author="user" w:date="2019-10-22T14:51:00Z">
        <w:r>
          <w:rPr>
            <w:rFonts w:ascii="Times New Roman" w:hAnsi="Times New Roman" w:cs="Times New Roman"/>
            <w:szCs w:val="32"/>
          </w:rPr>
          <w:delText>（一）实施城市绿化规划、改善城市绿化面貌，成绩显著的；</w:delText>
        </w:r>
      </w:del>
    </w:p>
    <w:p>
      <w:pPr>
        <w:pStyle w:val="Normal"/>
        <w:widowControl w:val="false"/>
        <w:overflowPunct w:val="false"/>
        <w:bidi w:val="0"/>
        <w:snapToGrid w:val="false"/>
        <w:spacing w:lineRule="exact" w:line="590"/>
        <w:ind w:firstLineChars="0" w:firstLine="0" w:startChars="0" w:start="0" w:endChars="200"/>
        <w:jc w:val="both"/>
        <w:rPr>
          <w:del w:id="2422" w:author="user" w:date="2019-10-22T14:51:00Z"/>
          <w:rFonts w:ascii="Times New Roman" w:hAnsi="Times New Roman" w:cs="Times New Roman"/>
          <w:szCs w:val="32"/>
        </w:rPr>
      </w:pPr>
      <w:del w:id="2421" w:author="user" w:date="2019-10-22T14:51:00Z">
        <w:r>
          <w:rPr>
            <w:rFonts w:ascii="Times New Roman" w:hAnsi="Times New Roman" w:cs="Times New Roman"/>
            <w:szCs w:val="32"/>
          </w:rPr>
          <w:delText>（二）对绿化规划、建设、管理和保护提出合理化建议，被采纳的；</w:delText>
        </w:r>
      </w:del>
    </w:p>
    <w:p>
      <w:pPr>
        <w:pStyle w:val="Normal"/>
        <w:widowControl w:val="false"/>
        <w:overflowPunct w:val="false"/>
        <w:bidi w:val="0"/>
        <w:snapToGrid w:val="false"/>
        <w:spacing w:lineRule="exact" w:line="590"/>
        <w:ind w:firstLineChars="0" w:firstLine="0" w:startChars="0" w:start="0" w:endChars="200"/>
        <w:jc w:val="both"/>
        <w:rPr>
          <w:del w:id="2424" w:author="user" w:date="2019-10-22T14:51:00Z"/>
          <w:rFonts w:ascii="Times New Roman" w:hAnsi="Times New Roman" w:cs="Times New Roman"/>
          <w:szCs w:val="32"/>
        </w:rPr>
      </w:pPr>
      <w:del w:id="2423" w:author="user" w:date="2019-10-22T14:51:00Z">
        <w:r>
          <w:rPr>
            <w:rFonts w:ascii="Times New Roman" w:hAnsi="Times New Roman" w:cs="Times New Roman"/>
            <w:szCs w:val="32"/>
          </w:rPr>
          <w:delText>（三）检举或者制止破坏绿化行为，效果显著的；</w:delText>
        </w:r>
      </w:del>
    </w:p>
    <w:p>
      <w:pPr>
        <w:pStyle w:val="Normal"/>
        <w:widowControl w:val="false"/>
        <w:overflowPunct w:val="false"/>
        <w:bidi w:val="0"/>
        <w:snapToGrid w:val="false"/>
        <w:spacing w:lineRule="exact" w:line="590"/>
        <w:ind w:firstLineChars="0" w:firstLine="0" w:startChars="0" w:start="0" w:endChars="200"/>
        <w:jc w:val="both"/>
        <w:rPr>
          <w:del w:id="2426" w:author="user" w:date="2019-10-22T14:51:00Z"/>
          <w:rFonts w:ascii="Times New Roman" w:hAnsi="Times New Roman" w:cs="Times New Roman"/>
          <w:szCs w:val="32"/>
        </w:rPr>
      </w:pPr>
      <w:del w:id="2425" w:author="user" w:date="2019-10-22T14:51:00Z">
        <w:r>
          <w:rPr>
            <w:rFonts w:ascii="Times New Roman" w:hAnsi="Times New Roman" w:cs="Times New Roman"/>
            <w:szCs w:val="32"/>
          </w:rPr>
          <w:delText>（四）举报城市绿化工作人员滥用职权、徇私舞弊的行为，经查实的；</w:delText>
        </w:r>
      </w:del>
    </w:p>
    <w:p>
      <w:pPr>
        <w:pStyle w:val="Normal"/>
        <w:widowControl w:val="false"/>
        <w:overflowPunct w:val="false"/>
        <w:bidi w:val="0"/>
        <w:snapToGrid w:val="false"/>
        <w:spacing w:lineRule="exact" w:line="590"/>
        <w:ind w:firstLineChars="0" w:firstLine="0" w:startChars="0" w:start="0" w:endChars="200"/>
        <w:jc w:val="both"/>
        <w:rPr>
          <w:del w:id="2428" w:author="user" w:date="2019-10-22T14:51:00Z"/>
          <w:rFonts w:ascii="Times New Roman" w:hAnsi="Times New Roman" w:cs="Times New Roman"/>
          <w:szCs w:val="32"/>
        </w:rPr>
      </w:pPr>
      <w:del w:id="2427" w:author="user" w:date="2019-10-22T14:51:00Z">
        <w:r>
          <w:rPr>
            <w:rFonts w:ascii="Times New Roman" w:hAnsi="Times New Roman" w:cs="Times New Roman"/>
            <w:szCs w:val="32"/>
          </w:rPr>
          <w:delText>（五）其他应当给予表彰或者奖励的行为。</w:delText>
        </w:r>
      </w:del>
    </w:p>
    <w:p>
      <w:pPr>
        <w:pStyle w:val="Normal"/>
        <w:widowControl w:val="false"/>
        <w:overflowPunct w:val="false"/>
        <w:bidi w:val="0"/>
        <w:snapToGrid w:val="false"/>
        <w:spacing w:lineRule="exact" w:line="590"/>
        <w:ind w:firstLineChars="0" w:firstLine="0" w:startChars="0" w:start="0" w:endChars="200"/>
        <w:jc w:val="both"/>
        <w:rPr>
          <w:del w:id="2433" w:author="user" w:date="2019-10-22T14:51:00Z"/>
          <w:rFonts w:ascii="Times New Roman" w:hAnsi="Times New Roman" w:cs="Times New Roman"/>
          <w:szCs w:val="32"/>
        </w:rPr>
      </w:pPr>
      <w:del w:id="2429" w:author="user" w:date="2019-10-22T14:51:00Z">
        <w:r>
          <w:rPr>
            <w:rFonts w:ascii="Times New Roman" w:hAnsi="Times New Roman" w:cs="Times New Roman" w:eastAsia="黑体"/>
            <w:szCs w:val="32"/>
          </w:rPr>
          <w:delText>第二十</w:delText>
        </w:r>
      </w:del>
      <w:del w:id="2430" w:author="user" w:date="2019-10-22T14:51:00Z">
        <w:r>
          <w:rPr>
            <w:rFonts w:ascii="Times New Roman" w:hAnsi="Times New Roman" w:cs="Times New Roman" w:eastAsia="黑体"/>
            <w:color w:val="000000"/>
            <w:szCs w:val="32"/>
          </w:rPr>
          <w:delText>六</w:delText>
        </w:r>
      </w:del>
      <w:del w:id="2431" w:author="user" w:date="2019-10-22T14:51:00Z">
        <w:r>
          <w:rPr>
            <w:rFonts w:ascii="Times New Roman" w:hAnsi="Times New Roman" w:cs="Times New Roman" w:eastAsia="黑体"/>
            <w:szCs w:val="32"/>
          </w:rPr>
          <w:delText>条</w:delText>
        </w:r>
      </w:del>
      <w:del w:id="2432" w:author="user" w:date="2019-10-22T14:51:00Z">
        <w:r>
          <w:rPr>
            <w:rFonts w:ascii="Times New Roman" w:hAnsi="Times New Roman" w:cs="Times New Roman"/>
            <w:szCs w:val="32"/>
          </w:rPr>
          <w:delText xml:space="preserve">  违反本条例规定，有下列行为之一的，由城市绿化行政主管部门或者其委托的符合行政处罚法规定的组织责令改正，予以警告，并可处以罚款；造成损失的，应当承担赔偿责任：</w:delText>
        </w:r>
      </w:del>
    </w:p>
    <w:p>
      <w:pPr>
        <w:pStyle w:val="Normal"/>
        <w:widowControl w:val="false"/>
        <w:overflowPunct w:val="false"/>
        <w:bidi w:val="0"/>
        <w:snapToGrid w:val="false"/>
        <w:spacing w:lineRule="exact" w:line="590"/>
        <w:ind w:firstLineChars="0" w:firstLine="0" w:startChars="0" w:start="0" w:endChars="200"/>
        <w:jc w:val="both"/>
        <w:rPr>
          <w:del w:id="2435" w:author="user" w:date="2019-10-22T14:51:00Z"/>
          <w:rFonts w:ascii="Times New Roman" w:hAnsi="Times New Roman" w:cs="Times New Roman"/>
          <w:szCs w:val="32"/>
        </w:rPr>
      </w:pPr>
      <w:del w:id="2434" w:author="user" w:date="2019-10-22T14:51:00Z">
        <w:r>
          <w:rPr>
            <w:rFonts w:ascii="Times New Roman" w:hAnsi="Times New Roman" w:cs="Times New Roman"/>
            <w:szCs w:val="32"/>
          </w:rPr>
          <w:delText>（一）违反已批准的绿化规划，缩小绿地面积的，处以缩小面积部分每平方米五百元以上一千元以下罚款；</w:delText>
        </w:r>
      </w:del>
    </w:p>
    <w:p>
      <w:pPr>
        <w:pStyle w:val="Normal"/>
        <w:widowControl w:val="false"/>
        <w:overflowPunct w:val="false"/>
        <w:bidi w:val="0"/>
        <w:snapToGrid w:val="false"/>
        <w:spacing w:lineRule="exact" w:line="590"/>
        <w:ind w:firstLineChars="0" w:firstLine="0" w:startChars="0" w:start="0" w:endChars="200"/>
        <w:jc w:val="both"/>
        <w:rPr>
          <w:del w:id="2437" w:author="user" w:date="2019-10-22T14:51:00Z"/>
          <w:rFonts w:ascii="Times New Roman" w:hAnsi="Times New Roman" w:cs="Times New Roman"/>
          <w:szCs w:val="32"/>
        </w:rPr>
      </w:pPr>
      <w:del w:id="2436" w:author="user" w:date="2019-10-22T14:51:00Z">
        <w:r>
          <w:rPr>
            <w:rFonts w:ascii="Times New Roman" w:hAnsi="Times New Roman" w:cs="Times New Roman"/>
            <w:szCs w:val="32"/>
          </w:rPr>
          <w:delText>（二）擅自移伐、截干树木或者虽经批准砍伐但未按照规定补植的，处以损失费一倍以上五倍以下罚款；</w:delText>
        </w:r>
      </w:del>
    </w:p>
    <w:p>
      <w:pPr>
        <w:pStyle w:val="Normal"/>
        <w:widowControl w:val="false"/>
        <w:overflowPunct w:val="false"/>
        <w:bidi w:val="0"/>
        <w:snapToGrid w:val="false"/>
        <w:spacing w:lineRule="exact" w:line="590"/>
        <w:ind w:firstLineChars="0" w:firstLine="0" w:startChars="0" w:start="0" w:endChars="200"/>
        <w:jc w:val="both"/>
        <w:rPr>
          <w:del w:id="2439" w:author="user" w:date="2019-10-22T14:51:00Z"/>
          <w:rFonts w:ascii="Times New Roman" w:hAnsi="Times New Roman" w:cs="Times New Roman"/>
          <w:szCs w:val="32"/>
        </w:rPr>
      </w:pPr>
      <w:del w:id="2438" w:author="user" w:date="2019-10-22T14:51:00Z">
        <w:r>
          <w:rPr>
            <w:rFonts w:ascii="Times New Roman" w:hAnsi="Times New Roman" w:cs="Times New Roman"/>
            <w:szCs w:val="32"/>
          </w:rPr>
          <w:delText>（三）擅自占用城市绿化用地，责令限期退还，恢复原状，可以并处占用城市绿化用地面积每平方米五百元以上一千元以下的罚款；</w:delText>
        </w:r>
      </w:del>
    </w:p>
    <w:p>
      <w:pPr>
        <w:pStyle w:val="Normal"/>
        <w:widowControl w:val="false"/>
        <w:overflowPunct w:val="false"/>
        <w:bidi w:val="0"/>
        <w:snapToGrid w:val="false"/>
        <w:spacing w:lineRule="exact" w:line="590"/>
        <w:ind w:firstLineChars="0" w:firstLine="0" w:startChars="0" w:start="0" w:endChars="200"/>
        <w:jc w:val="both"/>
        <w:rPr>
          <w:del w:id="2443" w:author="user" w:date="2019-10-22T14:51:00Z"/>
          <w:rFonts w:ascii="Times New Roman" w:hAnsi="Times New Roman" w:cs="Times New Roman"/>
          <w:szCs w:val="32"/>
        </w:rPr>
      </w:pPr>
      <w:del w:id="2440" w:author="user" w:date="2019-10-22T14:51:00Z">
        <w:r>
          <w:rPr>
            <w:rFonts w:ascii="Times New Roman" w:hAnsi="Times New Roman" w:cs="Times New Roman"/>
            <w:szCs w:val="32"/>
          </w:rPr>
          <w:delText>（四）违反本条例第二十四条第二项、第三项、第</w:delText>
        </w:r>
      </w:del>
      <w:del w:id="2441" w:author="user" w:date="2019-10-22T14:51:00Z">
        <w:r>
          <w:rPr>
            <w:rFonts w:ascii="Times New Roman" w:hAnsi="Times New Roman" w:cs="Times New Roman"/>
            <w:color w:val="000000"/>
            <w:szCs w:val="32"/>
          </w:rPr>
          <w:delText>四项、第</w:delText>
        </w:r>
      </w:del>
      <w:del w:id="2442" w:author="user" w:date="2019-10-22T14:51:00Z">
        <w:r>
          <w:rPr>
            <w:rFonts w:ascii="Times New Roman" w:hAnsi="Times New Roman" w:cs="Times New Roman"/>
            <w:szCs w:val="32"/>
          </w:rPr>
          <w:delText>七项规定的，处以五十元以上二百元以下罚款；违反第一项、第五项、第六项规定的，处以一千元以上五千元以下罚款。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2445" w:author="user" w:date="2019-10-22T14:51:00Z"/>
          <w:rFonts w:ascii="Times New Roman" w:hAnsi="Times New Roman" w:cs="Times New Roman"/>
          <w:szCs w:val="32"/>
        </w:rPr>
      </w:pPr>
      <w:del w:id="2444" w:author="user" w:date="2019-10-22T14:51:00Z">
        <w:r>
          <w:rPr>
            <w:rFonts w:ascii="Times New Roman" w:hAnsi="Times New Roman" w:cs="Times New Roman"/>
            <w:szCs w:val="32"/>
          </w:rPr>
          <w:delText>新建工程项目的附属绿化设计方案未经批准或者未按照批准的设计方案施工的，由城市绿化行政主管部门责令停止施工、限期改正或者采取其他补救措施。</w:delText>
        </w:r>
      </w:del>
    </w:p>
    <w:p>
      <w:pPr>
        <w:pStyle w:val="Normal"/>
        <w:widowControl w:val="false"/>
        <w:overflowPunct w:val="false"/>
        <w:bidi w:val="0"/>
        <w:snapToGrid w:val="false"/>
        <w:spacing w:lineRule="exact" w:line="590"/>
        <w:ind w:firstLineChars="0" w:firstLine="0" w:startChars="0" w:start="0" w:endChars="200"/>
        <w:jc w:val="both"/>
        <w:rPr>
          <w:del w:id="2448" w:author="user" w:date="2019-10-22T14:51:00Z"/>
          <w:rFonts w:ascii="Times New Roman" w:hAnsi="Times New Roman" w:cs="Times New Roman"/>
          <w:szCs w:val="32"/>
        </w:rPr>
      </w:pPr>
      <w:del w:id="2446" w:author="user" w:date="2019-10-22T14:51:00Z">
        <w:r>
          <w:rPr>
            <w:rFonts w:ascii="Times New Roman" w:hAnsi="Times New Roman" w:cs="Times New Roman" w:eastAsia="黑体"/>
            <w:szCs w:val="32"/>
          </w:rPr>
          <w:delText>第二十七条</w:delText>
        </w:r>
      </w:del>
      <w:del w:id="2447" w:author="user" w:date="2019-10-22T14:51:00Z">
        <w:r>
          <w:rPr>
            <w:rFonts w:ascii="Times New Roman" w:hAnsi="Times New Roman" w:cs="Times New Roman"/>
            <w:szCs w:val="32"/>
          </w:rPr>
          <w:delText xml:space="preserve">  违反本条例规定，有关法律、法规已有处罚规定的，从其规定。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2451" w:author="user" w:date="2019-10-22T14:51:00Z"/>
          <w:rFonts w:ascii="Times New Roman" w:hAnsi="Times New Roman" w:cs="Times New Roman"/>
          <w:szCs w:val="32"/>
        </w:rPr>
      </w:pPr>
      <w:del w:id="2449" w:author="user" w:date="2019-10-22T14:51:00Z">
        <w:r>
          <w:rPr>
            <w:rFonts w:ascii="Times New Roman" w:hAnsi="Times New Roman" w:cs="Times New Roman" w:eastAsia="黑体"/>
            <w:szCs w:val="32"/>
          </w:rPr>
          <w:delText>第二十八条</w:delText>
        </w:r>
      </w:del>
      <w:del w:id="2450" w:author="user" w:date="2019-10-22T14:51:00Z">
        <w:r>
          <w:rPr>
            <w:rFonts w:ascii="Times New Roman" w:hAnsi="Times New Roman" w:cs="Times New Roman"/>
            <w:szCs w:val="32"/>
          </w:rPr>
          <w:delText xml:space="preserve">  对违反本条例的直接责任人员或者单位负责人，城市绿化行政主管部门可以建议其所在单位或者上级主管机关给予行政处分；应当给予治安管理处罚的，由公安机关依照《中华人民共和国治安管理处罚法》的规定进行处罚；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2456" w:author="user" w:date="2019-10-22T14:51:00Z"/>
          <w:rFonts w:ascii="Times New Roman" w:hAnsi="Times New Roman" w:cs="Times New Roman"/>
          <w:szCs w:val="32"/>
        </w:rPr>
      </w:pPr>
      <w:del w:id="2452" w:author="user" w:date="2019-10-22T14:51:00Z">
        <w:r>
          <w:rPr>
            <w:rFonts w:ascii="Times New Roman" w:hAnsi="Times New Roman" w:cs="Times New Roman" w:eastAsia="黑体"/>
            <w:szCs w:val="32"/>
          </w:rPr>
          <w:delText>第</w:delText>
        </w:r>
      </w:del>
      <w:del w:id="2453" w:author="user" w:date="2019-10-22T14:51:00Z">
        <w:r>
          <w:rPr>
            <w:rFonts w:ascii="Times New Roman" w:hAnsi="Times New Roman" w:cs="Times New Roman" w:eastAsia="黑体"/>
            <w:color w:val="000000"/>
            <w:szCs w:val="32"/>
          </w:rPr>
          <w:delText>二十九</w:delText>
        </w:r>
      </w:del>
      <w:del w:id="2454" w:author="user" w:date="2019-10-22T14:51:00Z">
        <w:r>
          <w:rPr>
            <w:rFonts w:ascii="Times New Roman" w:hAnsi="Times New Roman" w:cs="Times New Roman" w:eastAsia="黑体"/>
            <w:szCs w:val="32"/>
          </w:rPr>
          <w:delText>条</w:delText>
        </w:r>
      </w:del>
      <w:del w:id="2455" w:author="user" w:date="2019-10-22T14:51:00Z">
        <w:r>
          <w:rPr>
            <w:rFonts w:ascii="Times New Roman" w:hAnsi="Times New Roman" w:cs="Times New Roman"/>
            <w:szCs w:val="32"/>
          </w:rPr>
          <w:delText xml:space="preserve">  从事城市绿化管理的工作人员玩忽职守、滥用职权、徇私舞弊的，由其所在单位或者上级主管机关给予行政处分；构成犯罪的，依法追究刑事责任。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2458" w:author="user" w:date="2019-10-22T14:51:00Z"/>
          <w:rFonts w:ascii="Times New Roman" w:hAnsi="Times New Roman" w:cs="Times New Roman"/>
          <w:szCs w:val="32"/>
        </w:rPr>
      </w:pPr>
      <w:del w:id="245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460" w:author="user" w:date="2019-10-22T14:51:00Z"/>
          <w:rFonts w:ascii="Times New Roman" w:hAnsi="Times New Roman" w:eastAsia="黑体" w:cs="Times New Roman"/>
          <w:szCs w:val="32"/>
        </w:rPr>
      </w:pPr>
      <w:del w:id="2459" w:author="user" w:date="2019-10-22T14:51:00Z">
        <w:r>
          <w:rPr>
            <w:rFonts w:ascii="Times New Roman" w:hAnsi="Times New Roman" w:cs="Times New Roman" w:eastAsia="黑体"/>
            <w:szCs w:val="32"/>
          </w:rPr>
          <w:delText>第五章  附则</w:delText>
        </w:r>
      </w:del>
    </w:p>
    <w:p>
      <w:pPr>
        <w:pStyle w:val="Normal"/>
        <w:widowControl w:val="false"/>
        <w:overflowPunct w:val="false"/>
        <w:bidi w:val="0"/>
        <w:snapToGrid w:val="false"/>
        <w:spacing w:lineRule="exact" w:line="590"/>
        <w:ind w:firstLineChars="0" w:firstLine="0" w:startChars="0" w:start="0" w:endChars="200"/>
        <w:jc w:val="both"/>
        <w:rPr>
          <w:del w:id="2462" w:author="user" w:date="2019-10-22T14:51:00Z"/>
          <w:rFonts w:ascii="Times New Roman" w:hAnsi="Times New Roman" w:eastAsia="黑体" w:cs="Times New Roman"/>
          <w:szCs w:val="32"/>
        </w:rPr>
      </w:pPr>
      <w:del w:id="2461" w:author="user" w:date="2019-10-22T14:51: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465" w:author="user" w:date="2019-10-22T14:51:00Z"/>
          <w:rFonts w:ascii="Times New Roman" w:hAnsi="Times New Roman" w:cs="Times New Roman"/>
          <w:szCs w:val="32"/>
        </w:rPr>
      </w:pPr>
      <w:del w:id="2463" w:author="user" w:date="2019-10-22T14:51:00Z">
        <w:r>
          <w:rPr>
            <w:rFonts w:ascii="Times New Roman" w:hAnsi="Times New Roman" w:cs="Times New Roman" w:eastAsia="黑体"/>
            <w:szCs w:val="32"/>
          </w:rPr>
          <w:delText>第三十条</w:delText>
        </w:r>
      </w:del>
      <w:del w:id="2464" w:author="user" w:date="2019-10-22T14:51:00Z">
        <w:r>
          <w:rPr>
            <w:rFonts w:ascii="Times New Roman" w:hAnsi="Times New Roman" w:cs="Times New Roman"/>
            <w:szCs w:val="32"/>
          </w:rPr>
          <w:delText xml:space="preserve">  城市规划区内的古树名木保护和管理，按照有关规定执行。</w:delText>
        </w:r>
      </w:del>
    </w:p>
    <w:p>
      <w:pPr>
        <w:pStyle w:val="Normal"/>
        <w:widowControl w:val="false"/>
        <w:overflowPunct w:val="false"/>
        <w:bidi w:val="0"/>
        <w:snapToGrid w:val="false"/>
        <w:spacing w:lineRule="exact" w:line="590"/>
        <w:ind w:firstLineChars="0" w:firstLine="0" w:startChars="0" w:start="0" w:endChars="200"/>
        <w:jc w:val="both"/>
        <w:rPr>
          <w:del w:id="2470" w:author="user" w:date="2019-10-22T14:51:00Z"/>
          <w:rFonts w:ascii="Times New Roman" w:hAnsi="Times New Roman" w:cs="Times New Roman"/>
          <w:szCs w:val="32"/>
        </w:rPr>
      </w:pPr>
      <w:del w:id="2466" w:author="user" w:date="2019-10-22T14:51:00Z">
        <w:r>
          <w:rPr>
            <w:rFonts w:ascii="Times New Roman" w:hAnsi="Times New Roman" w:cs="Times New Roman" w:eastAsia="黑体"/>
            <w:szCs w:val="32"/>
          </w:rPr>
          <w:delText>第三十</w:delText>
        </w:r>
      </w:del>
      <w:del w:id="2467" w:author="user" w:date="2019-10-22T14:51:00Z">
        <w:r>
          <w:rPr>
            <w:rFonts w:ascii="Times New Roman" w:hAnsi="Times New Roman" w:cs="Times New Roman" w:eastAsia="黑体"/>
            <w:color w:val="000000"/>
            <w:szCs w:val="32"/>
          </w:rPr>
          <w:delText>一</w:delText>
        </w:r>
      </w:del>
      <w:del w:id="2468" w:author="user" w:date="2019-10-22T14:51:00Z">
        <w:r>
          <w:rPr>
            <w:rFonts w:ascii="Times New Roman" w:hAnsi="Times New Roman" w:cs="Times New Roman" w:eastAsia="黑体"/>
            <w:szCs w:val="32"/>
          </w:rPr>
          <w:delText>条</w:delText>
        </w:r>
      </w:del>
      <w:del w:id="2469" w:author="user" w:date="2019-10-22T14:51:00Z">
        <w:r>
          <w:rPr>
            <w:rFonts w:ascii="Times New Roman" w:hAnsi="Times New Roman" w:cs="Times New Roman"/>
            <w:szCs w:val="32"/>
          </w:rPr>
          <w:delText xml:space="preserve">  不设区的市参照本条例执行。</w:delText>
        </w:r>
      </w:del>
    </w:p>
    <w:p>
      <w:pPr>
        <w:pStyle w:val="Normal"/>
        <w:widowControl w:val="false"/>
        <w:overflowPunct w:val="false"/>
        <w:bidi w:val="0"/>
        <w:snapToGrid w:val="false"/>
        <w:spacing w:lineRule="exact" w:line="590"/>
        <w:ind w:firstLineChars="0" w:firstLine="0" w:startChars="0" w:start="0" w:endChars="200"/>
        <w:jc w:val="both"/>
        <w:rPr>
          <w:del w:id="2487" w:author="user" w:date="2019-10-22T14:51:00Z"/>
          <w:rFonts w:ascii="Times New Roman" w:hAnsi="Times New Roman" w:cs="Times New Roman"/>
          <w:szCs w:val="32"/>
        </w:rPr>
      </w:pPr>
      <w:del w:id="2471" w:author="user" w:date="2019-10-22T14:51:00Z">
        <w:r>
          <w:rPr>
            <w:rFonts w:ascii="Times New Roman" w:hAnsi="Times New Roman" w:cs="Times New Roman" w:eastAsia="黑体"/>
            <w:szCs w:val="32"/>
          </w:rPr>
          <w:delText>第三十</w:delText>
        </w:r>
      </w:del>
      <w:del w:id="2472" w:author="user" w:date="2019-10-22T14:51:00Z">
        <w:r>
          <w:rPr>
            <w:rFonts w:ascii="Times New Roman" w:hAnsi="Times New Roman" w:cs="Times New Roman" w:eastAsia="黑体"/>
            <w:color w:val="000000"/>
            <w:szCs w:val="32"/>
          </w:rPr>
          <w:delText>二</w:delText>
        </w:r>
      </w:del>
      <w:del w:id="2473" w:author="user" w:date="2019-10-22T14:51:00Z">
        <w:r>
          <w:rPr>
            <w:rFonts w:ascii="Times New Roman" w:hAnsi="Times New Roman" w:cs="Times New Roman" w:eastAsia="黑体"/>
            <w:szCs w:val="32"/>
          </w:rPr>
          <w:delText>条</w:delText>
        </w:r>
      </w:del>
      <w:del w:id="2474" w:author="user" w:date="2019-10-22T14:51:00Z">
        <w:r>
          <w:rPr>
            <w:rFonts w:ascii="Times New Roman" w:hAnsi="Times New Roman" w:cs="Times New Roman"/>
            <w:szCs w:val="32"/>
          </w:rPr>
          <w:delText xml:space="preserve">  本条例自</w:delText>
        </w:r>
      </w:del>
      <w:del w:id="2475" w:author="user" w:date="2019-10-22T14:51:00Z">
        <w:r>
          <w:rPr>
            <w:rFonts w:cs="Times New Roman" w:ascii="Times New Roman" w:hAnsi="Times New Roman"/>
            <w:szCs w:val="32"/>
          </w:rPr>
          <w:delText>2001</w:delText>
        </w:r>
      </w:del>
      <w:del w:id="2476" w:author="user" w:date="2019-10-22T14:51:00Z">
        <w:r>
          <w:rPr>
            <w:rFonts w:ascii="Times New Roman" w:hAnsi="Times New Roman" w:cs="Times New Roman"/>
            <w:szCs w:val="32"/>
          </w:rPr>
          <w:delText>年</w:delText>
        </w:r>
      </w:del>
      <w:del w:id="2477" w:author="user" w:date="2019-10-22T14:51:00Z">
        <w:r>
          <w:rPr>
            <w:rFonts w:cs="Times New Roman" w:ascii="Times New Roman" w:hAnsi="Times New Roman"/>
            <w:szCs w:val="32"/>
          </w:rPr>
          <w:delText>10</w:delText>
        </w:r>
      </w:del>
      <w:del w:id="2478" w:author="user" w:date="2019-10-22T14:51:00Z">
        <w:r>
          <w:rPr>
            <w:rFonts w:ascii="Times New Roman" w:hAnsi="Times New Roman" w:cs="Times New Roman"/>
            <w:szCs w:val="32"/>
          </w:rPr>
          <w:delText>月</w:delText>
        </w:r>
      </w:del>
      <w:del w:id="2479" w:author="user" w:date="2019-10-22T14:51:00Z">
        <w:r>
          <w:rPr>
            <w:rFonts w:cs="Times New Roman" w:ascii="Times New Roman" w:hAnsi="Times New Roman"/>
            <w:szCs w:val="32"/>
          </w:rPr>
          <w:delText>1</w:delText>
        </w:r>
      </w:del>
      <w:del w:id="2480" w:author="user" w:date="2019-10-22T14:51:00Z">
        <w:r>
          <w:rPr>
            <w:rFonts w:ascii="Times New Roman" w:hAnsi="Times New Roman" w:cs="Times New Roman"/>
            <w:szCs w:val="32"/>
          </w:rPr>
          <w:delText>日起施行。</w:delText>
        </w:r>
      </w:del>
      <w:del w:id="2481" w:author="user" w:date="2019-10-22T14:51:00Z">
        <w:r>
          <w:rPr>
            <w:rFonts w:cs="Times New Roman" w:ascii="Times New Roman" w:hAnsi="Times New Roman"/>
            <w:szCs w:val="32"/>
          </w:rPr>
          <w:delText>1993</w:delText>
        </w:r>
      </w:del>
      <w:del w:id="2482" w:author="user" w:date="2019-10-22T14:51:00Z">
        <w:r>
          <w:rPr>
            <w:rFonts w:ascii="Times New Roman" w:hAnsi="Times New Roman" w:cs="Times New Roman"/>
            <w:szCs w:val="32"/>
          </w:rPr>
          <w:delText>年</w:delText>
        </w:r>
      </w:del>
      <w:del w:id="2483" w:author="user" w:date="2019-10-22T14:51:00Z">
        <w:r>
          <w:rPr>
            <w:rFonts w:cs="Times New Roman" w:ascii="Times New Roman" w:hAnsi="Times New Roman"/>
            <w:szCs w:val="32"/>
          </w:rPr>
          <w:delText>10</w:delText>
        </w:r>
      </w:del>
      <w:del w:id="2484" w:author="user" w:date="2019-10-22T14:51:00Z">
        <w:r>
          <w:rPr>
            <w:rFonts w:ascii="Times New Roman" w:hAnsi="Times New Roman" w:cs="Times New Roman"/>
            <w:szCs w:val="32"/>
          </w:rPr>
          <w:delText>月</w:delText>
        </w:r>
      </w:del>
      <w:del w:id="2485" w:author="user" w:date="2019-10-22T14:51:00Z">
        <w:r>
          <w:rPr>
            <w:rFonts w:cs="Times New Roman" w:ascii="Times New Roman" w:hAnsi="Times New Roman"/>
            <w:szCs w:val="32"/>
          </w:rPr>
          <w:delText>23</w:delText>
        </w:r>
      </w:del>
      <w:del w:id="2486" w:author="user" w:date="2019-10-22T14:51:00Z">
        <w:r>
          <w:rPr>
            <w:rFonts w:ascii="Times New Roman" w:hAnsi="Times New Roman" w:cs="Times New Roman"/>
            <w:szCs w:val="32"/>
          </w:rPr>
          <w:delText>日无锡市人民政府公布的《无锡市城市绿化管理实施办法》同时废止。</w:delText>
        </w:r>
      </w:del>
      <w:r>
        <w:br w:type="page"/>
      </w:r>
    </w:p>
    <w:p>
      <w:pPr>
        <w:pStyle w:val="Normal"/>
        <w:widowControl w:val="false"/>
        <w:overflowPunct w:val="false"/>
        <w:bidi w:val="0"/>
        <w:snapToGrid w:val="false"/>
        <w:spacing w:lineRule="exact" w:line="590"/>
        <w:ind w:firstLineChars="0" w:firstLine="0" w:startChars="0" w:start="0" w:endChars="200"/>
        <w:jc w:val="both"/>
        <w:rPr>
          <w:del w:id="2489" w:author="user" w:date="2019-10-22T14:51:00Z"/>
          <w:rFonts w:ascii="Times New Roman" w:hAnsi="Times New Roman" w:cs="Times New Roman"/>
          <w:color w:val="000000"/>
          <w:szCs w:val="32"/>
        </w:rPr>
      </w:pPr>
      <w:del w:id="2488" w:author="user" w:date="2019-10-22T14:51:00Z">
        <w:r>
          <w:rPr>
            <w:rFonts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2491" w:author="user" w:date="2019-10-22T14:51:00Z"/>
          <w:rFonts w:ascii="Times New Roman" w:hAnsi="Times New Roman" w:eastAsia="方正小标宋简体" w:cs="Times New Roman"/>
          <w:color w:val="000000"/>
          <w:sz w:val="44"/>
          <w:szCs w:val="44"/>
        </w:rPr>
      </w:pPr>
      <w:del w:id="2490" w:author="user" w:date="2019-10-22T14:51:00Z">
        <w:r>
          <w:rPr>
            <w:rFonts w:eastAsia="方正小标宋简体" w:cs="Times New Roman" w:ascii="Times New Roman" w:hAnsi="Times New Roman"/>
            <w:color w:val="000000"/>
            <w:sz w:val="44"/>
            <w:szCs w:val="44"/>
          </w:rPr>
        </w:r>
      </w:del>
    </w:p>
    <w:p>
      <w:pPr>
        <w:pStyle w:val="Normal"/>
        <w:widowControl w:val="false"/>
        <w:overflowPunct w:val="false"/>
        <w:bidi w:val="0"/>
        <w:snapToGrid w:val="false"/>
        <w:spacing w:lineRule="exact" w:line="590"/>
        <w:ind w:firstLineChars="0" w:firstLine="0" w:startChars="0" w:start="0" w:endChars="200"/>
        <w:jc w:val="both"/>
        <w:rPr>
          <w:del w:id="2493" w:author="user" w:date="2019-10-22T14:51:00Z"/>
          <w:rFonts w:ascii="Times New Roman" w:hAnsi="Times New Roman" w:eastAsia="宋体" w:cs="Times New Roman"/>
          <w:sz w:val="44"/>
          <w:szCs w:val="44"/>
        </w:rPr>
      </w:pPr>
      <w:del w:id="2492" w:author="user" w:date="2019-10-22T14:51:00Z">
        <w:r>
          <w:rPr>
            <w:rFonts w:ascii="Times New Roman" w:hAnsi="Times New Roman" w:cs="Times New Roman" w:eastAsia="宋体"/>
            <w:sz w:val="44"/>
            <w:szCs w:val="44"/>
          </w:rPr>
          <w:delText>无锡市市容和环境卫生管理条例</w:delText>
        </w:r>
      </w:del>
    </w:p>
    <w:p>
      <w:pPr>
        <w:pStyle w:val="Normal"/>
        <w:widowControl w:val="false"/>
        <w:overflowPunct w:val="false"/>
        <w:bidi w:val="0"/>
        <w:snapToGrid w:val="false"/>
        <w:spacing w:lineRule="exact" w:line="590"/>
        <w:ind w:firstLineChars="0" w:firstLine="0" w:startChars="0" w:start="0" w:endChars="200"/>
        <w:jc w:val="both"/>
        <w:rPr>
          <w:del w:id="2495" w:author="user" w:date="2019-10-22T14:51:00Z"/>
          <w:rFonts w:ascii="Times New Roman" w:hAnsi="Times New Roman" w:eastAsia="方正小标宋简体" w:cs="Times New Roman"/>
          <w:sz w:val="44"/>
          <w:szCs w:val="44"/>
        </w:rPr>
      </w:pPr>
      <w:del w:id="2494" w:author="user" w:date="2019-10-22T14:51:00Z">
        <w:r>
          <w:rPr>
            <w:rFonts w:eastAsia="方正小标宋简体" w:cs="Times New Roman" w:ascii="Times New Roman" w:hAnsi="Times New Roman"/>
            <w:sz w:val="44"/>
            <w:szCs w:val="44"/>
          </w:rPr>
        </w:r>
      </w:del>
    </w:p>
    <w:p>
      <w:pPr>
        <w:pStyle w:val="Normal"/>
        <w:widowControl w:val="false"/>
        <w:overflowPunct w:val="false"/>
        <w:bidi w:val="0"/>
        <w:snapToGrid w:val="false"/>
        <w:spacing w:lineRule="exact" w:line="590"/>
        <w:ind w:firstLineChars="0" w:firstLine="0" w:startChars="0" w:start="0" w:endChars="200"/>
        <w:jc w:val="both"/>
        <w:rPr>
          <w:del w:id="2525" w:author="user" w:date="2019-10-22T14:51:00Z"/>
          <w:rFonts w:ascii="Times New Roman" w:hAnsi="Times New Roman" w:eastAsia="楷体_GB2312" w:cs="Times New Roman"/>
          <w:szCs w:val="32"/>
        </w:rPr>
      </w:pPr>
      <w:del w:id="2496" w:author="user" w:date="2019-10-22T14:51:00Z">
        <w:r>
          <w:rPr>
            <w:rFonts w:ascii="Times New Roman" w:hAnsi="Times New Roman" w:cs="Times New Roman" w:eastAsia="楷体_GB2312"/>
            <w:szCs w:val="32"/>
          </w:rPr>
          <w:delText>（</w:delText>
        </w:r>
      </w:del>
      <w:del w:id="2497" w:author="user" w:date="2019-10-22T14:51:00Z">
        <w:r>
          <w:rPr>
            <w:rFonts w:eastAsia="楷体_GB2312" w:cs="Times New Roman" w:ascii="Times New Roman" w:hAnsi="Times New Roman"/>
          </w:rPr>
          <w:delText>2012</w:delText>
        </w:r>
      </w:del>
      <w:del w:id="2498" w:author="user" w:date="2019-10-22T14:51:00Z">
        <w:r>
          <w:rPr>
            <w:rFonts w:ascii="Times New Roman" w:hAnsi="Times New Roman" w:cs="Times New Roman" w:eastAsia="楷体_GB2312"/>
          </w:rPr>
          <w:delText>年</w:delText>
        </w:r>
      </w:del>
      <w:del w:id="2499" w:author="user" w:date="2019-10-22T14:51:00Z">
        <w:r>
          <w:rPr>
            <w:rFonts w:eastAsia="楷体_GB2312" w:cs="Times New Roman" w:ascii="Times New Roman" w:hAnsi="Times New Roman"/>
          </w:rPr>
          <w:delText>4</w:delText>
        </w:r>
      </w:del>
      <w:del w:id="2500" w:author="user" w:date="2019-10-22T14:51:00Z">
        <w:r>
          <w:rPr>
            <w:rFonts w:ascii="Times New Roman" w:hAnsi="Times New Roman" w:cs="Times New Roman" w:eastAsia="楷体_GB2312"/>
          </w:rPr>
          <w:delText>月</w:delText>
        </w:r>
      </w:del>
      <w:del w:id="2501" w:author="user" w:date="2019-10-22T14:51:00Z">
        <w:r>
          <w:rPr>
            <w:rFonts w:eastAsia="楷体_GB2312" w:cs="Times New Roman" w:ascii="Times New Roman" w:hAnsi="Times New Roman"/>
          </w:rPr>
          <w:delText>26</w:delText>
        </w:r>
      </w:del>
      <w:del w:id="2502" w:author="user" w:date="2019-10-22T14:51:00Z">
        <w:r>
          <w:rPr>
            <w:rFonts w:ascii="Times New Roman" w:hAnsi="Times New Roman" w:cs="Times New Roman" w:eastAsia="楷体_GB2312"/>
          </w:rPr>
          <w:delText>日无锡市第十四届人民代表大会常务委员会第三十五次会议</w:delText>
        </w:r>
      </w:del>
      <w:del w:id="2503" w:author="user" w:date="2019-10-22T14:51:00Z">
        <w:r>
          <w:rPr>
            <w:rFonts w:ascii="Times New Roman" w:hAnsi="Times New Roman" w:cs="Times New Roman" w:eastAsia="楷体_GB2312"/>
          </w:rPr>
          <w:delText>通过</w:delText>
        </w:r>
      </w:del>
      <w:del w:id="2504" w:author="user" w:date="2019-10-22T14:51:00Z">
        <w:r>
          <w:rPr>
            <w:rFonts w:ascii="Times New Roman" w:hAnsi="Times New Roman" w:cs="Times New Roman" w:eastAsia="楷体_GB2312"/>
          </w:rPr>
          <w:delText xml:space="preserve">  </w:delText>
        </w:r>
      </w:del>
      <w:del w:id="2505" w:author="user" w:date="2019-10-22T14:51:00Z">
        <w:r>
          <w:rPr>
            <w:rFonts w:eastAsia="楷体_GB2312" w:cs="Times New Roman" w:ascii="Times New Roman" w:hAnsi="Times New Roman"/>
          </w:rPr>
          <w:delText>2012</w:delText>
        </w:r>
      </w:del>
      <w:del w:id="2506" w:author="user" w:date="2019-10-22T14:51:00Z">
        <w:r>
          <w:rPr>
            <w:rFonts w:ascii="Times New Roman" w:hAnsi="Times New Roman" w:cs="Times New Roman" w:eastAsia="楷体_GB2312"/>
          </w:rPr>
          <w:delText>年</w:delText>
        </w:r>
      </w:del>
      <w:del w:id="2507" w:author="user" w:date="2019-10-22T14:51:00Z">
        <w:r>
          <w:rPr>
            <w:rFonts w:eastAsia="楷体_GB2312" w:cs="Times New Roman" w:ascii="Times New Roman" w:hAnsi="Times New Roman"/>
          </w:rPr>
          <w:delText>5</w:delText>
        </w:r>
      </w:del>
      <w:del w:id="2508" w:author="user" w:date="2019-10-22T14:51:00Z">
        <w:r>
          <w:rPr>
            <w:rFonts w:ascii="Times New Roman" w:hAnsi="Times New Roman" w:cs="Times New Roman" w:eastAsia="楷体_GB2312"/>
          </w:rPr>
          <w:delText>月</w:delText>
        </w:r>
      </w:del>
      <w:del w:id="2509" w:author="user" w:date="2019-10-22T14:51:00Z">
        <w:r>
          <w:rPr>
            <w:rFonts w:eastAsia="楷体_GB2312" w:cs="Times New Roman" w:ascii="Times New Roman" w:hAnsi="Times New Roman"/>
          </w:rPr>
          <w:delText>18</w:delText>
        </w:r>
      </w:del>
      <w:del w:id="2510" w:author="user" w:date="2019-10-22T14:51:00Z">
        <w:r>
          <w:rPr>
            <w:rFonts w:ascii="Times New Roman" w:hAnsi="Times New Roman" w:cs="Times New Roman" w:eastAsia="楷体_GB2312"/>
          </w:rPr>
          <w:delText xml:space="preserve">日江苏省第十一届人民代表大会常务委员会第二十八次会议批准  </w:delText>
        </w:r>
      </w:del>
      <w:del w:id="2511" w:author="user" w:date="2019-10-22T14:51:00Z">
        <w:r>
          <w:rPr>
            <w:rFonts w:ascii="Times New Roman" w:hAnsi="Times New Roman" w:cs="Times New Roman" w:eastAsia="楷体_GB2312"/>
            <w:szCs w:val="32"/>
          </w:rPr>
          <w:delText>根据</w:delText>
        </w:r>
      </w:del>
      <w:del w:id="2512" w:author="user" w:date="2019-10-22T14:51:00Z">
        <w:r>
          <w:rPr>
            <w:rFonts w:eastAsia="楷体_GB2312" w:cs="Times New Roman" w:ascii="Times New Roman" w:hAnsi="Times New Roman"/>
            <w:szCs w:val="32"/>
          </w:rPr>
          <w:delText>2019</w:delText>
        </w:r>
      </w:del>
      <w:del w:id="2513" w:author="user" w:date="2019-10-22T14:51:00Z">
        <w:r>
          <w:rPr>
            <w:rFonts w:ascii="Times New Roman" w:hAnsi="Times New Roman" w:cs="Times New Roman" w:eastAsia="楷体_GB2312"/>
            <w:szCs w:val="32"/>
          </w:rPr>
          <w:delText>年</w:delText>
        </w:r>
      </w:del>
      <w:del w:id="2514" w:author="user" w:date="2019-10-22T14:51:00Z">
        <w:r>
          <w:rPr>
            <w:rFonts w:eastAsia="楷体_GB2312" w:cs="Times New Roman" w:ascii="Times New Roman" w:hAnsi="Times New Roman"/>
            <w:szCs w:val="32"/>
          </w:rPr>
          <w:delText>8</w:delText>
        </w:r>
      </w:del>
      <w:del w:id="2515" w:author="user" w:date="2019-10-22T14:51:00Z">
        <w:r>
          <w:rPr>
            <w:rFonts w:ascii="Times New Roman" w:hAnsi="Times New Roman" w:cs="Times New Roman" w:eastAsia="楷体_GB2312"/>
            <w:szCs w:val="32"/>
          </w:rPr>
          <w:delText>月</w:delText>
        </w:r>
      </w:del>
      <w:del w:id="2516" w:author="user" w:date="2019-10-22T14:51:00Z">
        <w:r>
          <w:rPr>
            <w:rFonts w:eastAsia="楷体_GB2312" w:cs="Times New Roman" w:ascii="Times New Roman" w:hAnsi="Times New Roman"/>
            <w:szCs w:val="32"/>
          </w:rPr>
          <w:delText>29</w:delText>
        </w:r>
      </w:del>
      <w:del w:id="2517" w:author="user" w:date="2019-10-22T14:51:00Z">
        <w:r>
          <w:rPr>
            <w:rFonts w:ascii="Times New Roman" w:hAnsi="Times New Roman" w:cs="Times New Roman" w:eastAsia="楷体_GB2312"/>
            <w:szCs w:val="32"/>
          </w:rPr>
          <w:delText>日无锡市第十六届人民代表大会常务委员会第二十一次会议通过，</w:delText>
        </w:r>
      </w:del>
      <w:del w:id="2518" w:author="user" w:date="2019-10-22T14:51:00Z">
        <w:r>
          <w:rPr>
            <w:rFonts w:eastAsia="楷体_GB2312" w:cs="Times New Roman" w:ascii="Times New Roman" w:hAnsi="Times New Roman"/>
            <w:color w:val="000000"/>
          </w:rPr>
          <w:delText>2019</w:delText>
        </w:r>
      </w:del>
      <w:del w:id="2519" w:author="user" w:date="2019-10-22T14:51:00Z">
        <w:r>
          <w:rPr>
            <w:rFonts w:ascii="Times New Roman" w:hAnsi="Times New Roman" w:cs="Times New Roman" w:eastAsia="楷体_GB2312"/>
            <w:color w:val="000000"/>
          </w:rPr>
          <w:delText>年</w:delText>
        </w:r>
      </w:del>
      <w:del w:id="2520" w:author="user" w:date="2019-10-22T14:51:00Z">
        <w:r>
          <w:rPr>
            <w:rFonts w:eastAsia="楷体_GB2312" w:cs="Times New Roman" w:ascii="Times New Roman" w:hAnsi="Times New Roman"/>
            <w:color w:val="000000"/>
          </w:rPr>
          <w:delText>9</w:delText>
        </w:r>
      </w:del>
      <w:del w:id="2521" w:author="user" w:date="2019-10-22T14:51:00Z">
        <w:r>
          <w:rPr>
            <w:rFonts w:ascii="Times New Roman" w:hAnsi="Times New Roman" w:cs="Times New Roman" w:eastAsia="楷体_GB2312"/>
            <w:color w:val="000000"/>
          </w:rPr>
          <w:delText>月</w:delText>
        </w:r>
      </w:del>
      <w:del w:id="2522" w:author="user" w:date="2019-10-22T14:51:00Z">
        <w:r>
          <w:rPr>
            <w:rFonts w:eastAsia="楷体_GB2312" w:cs="Times New Roman" w:ascii="Times New Roman" w:hAnsi="Times New Roman"/>
            <w:color w:val="000000"/>
          </w:rPr>
          <w:delText>27</w:delText>
        </w:r>
      </w:del>
      <w:del w:id="2523" w:author="user" w:date="2019-10-22T14:51:00Z">
        <w:r>
          <w:rPr>
            <w:rFonts w:ascii="Times New Roman" w:hAnsi="Times New Roman" w:cs="Times New Roman" w:eastAsia="楷体_GB2312"/>
            <w:color w:val="000000"/>
          </w:rPr>
          <w:delText>日江苏省第十三届人民代表大会常务委员会第十一次会议批准</w:delText>
        </w:r>
      </w:del>
      <w:del w:id="2524" w:author="user" w:date="2019-10-22T14:51:00Z">
        <w:r>
          <w:rPr>
            <w:rFonts w:ascii="Times New Roman" w:hAnsi="Times New Roman" w:cs="Times New Roman" w:eastAsia="楷体_GB2312"/>
            <w:szCs w:val="32"/>
          </w:rPr>
          <w:delText>的《关于修改〈无锡市禁止燃放烟花爆竹条例〉等五件地方性法规的决定》修正）</w:delText>
        </w:r>
      </w:del>
    </w:p>
    <w:p>
      <w:pPr>
        <w:pStyle w:val="Normal"/>
        <w:widowControl w:val="false"/>
        <w:overflowPunct w:val="false"/>
        <w:bidi w:val="0"/>
        <w:snapToGrid w:val="false"/>
        <w:spacing w:lineRule="exact" w:line="590"/>
        <w:ind w:firstLineChars="0" w:firstLine="0" w:startChars="0" w:start="0" w:endChars="200"/>
        <w:jc w:val="both"/>
        <w:rPr>
          <w:del w:id="2527" w:author="user" w:date="2019-10-22T14:51:00Z"/>
          <w:rFonts w:ascii="Times New Roman" w:hAnsi="Times New Roman" w:eastAsia="楷体_GB2312" w:cs="Times New Roman"/>
          <w:szCs w:val="32"/>
        </w:rPr>
      </w:pPr>
      <w:del w:id="2526"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529" w:author="user" w:date="2019-10-22T14:51:00Z"/>
          <w:rFonts w:ascii="Times New Roman" w:hAnsi="Times New Roman" w:eastAsia="楷体_GB2312" w:cs="Times New Roman"/>
          <w:szCs w:val="32"/>
        </w:rPr>
      </w:pPr>
      <w:del w:id="2528" w:author="user" w:date="2019-10-22T14:51:00Z">
        <w:r>
          <w:rPr>
            <w:rFonts w:ascii="Times New Roman" w:hAnsi="Times New Roman" w:cs="Times New Roman" w:eastAsia="楷体_GB2312"/>
            <w:szCs w:val="32"/>
          </w:rPr>
          <w:delText>目  录</w:delText>
        </w:r>
      </w:del>
    </w:p>
    <w:p>
      <w:pPr>
        <w:pStyle w:val="Normal"/>
        <w:widowControl w:val="false"/>
        <w:overflowPunct w:val="false"/>
        <w:bidi w:val="0"/>
        <w:snapToGrid w:val="false"/>
        <w:spacing w:lineRule="exact" w:line="590"/>
        <w:ind w:firstLineChars="0" w:firstLine="0" w:startChars="0" w:start="0" w:endChars="200"/>
        <w:jc w:val="both"/>
        <w:rPr>
          <w:del w:id="2531" w:author="user" w:date="2019-10-22T14:51:00Z"/>
          <w:rFonts w:ascii="Times New Roman" w:hAnsi="Times New Roman" w:eastAsia="楷体_GB2312" w:cs="Times New Roman"/>
          <w:szCs w:val="32"/>
        </w:rPr>
      </w:pPr>
      <w:del w:id="2530"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533" w:author="user" w:date="2019-10-22T14:51:00Z"/>
          <w:rFonts w:ascii="Times New Roman" w:hAnsi="Times New Roman" w:eastAsia="楷体_GB2312" w:cs="Times New Roman"/>
          <w:szCs w:val="32"/>
        </w:rPr>
      </w:pPr>
      <w:del w:id="2532" w:author="user" w:date="2019-10-22T14:51: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2535" w:author="user" w:date="2019-10-22T14:51:00Z"/>
          <w:rFonts w:ascii="Times New Roman" w:hAnsi="Times New Roman" w:eastAsia="楷体_GB2312" w:cs="Times New Roman"/>
          <w:szCs w:val="32"/>
        </w:rPr>
      </w:pPr>
      <w:del w:id="2534" w:author="user" w:date="2019-10-22T14:51:00Z">
        <w:r>
          <w:rPr>
            <w:rFonts w:ascii="Times New Roman" w:hAnsi="Times New Roman" w:cs="Times New Roman" w:eastAsia="楷体_GB2312"/>
            <w:szCs w:val="32"/>
          </w:rPr>
          <w:delText>第二章  市容和环境卫生责任区制度</w:delText>
        </w:r>
      </w:del>
    </w:p>
    <w:p>
      <w:pPr>
        <w:pStyle w:val="Normal"/>
        <w:widowControl w:val="false"/>
        <w:overflowPunct w:val="false"/>
        <w:bidi w:val="0"/>
        <w:snapToGrid w:val="false"/>
        <w:spacing w:lineRule="exact" w:line="590"/>
        <w:ind w:firstLineChars="0" w:firstLine="0" w:startChars="0" w:start="0" w:endChars="200"/>
        <w:jc w:val="both"/>
        <w:rPr>
          <w:del w:id="2537" w:author="user" w:date="2019-10-22T14:51:00Z"/>
          <w:rFonts w:ascii="Times New Roman" w:hAnsi="Times New Roman" w:eastAsia="楷体_GB2312" w:cs="Times New Roman"/>
          <w:szCs w:val="32"/>
        </w:rPr>
      </w:pPr>
      <w:del w:id="2536" w:author="user" w:date="2019-10-22T14:51:00Z">
        <w:r>
          <w:rPr>
            <w:rFonts w:ascii="Times New Roman" w:hAnsi="Times New Roman" w:cs="Times New Roman" w:eastAsia="楷体_GB2312"/>
            <w:szCs w:val="32"/>
          </w:rPr>
          <w:delText>第三章  市容管理</w:delText>
        </w:r>
      </w:del>
    </w:p>
    <w:p>
      <w:pPr>
        <w:pStyle w:val="Normal"/>
        <w:widowControl w:val="false"/>
        <w:overflowPunct w:val="false"/>
        <w:bidi w:val="0"/>
        <w:snapToGrid w:val="false"/>
        <w:spacing w:lineRule="exact" w:line="590"/>
        <w:ind w:firstLineChars="0" w:firstLine="0" w:startChars="0" w:start="0" w:endChars="200"/>
        <w:jc w:val="both"/>
        <w:rPr>
          <w:del w:id="2539" w:author="user" w:date="2019-10-22T14:51:00Z"/>
          <w:rFonts w:ascii="Times New Roman" w:hAnsi="Times New Roman" w:eastAsia="楷体_GB2312" w:cs="Times New Roman"/>
          <w:szCs w:val="32"/>
        </w:rPr>
      </w:pPr>
      <w:del w:id="2538" w:author="user" w:date="2019-10-22T14:51:00Z">
        <w:r>
          <w:rPr>
            <w:rFonts w:ascii="Times New Roman" w:hAnsi="Times New Roman" w:cs="Times New Roman" w:eastAsia="楷体_GB2312"/>
            <w:szCs w:val="32"/>
          </w:rPr>
          <w:delText>第一节  建筑物、构筑物</w:delText>
        </w:r>
      </w:del>
    </w:p>
    <w:p>
      <w:pPr>
        <w:pStyle w:val="Normal"/>
        <w:widowControl w:val="false"/>
        <w:overflowPunct w:val="false"/>
        <w:bidi w:val="0"/>
        <w:snapToGrid w:val="false"/>
        <w:spacing w:lineRule="exact" w:line="590"/>
        <w:ind w:firstLineChars="0" w:firstLine="0" w:startChars="0" w:start="0" w:endChars="200"/>
        <w:jc w:val="both"/>
        <w:rPr>
          <w:del w:id="2541" w:author="user" w:date="2019-10-22T14:51:00Z"/>
          <w:rFonts w:ascii="Times New Roman" w:hAnsi="Times New Roman" w:eastAsia="楷体_GB2312" w:cs="Times New Roman"/>
          <w:szCs w:val="32"/>
        </w:rPr>
      </w:pPr>
      <w:del w:id="2540" w:author="user" w:date="2019-10-22T14:51:00Z">
        <w:r>
          <w:rPr>
            <w:rFonts w:ascii="Times New Roman" w:hAnsi="Times New Roman" w:cs="Times New Roman" w:eastAsia="楷体_GB2312"/>
            <w:szCs w:val="32"/>
          </w:rPr>
          <w:delText>第二节  户外广告</w:delText>
        </w:r>
      </w:del>
    </w:p>
    <w:p>
      <w:pPr>
        <w:pStyle w:val="Normal"/>
        <w:widowControl w:val="false"/>
        <w:overflowPunct w:val="false"/>
        <w:bidi w:val="0"/>
        <w:snapToGrid w:val="false"/>
        <w:spacing w:lineRule="exact" w:line="590"/>
        <w:ind w:firstLineChars="0" w:firstLine="0" w:startChars="0" w:start="0" w:endChars="200"/>
        <w:jc w:val="both"/>
        <w:rPr>
          <w:del w:id="2543" w:author="user" w:date="2019-10-22T14:51:00Z"/>
          <w:rFonts w:ascii="Times New Roman" w:hAnsi="Times New Roman" w:eastAsia="楷体_GB2312" w:cs="Times New Roman"/>
          <w:szCs w:val="32"/>
        </w:rPr>
      </w:pPr>
      <w:del w:id="2542" w:author="user" w:date="2019-10-22T14:51:00Z">
        <w:r>
          <w:rPr>
            <w:rFonts w:ascii="Times New Roman" w:hAnsi="Times New Roman" w:cs="Times New Roman" w:eastAsia="楷体_GB2312"/>
            <w:szCs w:val="32"/>
          </w:rPr>
          <w:delText>第三节  城市道路、公共场地</w:delText>
        </w:r>
      </w:del>
    </w:p>
    <w:p>
      <w:pPr>
        <w:pStyle w:val="Normal"/>
        <w:widowControl w:val="false"/>
        <w:overflowPunct w:val="false"/>
        <w:bidi w:val="0"/>
        <w:snapToGrid w:val="false"/>
        <w:spacing w:lineRule="exact" w:line="590"/>
        <w:ind w:firstLineChars="0" w:firstLine="0" w:startChars="0" w:start="0" w:endChars="200"/>
        <w:jc w:val="both"/>
        <w:rPr>
          <w:del w:id="2545" w:author="user" w:date="2019-10-22T14:51:00Z"/>
          <w:rFonts w:ascii="Times New Roman" w:hAnsi="Times New Roman" w:eastAsia="楷体_GB2312" w:cs="Times New Roman"/>
          <w:szCs w:val="32"/>
        </w:rPr>
      </w:pPr>
      <w:del w:id="2544" w:author="user" w:date="2019-10-22T14:51:00Z">
        <w:r>
          <w:rPr>
            <w:rFonts w:ascii="Times New Roman" w:hAnsi="Times New Roman" w:cs="Times New Roman" w:eastAsia="楷体_GB2312"/>
            <w:szCs w:val="32"/>
          </w:rPr>
          <w:delText>第四节  建设工地</w:delText>
        </w:r>
      </w:del>
    </w:p>
    <w:p>
      <w:pPr>
        <w:pStyle w:val="Normal"/>
        <w:widowControl w:val="false"/>
        <w:overflowPunct w:val="false"/>
        <w:bidi w:val="0"/>
        <w:snapToGrid w:val="false"/>
        <w:spacing w:lineRule="exact" w:line="590"/>
        <w:ind w:firstLineChars="0" w:firstLine="0" w:startChars="0" w:start="0" w:endChars="200"/>
        <w:jc w:val="both"/>
        <w:rPr>
          <w:del w:id="2547" w:author="user" w:date="2019-10-22T14:51:00Z"/>
          <w:rFonts w:ascii="Times New Roman" w:hAnsi="Times New Roman" w:eastAsia="楷体_GB2312" w:cs="Times New Roman"/>
          <w:szCs w:val="32"/>
        </w:rPr>
      </w:pPr>
      <w:del w:id="2546" w:author="user" w:date="2019-10-22T14:51:00Z">
        <w:r>
          <w:rPr>
            <w:rFonts w:ascii="Times New Roman" w:hAnsi="Times New Roman" w:cs="Times New Roman" w:eastAsia="楷体_GB2312"/>
            <w:szCs w:val="32"/>
          </w:rPr>
          <w:delText>第五节  居住区</w:delText>
        </w:r>
      </w:del>
    </w:p>
    <w:p>
      <w:pPr>
        <w:pStyle w:val="Normal"/>
        <w:widowControl w:val="false"/>
        <w:overflowPunct w:val="false"/>
        <w:bidi w:val="0"/>
        <w:snapToGrid w:val="false"/>
        <w:spacing w:lineRule="exact" w:line="590"/>
        <w:ind w:firstLineChars="0" w:firstLine="0" w:startChars="0" w:start="0" w:endChars="200"/>
        <w:jc w:val="both"/>
        <w:rPr>
          <w:del w:id="2549" w:author="user" w:date="2019-10-22T14:51:00Z"/>
          <w:rFonts w:ascii="Times New Roman" w:hAnsi="Times New Roman" w:eastAsia="楷体_GB2312" w:cs="Times New Roman"/>
          <w:szCs w:val="32"/>
        </w:rPr>
      </w:pPr>
      <w:del w:id="2548" w:author="user" w:date="2019-10-22T14:51:00Z">
        <w:r>
          <w:rPr>
            <w:rFonts w:ascii="Times New Roman" w:hAnsi="Times New Roman" w:cs="Times New Roman" w:eastAsia="楷体_GB2312"/>
            <w:szCs w:val="32"/>
          </w:rPr>
          <w:delText>第四章  环境卫生管理</w:delText>
        </w:r>
      </w:del>
    </w:p>
    <w:p>
      <w:pPr>
        <w:pStyle w:val="Normal"/>
        <w:widowControl w:val="false"/>
        <w:overflowPunct w:val="false"/>
        <w:bidi w:val="0"/>
        <w:snapToGrid w:val="false"/>
        <w:spacing w:lineRule="exact" w:line="590"/>
        <w:ind w:firstLineChars="0" w:firstLine="0" w:startChars="0" w:start="0" w:endChars="200"/>
        <w:jc w:val="both"/>
        <w:rPr>
          <w:del w:id="2551" w:author="user" w:date="2019-10-22T14:51:00Z"/>
          <w:rFonts w:ascii="Times New Roman" w:hAnsi="Times New Roman" w:eastAsia="楷体_GB2312" w:cs="Times New Roman"/>
          <w:szCs w:val="32"/>
        </w:rPr>
      </w:pPr>
      <w:del w:id="2550" w:author="user" w:date="2019-10-22T14:51:00Z">
        <w:r>
          <w:rPr>
            <w:rFonts w:ascii="Times New Roman" w:hAnsi="Times New Roman" w:cs="Times New Roman" w:eastAsia="楷体_GB2312"/>
            <w:szCs w:val="32"/>
          </w:rPr>
          <w:delText>第一节  环境卫生</w:delText>
        </w:r>
      </w:del>
    </w:p>
    <w:p>
      <w:pPr>
        <w:pStyle w:val="Normal"/>
        <w:widowControl w:val="false"/>
        <w:overflowPunct w:val="false"/>
        <w:bidi w:val="0"/>
        <w:snapToGrid w:val="false"/>
        <w:spacing w:lineRule="exact" w:line="590"/>
        <w:ind w:firstLineChars="0" w:firstLine="0" w:startChars="0" w:start="0" w:endChars="200"/>
        <w:jc w:val="both"/>
        <w:rPr>
          <w:del w:id="2553" w:author="user" w:date="2019-10-22T14:51:00Z"/>
          <w:rFonts w:ascii="Times New Roman" w:hAnsi="Times New Roman" w:eastAsia="楷体_GB2312" w:cs="Times New Roman"/>
          <w:szCs w:val="32"/>
        </w:rPr>
      </w:pPr>
      <w:del w:id="2552" w:author="user" w:date="2019-10-22T14:51:00Z">
        <w:r>
          <w:rPr>
            <w:rFonts w:ascii="Times New Roman" w:hAnsi="Times New Roman" w:cs="Times New Roman" w:eastAsia="楷体_GB2312"/>
            <w:szCs w:val="32"/>
          </w:rPr>
          <w:delText>第二节  生活垃圾和餐厨废弃物</w:delText>
        </w:r>
      </w:del>
    </w:p>
    <w:p>
      <w:pPr>
        <w:pStyle w:val="Normal"/>
        <w:widowControl w:val="false"/>
        <w:overflowPunct w:val="false"/>
        <w:bidi w:val="0"/>
        <w:snapToGrid w:val="false"/>
        <w:spacing w:lineRule="exact" w:line="590"/>
        <w:ind w:firstLineChars="0" w:firstLine="0" w:startChars="0" w:start="0" w:endChars="200"/>
        <w:jc w:val="both"/>
        <w:rPr>
          <w:del w:id="2555" w:author="user" w:date="2019-10-22T14:51:00Z"/>
          <w:rFonts w:ascii="Times New Roman" w:hAnsi="Times New Roman" w:eastAsia="楷体_GB2312" w:cs="Times New Roman"/>
          <w:szCs w:val="32"/>
        </w:rPr>
      </w:pPr>
      <w:del w:id="2554" w:author="user" w:date="2019-10-22T14:51:00Z">
        <w:r>
          <w:rPr>
            <w:rFonts w:ascii="Times New Roman" w:hAnsi="Times New Roman" w:cs="Times New Roman" w:eastAsia="楷体_GB2312"/>
            <w:szCs w:val="32"/>
          </w:rPr>
          <w:delText>第三节  环境卫生设施</w:delText>
        </w:r>
      </w:del>
    </w:p>
    <w:p>
      <w:pPr>
        <w:pStyle w:val="Normal"/>
        <w:widowControl w:val="false"/>
        <w:overflowPunct w:val="false"/>
        <w:bidi w:val="0"/>
        <w:snapToGrid w:val="false"/>
        <w:spacing w:lineRule="exact" w:line="590"/>
        <w:ind w:firstLineChars="0" w:firstLine="0" w:startChars="0" w:start="0" w:endChars="200"/>
        <w:jc w:val="both"/>
        <w:rPr>
          <w:del w:id="2557" w:author="user" w:date="2019-10-22T14:51:00Z"/>
          <w:rFonts w:ascii="Times New Roman" w:hAnsi="Times New Roman" w:eastAsia="楷体_GB2312" w:cs="Times New Roman"/>
          <w:szCs w:val="32"/>
        </w:rPr>
      </w:pPr>
      <w:del w:id="2556" w:author="user" w:date="2019-10-22T14:51: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2559" w:author="user" w:date="2019-10-22T14:51:00Z"/>
          <w:rFonts w:ascii="Times New Roman" w:hAnsi="Times New Roman" w:eastAsia="楷体_GB2312" w:cs="Times New Roman"/>
          <w:szCs w:val="32"/>
        </w:rPr>
      </w:pPr>
      <w:del w:id="2558" w:author="user" w:date="2019-10-22T14:51: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2561" w:author="user" w:date="2019-10-22T14:51:00Z"/>
          <w:rFonts w:ascii="Times New Roman" w:hAnsi="Times New Roman" w:eastAsia="楷体_GB2312" w:cs="Times New Roman"/>
          <w:szCs w:val="32"/>
        </w:rPr>
      </w:pPr>
      <w:del w:id="2560" w:author="user" w:date="2019-10-22T14:5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563" w:author="user" w:date="2019-10-22T14:51:00Z"/>
          <w:rFonts w:ascii="Times New Roman" w:hAnsi="Times New Roman" w:eastAsia="黑体" w:cs="Times New Roman"/>
          <w:bCs/>
          <w:szCs w:val="32"/>
        </w:rPr>
      </w:pPr>
      <w:del w:id="2562" w:author="user" w:date="2019-10-22T14:51:00Z">
        <w:r>
          <w:rPr>
            <w:rFonts w:ascii="Times New Roman" w:hAnsi="Times New Roman" w:cs="Times New Roman" w:eastAsia="黑体"/>
            <w:bCs/>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2565" w:author="user" w:date="2019-10-22T14:51:00Z"/>
          <w:rFonts w:ascii="Times New Roman" w:hAnsi="Times New Roman" w:eastAsia="黑体" w:cs="Times New Roman"/>
          <w:bCs/>
          <w:szCs w:val="32"/>
        </w:rPr>
      </w:pPr>
      <w:del w:id="2564" w:author="user" w:date="2019-10-22T14:51:00Z">
        <w:r>
          <w:rPr>
            <w:rFonts w:eastAsia="黑体" w:cs="Times New Roman" w:ascii="Times New Roman" w:hAnsi="Times New Roman"/>
            <w:bCs/>
            <w:szCs w:val="32"/>
          </w:rPr>
        </w:r>
      </w:del>
    </w:p>
    <w:p>
      <w:pPr>
        <w:pStyle w:val="Normal"/>
        <w:widowControl w:val="false"/>
        <w:overflowPunct w:val="false"/>
        <w:bidi w:val="0"/>
        <w:snapToGrid w:val="false"/>
        <w:spacing w:lineRule="exact" w:line="590"/>
        <w:ind w:firstLineChars="0" w:firstLine="0" w:startChars="0" w:start="0" w:endChars="200"/>
        <w:jc w:val="both"/>
        <w:rPr>
          <w:del w:id="2568" w:author="user" w:date="2019-10-22T14:51:00Z"/>
          <w:rFonts w:ascii="Times New Roman" w:hAnsi="Times New Roman" w:cs="Times New Roman"/>
          <w:szCs w:val="32"/>
        </w:rPr>
      </w:pPr>
      <w:del w:id="2566" w:author="user" w:date="2019-10-22T14:51:00Z">
        <w:r>
          <w:rPr>
            <w:rFonts w:ascii="Times New Roman" w:hAnsi="Times New Roman" w:cs="Times New Roman" w:eastAsia="黑体"/>
            <w:szCs w:val="32"/>
          </w:rPr>
          <w:delText>第一条</w:delText>
        </w:r>
      </w:del>
      <w:del w:id="2567" w:author="user" w:date="2019-10-22T14:51:00Z">
        <w:r>
          <w:rPr>
            <w:rFonts w:ascii="Times New Roman" w:hAnsi="Times New Roman" w:cs="Times New Roman"/>
            <w:szCs w:val="32"/>
          </w:rPr>
          <w:delText xml:space="preserve">  为了加强市容和环境卫生管理，建设整洁、优美、文明的宜居城市，根据有关法律、法规，结合本市实际，制定本条例。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2571" w:author="user" w:date="2019-10-22T14:51:00Z"/>
          <w:rFonts w:ascii="Times New Roman" w:hAnsi="Times New Roman" w:cs="Times New Roman"/>
          <w:szCs w:val="32"/>
        </w:rPr>
      </w:pPr>
      <w:del w:id="2569" w:author="user" w:date="2019-10-22T14:51:00Z">
        <w:r>
          <w:rPr>
            <w:rFonts w:ascii="Times New Roman" w:hAnsi="Times New Roman" w:cs="Times New Roman" w:eastAsia="黑体"/>
            <w:szCs w:val="32"/>
          </w:rPr>
          <w:delText>第二条</w:delText>
        </w:r>
      </w:del>
      <w:del w:id="2570" w:author="user" w:date="2019-10-22T14:51:00Z">
        <w:r>
          <w:rPr>
            <w:rFonts w:ascii="Times New Roman" w:hAnsi="Times New Roman" w:cs="Times New Roman"/>
            <w:szCs w:val="32"/>
          </w:rPr>
          <w:delText xml:space="preserve">  本条例适用于本市行政区域内的城市化地区。城市化地区的范围，由市、县级市人民政府公布。</w:delText>
        </w:r>
      </w:del>
    </w:p>
    <w:p>
      <w:pPr>
        <w:pStyle w:val="Normal"/>
        <w:widowControl w:val="false"/>
        <w:overflowPunct w:val="false"/>
        <w:bidi w:val="0"/>
        <w:snapToGrid w:val="false"/>
        <w:spacing w:lineRule="exact" w:line="590"/>
        <w:ind w:firstLineChars="0" w:firstLine="0" w:startChars="0" w:start="0" w:endChars="200"/>
        <w:jc w:val="both"/>
        <w:rPr>
          <w:del w:id="2574" w:author="user" w:date="2019-10-22T14:51:00Z"/>
          <w:rFonts w:ascii="Times New Roman" w:hAnsi="Times New Roman" w:cs="Times New Roman"/>
          <w:szCs w:val="32"/>
        </w:rPr>
      </w:pPr>
      <w:del w:id="2572" w:author="user" w:date="2019-10-22T14:51:00Z">
        <w:r>
          <w:rPr>
            <w:rFonts w:ascii="Times New Roman" w:hAnsi="Times New Roman" w:cs="Times New Roman" w:eastAsia="黑体"/>
            <w:szCs w:val="32"/>
          </w:rPr>
          <w:delText>第三条</w:delText>
        </w:r>
      </w:del>
      <w:del w:id="2573" w:author="user" w:date="2019-10-22T14:51:00Z">
        <w:r>
          <w:rPr>
            <w:rFonts w:ascii="Times New Roman" w:hAnsi="Times New Roman" w:cs="Times New Roman"/>
            <w:szCs w:val="32"/>
          </w:rPr>
          <w:delText xml:space="preserve">  市容和环境卫生管理工作坚持专业管理和群众监督、行政管理和市场机制运作相结合，实行统一领导、分级负责、属地管理、公众参与、社会监督的原则。</w:delText>
        </w:r>
      </w:del>
    </w:p>
    <w:p>
      <w:pPr>
        <w:pStyle w:val="Normal"/>
        <w:widowControl w:val="false"/>
        <w:overflowPunct w:val="false"/>
        <w:bidi w:val="0"/>
        <w:snapToGrid w:val="false"/>
        <w:spacing w:lineRule="exact" w:line="590"/>
        <w:ind w:firstLineChars="0" w:firstLine="0" w:startChars="0" w:start="0" w:endChars="200"/>
        <w:jc w:val="both"/>
        <w:rPr>
          <w:del w:id="2577" w:author="user" w:date="2019-10-22T14:51:00Z"/>
          <w:rFonts w:ascii="Times New Roman" w:hAnsi="Times New Roman" w:cs="Times New Roman"/>
          <w:szCs w:val="32"/>
        </w:rPr>
      </w:pPr>
      <w:del w:id="2575" w:author="user" w:date="2019-10-22T14:51:00Z">
        <w:r>
          <w:rPr>
            <w:rFonts w:ascii="Times New Roman" w:hAnsi="Times New Roman" w:cs="Times New Roman" w:eastAsia="黑体"/>
            <w:szCs w:val="32"/>
          </w:rPr>
          <w:delText>第四条</w:delText>
        </w:r>
      </w:del>
      <w:del w:id="2576" w:author="user" w:date="2019-10-22T14:51:00Z">
        <w:r>
          <w:rPr>
            <w:rFonts w:ascii="Times New Roman" w:hAnsi="Times New Roman" w:cs="Times New Roman"/>
            <w:szCs w:val="32"/>
          </w:rPr>
          <w:delText xml:space="preserve">  各级人民政府应当加强对市容和环境卫生管理工作的领导，将市容和环境卫生事业纳入国民经济和社会发展计划，建立健全以公共财政为基础的多元化投入机制，保证市容和环境卫生事业发展的需要。</w:delText>
        </w:r>
      </w:del>
    </w:p>
    <w:p>
      <w:pPr>
        <w:pStyle w:val="Normal"/>
        <w:widowControl w:val="false"/>
        <w:overflowPunct w:val="false"/>
        <w:bidi w:val="0"/>
        <w:snapToGrid w:val="false"/>
        <w:spacing w:lineRule="exact" w:line="590"/>
        <w:ind w:firstLineChars="0" w:firstLine="0" w:startChars="0" w:start="0" w:endChars="200"/>
        <w:jc w:val="both"/>
        <w:rPr>
          <w:del w:id="2580" w:author="user" w:date="2019-10-22T14:51:00Z"/>
          <w:rFonts w:ascii="Times New Roman" w:hAnsi="Times New Roman" w:cs="Times New Roman"/>
          <w:szCs w:val="32"/>
        </w:rPr>
      </w:pPr>
      <w:del w:id="2578" w:author="user" w:date="2019-10-22T14:51:00Z">
        <w:r>
          <w:rPr>
            <w:rFonts w:ascii="Times New Roman" w:hAnsi="Times New Roman" w:cs="Times New Roman" w:eastAsia="黑体"/>
            <w:szCs w:val="32"/>
          </w:rPr>
          <w:delText>第五条</w:delText>
        </w:r>
      </w:del>
      <w:del w:id="2579" w:author="user" w:date="2019-10-22T14:51:00Z">
        <w:r>
          <w:rPr>
            <w:rFonts w:ascii="Times New Roman" w:hAnsi="Times New Roman" w:cs="Times New Roman"/>
            <w:szCs w:val="32"/>
          </w:rPr>
          <w:delText xml:space="preserve">  市、县级市、区人民政府设立的城市管理委员会为议事协调机构，负责对城市管理重大事项进行组织、协调和指导。</w:delText>
        </w:r>
      </w:del>
    </w:p>
    <w:p>
      <w:pPr>
        <w:pStyle w:val="Normal"/>
        <w:widowControl w:val="false"/>
        <w:overflowPunct w:val="false"/>
        <w:bidi w:val="0"/>
        <w:snapToGrid w:val="false"/>
        <w:spacing w:lineRule="exact" w:line="590"/>
        <w:ind w:firstLineChars="0" w:firstLine="0" w:startChars="0" w:start="0" w:endChars="200"/>
        <w:jc w:val="both"/>
        <w:rPr>
          <w:del w:id="2582" w:author="user" w:date="2019-10-22T14:51:00Z"/>
          <w:rFonts w:ascii="Times New Roman" w:hAnsi="Times New Roman" w:cs="Times New Roman"/>
          <w:szCs w:val="32"/>
        </w:rPr>
      </w:pPr>
      <w:del w:id="2581" w:author="user" w:date="2019-10-22T14:51:00Z">
        <w:r>
          <w:rPr>
            <w:rFonts w:ascii="Times New Roman" w:hAnsi="Times New Roman" w:cs="Times New Roman"/>
            <w:szCs w:val="32"/>
          </w:rPr>
          <w:delText>城市管理委员会的组成形式和议事制度由同级人民政府决定。</w:delText>
        </w:r>
      </w:del>
    </w:p>
    <w:p>
      <w:pPr>
        <w:pStyle w:val="Normal"/>
        <w:widowControl w:val="false"/>
        <w:overflowPunct w:val="false"/>
        <w:bidi w:val="0"/>
        <w:snapToGrid w:val="false"/>
        <w:spacing w:lineRule="exact" w:line="590"/>
        <w:ind w:firstLineChars="0" w:firstLine="0" w:startChars="0" w:start="0" w:endChars="200"/>
        <w:jc w:val="both"/>
        <w:rPr>
          <w:del w:id="2585" w:author="user" w:date="2019-10-22T14:51:00Z"/>
          <w:rFonts w:ascii="Times New Roman" w:hAnsi="Times New Roman" w:cs="Times New Roman"/>
          <w:szCs w:val="32"/>
        </w:rPr>
      </w:pPr>
      <w:del w:id="2583" w:author="user" w:date="2019-10-22T14:51:00Z">
        <w:r>
          <w:rPr>
            <w:rFonts w:ascii="Times New Roman" w:hAnsi="Times New Roman" w:cs="Times New Roman" w:eastAsia="黑体"/>
            <w:szCs w:val="32"/>
          </w:rPr>
          <w:delText>第六条</w:delText>
        </w:r>
      </w:del>
      <w:del w:id="2584" w:author="user" w:date="2019-10-22T14:51:00Z">
        <w:r>
          <w:rPr>
            <w:rFonts w:ascii="Times New Roman" w:hAnsi="Times New Roman" w:cs="Times New Roman"/>
            <w:szCs w:val="32"/>
          </w:rPr>
          <w:delText xml:space="preserve">  市、县级市、区城市管理行政主管部门按照职责分工，主管本行政区域内市容和环境卫生管理工作。</w:delText>
        </w:r>
      </w:del>
    </w:p>
    <w:p>
      <w:pPr>
        <w:pStyle w:val="Normal"/>
        <w:widowControl w:val="false"/>
        <w:overflowPunct w:val="false"/>
        <w:bidi w:val="0"/>
        <w:snapToGrid w:val="false"/>
        <w:spacing w:lineRule="exact" w:line="590"/>
        <w:ind w:firstLineChars="0" w:firstLine="0" w:startChars="0" w:start="0" w:endChars="200"/>
        <w:jc w:val="both"/>
        <w:rPr>
          <w:del w:id="2587" w:author="user" w:date="2019-10-22T14:51:00Z"/>
          <w:rFonts w:ascii="Times New Roman" w:hAnsi="Times New Roman" w:cs="Times New Roman"/>
          <w:szCs w:val="32"/>
        </w:rPr>
      </w:pPr>
      <w:del w:id="2586" w:author="user" w:date="2019-10-22T14:51:00Z">
        <w:r>
          <w:rPr>
            <w:rFonts w:ascii="Times New Roman" w:hAnsi="Times New Roman" w:cs="Times New Roman"/>
            <w:szCs w:val="32"/>
          </w:rPr>
          <w:delText>城市管理综合行政执法部门具体负责市容和环境卫生的行政执法工作。实行相对集中行政处罚权的，按照国家、省、市有关规定执行。</w:delText>
        </w:r>
      </w:del>
    </w:p>
    <w:p>
      <w:pPr>
        <w:pStyle w:val="Normal"/>
        <w:widowControl w:val="false"/>
        <w:overflowPunct w:val="false"/>
        <w:bidi w:val="0"/>
        <w:snapToGrid w:val="false"/>
        <w:spacing w:lineRule="exact" w:line="590"/>
        <w:ind w:firstLineChars="0" w:firstLine="0" w:startChars="0" w:start="0" w:endChars="200"/>
        <w:jc w:val="both"/>
        <w:rPr>
          <w:del w:id="2589" w:author="user" w:date="2019-10-22T14:51:00Z"/>
          <w:rFonts w:ascii="Times New Roman" w:hAnsi="Times New Roman" w:cs="Times New Roman"/>
          <w:szCs w:val="32"/>
        </w:rPr>
      </w:pPr>
      <w:del w:id="2588" w:author="user" w:date="2019-10-22T14:51:00Z">
        <w:r>
          <w:rPr>
            <w:rFonts w:ascii="Times New Roman" w:hAnsi="Times New Roman" w:cs="Times New Roman"/>
            <w:szCs w:val="32"/>
          </w:rPr>
          <w:delText>环境卫生管理机构依照法定职责负责环境卫生日常管理工作。</w:delText>
        </w:r>
      </w:del>
    </w:p>
    <w:p>
      <w:pPr>
        <w:pStyle w:val="Normal"/>
        <w:widowControl w:val="false"/>
        <w:overflowPunct w:val="false"/>
        <w:bidi w:val="0"/>
        <w:snapToGrid w:val="false"/>
        <w:spacing w:lineRule="exact" w:line="590"/>
        <w:ind w:firstLineChars="0" w:firstLine="0" w:startChars="0" w:start="0" w:endChars="200"/>
        <w:jc w:val="both"/>
        <w:rPr>
          <w:del w:id="2592" w:author="user" w:date="2019-10-22T14:51:00Z"/>
          <w:rFonts w:ascii="Times New Roman" w:hAnsi="Times New Roman" w:cs="Times New Roman"/>
          <w:szCs w:val="32"/>
        </w:rPr>
      </w:pPr>
      <w:del w:id="2590" w:author="user" w:date="2019-10-22T14:51:00Z">
        <w:r>
          <w:rPr>
            <w:rFonts w:ascii="Times New Roman" w:hAnsi="Times New Roman" w:cs="Times New Roman" w:eastAsia="黑体"/>
            <w:szCs w:val="32"/>
          </w:rPr>
          <w:delText>第七条</w:delText>
        </w:r>
      </w:del>
      <w:del w:id="2591" w:author="user" w:date="2019-10-22T14:51:00Z">
        <w:r>
          <w:rPr>
            <w:rFonts w:ascii="Times New Roman" w:hAnsi="Times New Roman" w:cs="Times New Roman"/>
            <w:szCs w:val="32"/>
          </w:rPr>
          <w:delText xml:space="preserve">  自然资源规划、住房城乡建设、公安、市场监管、市政园林、生态环境、卫生健康、交通运输等行政主管部门，按照各自的职责，协同做好市容和环境卫生管理工作。</w:delText>
        </w:r>
      </w:del>
    </w:p>
    <w:p>
      <w:pPr>
        <w:pStyle w:val="Normal"/>
        <w:widowControl w:val="false"/>
        <w:overflowPunct w:val="false"/>
        <w:bidi w:val="0"/>
        <w:snapToGrid w:val="false"/>
        <w:spacing w:lineRule="exact" w:line="590"/>
        <w:ind w:firstLineChars="0" w:firstLine="0" w:startChars="0" w:start="0" w:endChars="200"/>
        <w:jc w:val="both"/>
        <w:rPr>
          <w:del w:id="2596" w:author="user" w:date="2019-10-22T14:51:00Z"/>
          <w:rFonts w:ascii="Times New Roman" w:hAnsi="Times New Roman" w:cs="Times New Roman"/>
          <w:szCs w:val="32"/>
        </w:rPr>
      </w:pPr>
      <w:del w:id="2593" w:author="user" w:date="2019-10-22T14:51:00Z">
        <w:r>
          <w:rPr>
            <w:rFonts w:ascii="Times New Roman" w:hAnsi="Times New Roman" w:cs="Times New Roman" w:eastAsia="黑体"/>
            <w:szCs w:val="32"/>
          </w:rPr>
          <w:delText>第八条</w:delText>
        </w:r>
      </w:del>
      <w:del w:id="2594" w:author="user" w:date="2019-10-22T14:51:00Z">
        <w:r>
          <w:rPr>
            <w:rFonts w:ascii="Times New Roman" w:hAnsi="Times New Roman" w:cs="Times New Roman"/>
            <w:szCs w:val="32"/>
          </w:rPr>
          <w:delText xml:space="preserve">  市容和环境卫生工作实行数字化管理，建立统一的</w:delText>
        </w:r>
      </w:del>
      <w:del w:id="2595" w:author="user" w:date="2019-10-22T14:51:00Z">
        <w:r>
          <w:rPr>
            <w:rFonts w:ascii="Times New Roman" w:hAnsi="Times New Roman" w:cs="Times New Roman"/>
            <w:spacing w:val="6"/>
            <w:szCs w:val="32"/>
          </w:rPr>
          <w:delText>城市管理信息系统，实现资源整合和信息共享，提高城市管理效能。</w:delText>
        </w:r>
      </w:del>
    </w:p>
    <w:p>
      <w:pPr>
        <w:pStyle w:val="Normal"/>
        <w:widowControl w:val="false"/>
        <w:overflowPunct w:val="false"/>
        <w:bidi w:val="0"/>
        <w:snapToGrid w:val="false"/>
        <w:spacing w:lineRule="exact" w:line="590"/>
        <w:ind w:firstLineChars="0" w:firstLine="0" w:startChars="0" w:start="0" w:endChars="200"/>
        <w:jc w:val="both"/>
        <w:rPr>
          <w:del w:id="2599" w:author="user" w:date="2019-10-22T14:51:00Z"/>
          <w:rFonts w:ascii="Times New Roman" w:hAnsi="Times New Roman" w:cs="Times New Roman"/>
          <w:szCs w:val="32"/>
        </w:rPr>
      </w:pPr>
      <w:del w:id="2597" w:author="user" w:date="2019-10-22T14:51:00Z">
        <w:r>
          <w:rPr>
            <w:rFonts w:ascii="Times New Roman" w:hAnsi="Times New Roman" w:cs="Times New Roman" w:eastAsia="黑体"/>
            <w:szCs w:val="32"/>
          </w:rPr>
          <w:delText>第九条</w:delText>
        </w:r>
      </w:del>
      <w:del w:id="2598" w:author="user" w:date="2019-10-22T14:51:00Z">
        <w:r>
          <w:rPr>
            <w:rFonts w:ascii="Times New Roman" w:hAnsi="Times New Roman" w:cs="Times New Roman"/>
            <w:szCs w:val="32"/>
          </w:rPr>
          <w:delText xml:space="preserve">  任何单位和个人有享受整洁、优美城市环境的权利，对损害市容和环境卫生的行为有权劝阻和举报。</w:delText>
        </w:r>
      </w:del>
    </w:p>
    <w:p>
      <w:pPr>
        <w:pStyle w:val="Normal"/>
        <w:widowControl w:val="false"/>
        <w:overflowPunct w:val="false"/>
        <w:bidi w:val="0"/>
        <w:snapToGrid w:val="false"/>
        <w:spacing w:lineRule="exact" w:line="590"/>
        <w:ind w:firstLineChars="0" w:firstLine="0" w:startChars="0" w:start="0" w:endChars="200"/>
        <w:jc w:val="both"/>
        <w:rPr>
          <w:del w:id="2601" w:author="user" w:date="2019-10-22T14:51:00Z"/>
          <w:rFonts w:ascii="Times New Roman" w:hAnsi="Times New Roman" w:cs="Times New Roman"/>
          <w:szCs w:val="32"/>
        </w:rPr>
      </w:pPr>
      <w:del w:id="2600" w:author="user" w:date="2019-10-22T14:51:00Z">
        <w:r>
          <w:rPr>
            <w:rFonts w:ascii="Times New Roman" w:hAnsi="Times New Roman" w:cs="Times New Roman"/>
            <w:szCs w:val="32"/>
          </w:rPr>
          <w:delText>鼓励单位和个人参加市容和环境卫生公益活动。</w:delText>
        </w:r>
      </w:del>
    </w:p>
    <w:p>
      <w:pPr>
        <w:pStyle w:val="Normal"/>
        <w:widowControl w:val="false"/>
        <w:overflowPunct w:val="false"/>
        <w:bidi w:val="0"/>
        <w:snapToGrid w:val="false"/>
        <w:spacing w:lineRule="exact" w:line="590"/>
        <w:ind w:firstLineChars="0" w:firstLine="0" w:startChars="0" w:start="0" w:endChars="200"/>
        <w:jc w:val="both"/>
        <w:rPr>
          <w:del w:id="2603" w:author="user" w:date="2019-10-22T14:51:00Z"/>
          <w:rFonts w:ascii="Times New Roman" w:hAnsi="Times New Roman" w:cs="Times New Roman"/>
          <w:szCs w:val="32"/>
        </w:rPr>
      </w:pPr>
      <w:del w:id="2602" w:author="user" w:date="2019-10-22T14:51:00Z">
        <w:r>
          <w:rPr>
            <w:rFonts w:ascii="Times New Roman" w:hAnsi="Times New Roman" w:cs="Times New Roman"/>
            <w:szCs w:val="32"/>
          </w:rPr>
          <w:delText>对在市容和环境卫生工作中取得突出成绩的单位和个人，各级人民政府应当给予表彰和奖励。</w:delText>
        </w:r>
      </w:del>
    </w:p>
    <w:p>
      <w:pPr>
        <w:pStyle w:val="Normal"/>
        <w:widowControl w:val="false"/>
        <w:overflowPunct w:val="false"/>
        <w:bidi w:val="0"/>
        <w:snapToGrid w:val="false"/>
        <w:spacing w:lineRule="exact" w:line="590"/>
        <w:ind w:firstLineChars="0" w:firstLine="0" w:startChars="0" w:start="0" w:endChars="200"/>
        <w:jc w:val="both"/>
        <w:rPr>
          <w:del w:id="2605" w:author="user" w:date="2019-10-22T14:51:00Z"/>
          <w:rFonts w:ascii="Times New Roman" w:hAnsi="Times New Roman" w:eastAsia="黑体" w:cs="Times New Roman"/>
          <w:bCs/>
          <w:szCs w:val="32"/>
        </w:rPr>
      </w:pPr>
      <w:del w:id="2604" w:author="user" w:date="2019-10-22T14:51:00Z">
        <w:r>
          <w:rPr>
            <w:rFonts w:eastAsia="黑体" w:cs="Times New Roman" w:ascii="Times New Roman" w:hAnsi="Times New Roman"/>
            <w:bCs/>
            <w:szCs w:val="32"/>
          </w:rPr>
        </w:r>
      </w:del>
    </w:p>
    <w:p>
      <w:pPr>
        <w:pStyle w:val="Normal"/>
        <w:ind w:endChars="0" w:end="0"/>
        <w:jc w:val="both"/>
        <w:rPr>
          <w:del w:id="2607" w:author="user" w:date="2019-10-22T14:51:00Z"/>
          <w:rFonts w:ascii="Times New Roman" w:hAnsi="Times New Roman" w:eastAsia="黑体" w:cs="Times New Roman"/>
          <w:bCs/>
          <w:szCs w:val="32"/>
        </w:rPr>
      </w:pPr>
      <w:del w:id="2606" w:author="user" w:date="2019-10-22T14:51:00Z">
        <w:r>
          <w:rPr>
            <w:rFonts w:ascii="Times New Roman" w:hAnsi="Times New Roman" w:cs="Times New Roman" w:eastAsia="黑体"/>
            <w:bCs/>
            <w:szCs w:val="32"/>
          </w:rPr>
          <w:delText>第二章  市容和环境卫生责任区制度</w:delText>
        </w:r>
      </w:del>
    </w:p>
    <w:p>
      <w:pPr>
        <w:pStyle w:val="Normal"/>
        <w:ind w:endChars="0" w:end="0"/>
        <w:jc w:val="both"/>
        <w:rPr>
          <w:del w:id="2609" w:author="user" w:date="2019-10-22T14:51:00Z"/>
          <w:rFonts w:ascii="Times New Roman" w:hAnsi="Times New Roman" w:eastAsia="黑体" w:cs="Times New Roman"/>
          <w:bCs/>
          <w:szCs w:val="32"/>
        </w:rPr>
      </w:pPr>
      <w:del w:id="2608" w:author="user" w:date="2019-10-22T14:51:00Z">
        <w:r>
          <w:rPr>
            <w:rFonts w:eastAsia="黑体" w:cs="Times New Roman" w:ascii="Times New Roman" w:hAnsi="Times New Roman"/>
            <w:bCs/>
            <w:szCs w:val="32"/>
          </w:rPr>
        </w:r>
      </w:del>
    </w:p>
    <w:p>
      <w:pPr>
        <w:pStyle w:val="Normal"/>
        <w:ind w:endChars="0" w:end="0"/>
        <w:rPr>
          <w:del w:id="2612" w:author="user" w:date="2019-10-22T14:51:00Z"/>
          <w:rFonts w:ascii="Times New Roman" w:hAnsi="Times New Roman" w:cs="Times New Roman"/>
          <w:szCs w:val="32"/>
        </w:rPr>
      </w:pPr>
      <w:del w:id="2610" w:author="user" w:date="2019-10-22T14:51:00Z">
        <w:r>
          <w:rPr>
            <w:rFonts w:ascii="Times New Roman" w:hAnsi="Times New Roman" w:cs="Times New Roman" w:eastAsia="黑体"/>
            <w:szCs w:val="32"/>
          </w:rPr>
          <w:delText>第十条</w:delText>
        </w:r>
      </w:del>
      <w:del w:id="2611" w:author="user" w:date="2019-10-22T14:51:00Z">
        <w:r>
          <w:rPr>
            <w:rFonts w:ascii="Times New Roman" w:hAnsi="Times New Roman" w:cs="Times New Roman"/>
            <w:szCs w:val="32"/>
          </w:rPr>
          <w:delText xml:space="preserve">  市容和环境卫生工作实行责任区制度。</w:delText>
        </w:r>
      </w:del>
    </w:p>
    <w:p>
      <w:pPr>
        <w:pStyle w:val="Normal"/>
        <w:ind w:endChars="0" w:end="0"/>
        <w:rPr>
          <w:del w:id="2614" w:author="user" w:date="2019-10-22T14:51:00Z"/>
          <w:rFonts w:ascii="Times New Roman" w:hAnsi="Times New Roman" w:cs="Times New Roman"/>
          <w:szCs w:val="32"/>
        </w:rPr>
      </w:pPr>
      <w:del w:id="2613" w:author="user" w:date="2019-10-22T14:51:00Z">
        <w:r>
          <w:rPr>
            <w:rFonts w:ascii="Times New Roman" w:hAnsi="Times New Roman" w:cs="Times New Roman"/>
            <w:szCs w:val="32"/>
          </w:rPr>
          <w:delText>责任区是指单位、个人所有、使用或者管理的建筑物、构筑物以及其他设施、场所的土地使用权范围以及管理范围。</w:delText>
        </w:r>
      </w:del>
    </w:p>
    <w:p>
      <w:pPr>
        <w:pStyle w:val="Normal"/>
        <w:ind w:endChars="0" w:end="0"/>
        <w:rPr>
          <w:del w:id="2617" w:author="user" w:date="2019-10-22T14:51:00Z"/>
          <w:rFonts w:ascii="Times New Roman" w:hAnsi="Times New Roman" w:cs="Times New Roman"/>
          <w:szCs w:val="32"/>
        </w:rPr>
      </w:pPr>
      <w:del w:id="2615" w:author="user" w:date="2019-10-22T14:51:00Z">
        <w:r>
          <w:rPr>
            <w:rFonts w:ascii="Times New Roman" w:hAnsi="Times New Roman" w:cs="Times New Roman" w:eastAsia="黑体"/>
            <w:szCs w:val="32"/>
          </w:rPr>
          <w:delText>第十一条</w:delText>
        </w:r>
      </w:del>
      <w:del w:id="2616" w:author="user" w:date="2019-10-22T14:51:00Z">
        <w:r>
          <w:rPr>
            <w:rFonts w:ascii="Times New Roman" w:hAnsi="Times New Roman" w:cs="Times New Roman"/>
            <w:szCs w:val="32"/>
          </w:rPr>
          <w:delText xml:space="preserve">  建筑物、构筑物或者其他设施、场所的所有权人是市容和环境卫生责任人。所有权人、使用人、管理人之间约定管理责任的，从其约定。</w:delText>
        </w:r>
      </w:del>
    </w:p>
    <w:p>
      <w:pPr>
        <w:pStyle w:val="Normal"/>
        <w:ind w:endChars="0" w:end="0"/>
        <w:rPr>
          <w:del w:id="2619" w:author="user" w:date="2019-10-22T14:51:00Z"/>
          <w:rFonts w:ascii="Times New Roman" w:hAnsi="Times New Roman" w:cs="Times New Roman"/>
          <w:szCs w:val="32"/>
        </w:rPr>
      </w:pPr>
      <w:del w:id="2618" w:author="user" w:date="2019-10-22T14:51:00Z">
        <w:r>
          <w:rPr>
            <w:rFonts w:ascii="Times New Roman" w:hAnsi="Times New Roman" w:cs="Times New Roman"/>
            <w:szCs w:val="32"/>
          </w:rPr>
          <w:delText>市容和环境卫生责任区的责任人按照下列规定确定：</w:delText>
        </w:r>
      </w:del>
    </w:p>
    <w:p>
      <w:pPr>
        <w:pStyle w:val="Normal"/>
        <w:ind w:endChars="0" w:end="0"/>
        <w:rPr>
          <w:del w:id="2621" w:author="user" w:date="2019-10-22T14:51:00Z"/>
          <w:rFonts w:ascii="Times New Roman" w:hAnsi="Times New Roman" w:cs="Times New Roman"/>
          <w:szCs w:val="32"/>
        </w:rPr>
      </w:pPr>
      <w:del w:id="2620" w:author="user" w:date="2019-10-22T14:51:00Z">
        <w:r>
          <w:rPr>
            <w:rFonts w:ascii="Times New Roman" w:hAnsi="Times New Roman" w:cs="Times New Roman"/>
            <w:szCs w:val="32"/>
          </w:rPr>
          <w:delText>（一）街巷、住宅小区，由镇人民政府或者街道办事处负责，实行物业管理的，由物业服务企业负责；</w:delText>
        </w:r>
      </w:del>
    </w:p>
    <w:p>
      <w:pPr>
        <w:pStyle w:val="Normal"/>
        <w:ind w:endChars="0" w:end="0"/>
        <w:rPr>
          <w:del w:id="2623" w:author="user" w:date="2019-10-22T14:51:00Z"/>
          <w:rFonts w:ascii="Times New Roman" w:hAnsi="Times New Roman" w:cs="Times New Roman"/>
          <w:szCs w:val="32"/>
        </w:rPr>
      </w:pPr>
      <w:del w:id="2622" w:author="user" w:date="2019-10-22T14:51:00Z">
        <w:r>
          <w:rPr>
            <w:rFonts w:ascii="Times New Roman" w:hAnsi="Times New Roman" w:cs="Times New Roman"/>
            <w:szCs w:val="32"/>
          </w:rPr>
          <w:delText>（二）道路、桥梁、地下通道、公共广场、公共绿地、公共水域、公共厕所等城市公共区域，由市、县级市、区人民政府依法确定的主管部门负责；</w:delText>
        </w:r>
      </w:del>
    </w:p>
    <w:p>
      <w:pPr>
        <w:pStyle w:val="Normal"/>
        <w:ind w:endChars="0" w:end="0"/>
        <w:rPr>
          <w:del w:id="2625" w:author="user" w:date="2019-10-22T14:51:00Z"/>
          <w:rFonts w:ascii="Times New Roman" w:hAnsi="Times New Roman" w:cs="Times New Roman"/>
          <w:szCs w:val="32"/>
        </w:rPr>
      </w:pPr>
      <w:del w:id="2624" w:author="user" w:date="2019-10-22T14:51:00Z">
        <w:r>
          <w:rPr>
            <w:rFonts w:ascii="Times New Roman" w:hAnsi="Times New Roman" w:cs="Times New Roman"/>
            <w:szCs w:val="32"/>
          </w:rPr>
          <w:delText>（三）河道、湖泊等水域及岸线，由市、县级市、区人民政府依法确定的主管部门负责；</w:delText>
        </w:r>
      </w:del>
    </w:p>
    <w:p>
      <w:pPr>
        <w:pStyle w:val="Normal"/>
        <w:ind w:endChars="0" w:end="0"/>
        <w:rPr>
          <w:del w:id="2627" w:author="user" w:date="2019-10-22T14:51:00Z"/>
          <w:rFonts w:ascii="Times New Roman" w:hAnsi="Times New Roman" w:cs="Times New Roman"/>
          <w:szCs w:val="32"/>
        </w:rPr>
      </w:pPr>
      <w:del w:id="2626" w:author="user" w:date="2019-10-22T14:51:00Z">
        <w:r>
          <w:rPr>
            <w:rFonts w:ascii="Times New Roman" w:hAnsi="Times New Roman" w:cs="Times New Roman"/>
            <w:szCs w:val="32"/>
          </w:rPr>
          <w:delText xml:space="preserve">（四）公路、铁路、机场、地铁、轻轨、隧道、车站、码头、停车场、公交始末站点及其管理范围，由经营、管理单位负责； </w:delText>
        </w:r>
      </w:del>
    </w:p>
    <w:p>
      <w:pPr>
        <w:pStyle w:val="Normal"/>
        <w:ind w:endChars="0" w:end="0"/>
        <w:rPr>
          <w:del w:id="2629" w:author="user" w:date="2019-10-22T14:51:00Z"/>
          <w:rFonts w:ascii="Times New Roman" w:hAnsi="Times New Roman" w:cs="Times New Roman"/>
          <w:szCs w:val="32"/>
        </w:rPr>
      </w:pPr>
      <w:del w:id="2628" w:author="user" w:date="2019-10-22T14:51:00Z">
        <w:r>
          <w:rPr>
            <w:rFonts w:ascii="Times New Roman" w:hAnsi="Times New Roman" w:cs="Times New Roman"/>
            <w:szCs w:val="32"/>
          </w:rPr>
          <w:delText>（五）文化、体育、娱乐、游览等公共场所，由经营、管理单位负责；</w:delText>
        </w:r>
      </w:del>
    </w:p>
    <w:p>
      <w:pPr>
        <w:pStyle w:val="Normal"/>
        <w:ind w:endChars="0" w:end="0"/>
        <w:rPr>
          <w:del w:id="2631" w:author="user" w:date="2019-10-22T14:51:00Z"/>
          <w:rFonts w:ascii="Times New Roman" w:hAnsi="Times New Roman" w:cs="Times New Roman"/>
          <w:szCs w:val="32"/>
        </w:rPr>
      </w:pPr>
      <w:del w:id="2630" w:author="user" w:date="2019-10-22T14:51:00Z">
        <w:r>
          <w:rPr>
            <w:rFonts w:ascii="Times New Roman" w:hAnsi="Times New Roman" w:cs="Times New Roman"/>
            <w:szCs w:val="32"/>
          </w:rPr>
          <w:delText>（六）商品交易市场、展览展销场所、商场、宾馆、饭店等场所，由经营、管理单位负责；</w:delText>
        </w:r>
      </w:del>
    </w:p>
    <w:p>
      <w:pPr>
        <w:pStyle w:val="Normal"/>
        <w:ind w:endChars="0" w:end="0"/>
        <w:rPr>
          <w:del w:id="2633" w:author="user" w:date="2019-10-22T14:51:00Z"/>
          <w:rFonts w:ascii="Times New Roman" w:hAnsi="Times New Roman" w:cs="Times New Roman"/>
          <w:szCs w:val="32"/>
        </w:rPr>
      </w:pPr>
      <w:del w:id="2632" w:author="user" w:date="2019-10-22T14:51:00Z">
        <w:r>
          <w:rPr>
            <w:rFonts w:ascii="Times New Roman" w:hAnsi="Times New Roman" w:cs="Times New Roman"/>
            <w:szCs w:val="32"/>
          </w:rPr>
          <w:delText>（七）机关、团体、部队、学校、医院等单位以及厂矿企业的管理区域，由本单位负责；</w:delText>
        </w:r>
      </w:del>
    </w:p>
    <w:p>
      <w:pPr>
        <w:pStyle w:val="Normal"/>
        <w:ind w:endChars="0" w:end="0"/>
        <w:rPr>
          <w:del w:id="2635" w:author="user" w:date="2019-10-22T14:51:00Z"/>
          <w:rFonts w:ascii="Times New Roman" w:hAnsi="Times New Roman" w:cs="Times New Roman"/>
          <w:szCs w:val="32"/>
        </w:rPr>
      </w:pPr>
      <w:del w:id="2634" w:author="user" w:date="2019-10-22T14:51:00Z">
        <w:r>
          <w:rPr>
            <w:rFonts w:ascii="Times New Roman" w:hAnsi="Times New Roman" w:cs="Times New Roman"/>
            <w:szCs w:val="32"/>
          </w:rPr>
          <w:delText>（八）建设工程的施工现场由施工单位负责，尚未开工的建设工程用地由建设单位负责；</w:delText>
        </w:r>
      </w:del>
    </w:p>
    <w:p>
      <w:pPr>
        <w:pStyle w:val="Normal"/>
        <w:ind w:endChars="0" w:end="0"/>
        <w:rPr>
          <w:del w:id="2637" w:author="user" w:date="2019-10-22T14:51:00Z"/>
          <w:rFonts w:ascii="Times New Roman" w:hAnsi="Times New Roman" w:cs="Times New Roman"/>
          <w:szCs w:val="32"/>
        </w:rPr>
      </w:pPr>
      <w:del w:id="2636" w:author="user" w:date="2019-10-22T14:51:00Z">
        <w:r>
          <w:rPr>
            <w:rFonts w:ascii="Times New Roman" w:hAnsi="Times New Roman" w:cs="Times New Roman"/>
            <w:szCs w:val="32"/>
          </w:rPr>
          <w:delText>（九）风景名胜区、保税区、科学园区、独立工业区和经济开发区内的公共区域，由管理单位负责。</w:delText>
        </w:r>
      </w:del>
    </w:p>
    <w:p>
      <w:pPr>
        <w:pStyle w:val="Normal"/>
        <w:ind w:endChars="0" w:end="0"/>
        <w:rPr>
          <w:del w:id="2640" w:author="user" w:date="2019-10-22T14:51:00Z"/>
          <w:rFonts w:ascii="Times New Roman" w:hAnsi="Times New Roman" w:cs="Times New Roman"/>
          <w:szCs w:val="32"/>
        </w:rPr>
      </w:pPr>
      <w:del w:id="2638" w:author="user" w:date="2019-10-22T14:51:00Z">
        <w:r>
          <w:rPr>
            <w:rFonts w:ascii="Times New Roman" w:hAnsi="Times New Roman" w:cs="Times New Roman"/>
            <w:spacing w:val="-6"/>
            <w:szCs w:val="32"/>
          </w:rPr>
          <w:delText>除前款规定外，市容和环境卫生责任人不明确的，由所在地的城市管理行政主管部门确定；行政辖区的接壤地区责任人不明确或者对责任人的确定存在争议的，由市城市管理行政主管部门确定</w:delText>
        </w:r>
      </w:del>
      <w:del w:id="2639" w:author="user" w:date="2019-10-22T14:51:00Z">
        <w:r>
          <w:rPr>
            <w:rFonts w:ascii="Times New Roman" w:hAnsi="Times New Roman" w:cs="Times New Roman"/>
            <w:szCs w:val="32"/>
          </w:rPr>
          <w:delText>。</w:delText>
        </w:r>
      </w:del>
    </w:p>
    <w:p>
      <w:pPr>
        <w:pStyle w:val="Normal"/>
        <w:ind w:endChars="0" w:end="0"/>
        <w:rPr>
          <w:del w:id="2643" w:author="user" w:date="2019-10-22T14:51:00Z"/>
          <w:rFonts w:ascii="Times New Roman" w:hAnsi="Times New Roman" w:cs="Times New Roman"/>
          <w:szCs w:val="32"/>
        </w:rPr>
      </w:pPr>
      <w:del w:id="2641" w:author="user" w:date="2019-10-22T14:51:00Z">
        <w:r>
          <w:rPr>
            <w:rFonts w:ascii="Times New Roman" w:hAnsi="Times New Roman" w:cs="Times New Roman" w:eastAsia="黑体"/>
            <w:szCs w:val="32"/>
          </w:rPr>
          <w:delText>第十二条</w:delText>
        </w:r>
      </w:del>
      <w:del w:id="2642" w:author="user" w:date="2019-10-22T14:51:00Z">
        <w:r>
          <w:rPr>
            <w:rFonts w:ascii="Times New Roman" w:hAnsi="Times New Roman" w:cs="Times New Roman"/>
            <w:szCs w:val="32"/>
          </w:rPr>
          <w:delText xml:space="preserve">  县级市、区人民政府应当与市容和环境卫生责任人签订市容和环境卫生责任书，并监督其履行。</w:delText>
        </w:r>
      </w:del>
    </w:p>
    <w:p>
      <w:pPr>
        <w:pStyle w:val="Normal"/>
        <w:ind w:endChars="0" w:end="0"/>
        <w:rPr>
          <w:del w:id="2645" w:author="user" w:date="2019-10-22T14:51:00Z"/>
          <w:rFonts w:ascii="Times New Roman" w:hAnsi="Times New Roman" w:cs="Times New Roman"/>
          <w:szCs w:val="32"/>
        </w:rPr>
      </w:pPr>
      <w:del w:id="2644" w:author="user" w:date="2019-10-22T14:51:00Z">
        <w:r>
          <w:rPr>
            <w:rFonts w:ascii="Times New Roman" w:hAnsi="Times New Roman" w:cs="Times New Roman"/>
            <w:szCs w:val="32"/>
          </w:rPr>
          <w:delText>市容和环境卫生责任人应当履行下列责任：</w:delText>
        </w:r>
      </w:del>
    </w:p>
    <w:p>
      <w:pPr>
        <w:pStyle w:val="Normal"/>
        <w:ind w:endChars="0" w:end="0"/>
        <w:rPr>
          <w:del w:id="2647" w:author="user" w:date="2019-10-22T14:51:00Z"/>
          <w:rFonts w:ascii="Times New Roman" w:hAnsi="Times New Roman" w:cs="Times New Roman"/>
          <w:szCs w:val="32"/>
        </w:rPr>
      </w:pPr>
      <w:del w:id="2646" w:author="user" w:date="2019-10-22T14:51:00Z">
        <w:r>
          <w:rPr>
            <w:rFonts w:ascii="Times New Roman" w:hAnsi="Times New Roman" w:cs="Times New Roman"/>
            <w:szCs w:val="32"/>
          </w:rPr>
          <w:delText>（一）保持市容整洁，无乱停车、乱设摊、乱搭建、乱张贴、乱涂写、乱刻画、乱吊挂、乱堆放等行为；</w:delText>
        </w:r>
      </w:del>
    </w:p>
    <w:p>
      <w:pPr>
        <w:pStyle w:val="Normal"/>
        <w:ind w:endChars="0" w:end="0"/>
        <w:rPr>
          <w:del w:id="2649" w:author="user" w:date="2019-10-22T14:51:00Z"/>
          <w:rFonts w:ascii="Times New Roman" w:hAnsi="Times New Roman" w:cs="Times New Roman"/>
          <w:szCs w:val="32"/>
        </w:rPr>
      </w:pPr>
      <w:del w:id="2648" w:author="user" w:date="2019-10-22T14:51:00Z">
        <w:r>
          <w:rPr>
            <w:rFonts w:ascii="Times New Roman" w:hAnsi="Times New Roman" w:cs="Times New Roman"/>
            <w:szCs w:val="32"/>
          </w:rPr>
          <w:delText>（二）保持环境卫生整洁，按照责任分工定时清扫、保洁；</w:delText>
        </w:r>
      </w:del>
    </w:p>
    <w:p>
      <w:pPr>
        <w:pStyle w:val="Normal"/>
        <w:ind w:endChars="0" w:end="0"/>
        <w:rPr>
          <w:del w:id="2651" w:author="user" w:date="2019-10-22T14:51:00Z"/>
          <w:rFonts w:ascii="Times New Roman" w:hAnsi="Times New Roman" w:cs="Times New Roman"/>
          <w:szCs w:val="32"/>
        </w:rPr>
      </w:pPr>
      <w:del w:id="2650" w:author="user" w:date="2019-10-22T14:51:00Z">
        <w:r>
          <w:rPr>
            <w:rFonts w:ascii="Times New Roman" w:hAnsi="Times New Roman" w:cs="Times New Roman"/>
            <w:szCs w:val="32"/>
          </w:rPr>
          <w:delText>（三）及时清理垃圾，无暴露垃圾、污水、污迹，防止蚊蝇孳生；</w:delText>
        </w:r>
      </w:del>
    </w:p>
    <w:p>
      <w:pPr>
        <w:pStyle w:val="Normal"/>
        <w:ind w:endChars="0" w:end="0"/>
        <w:rPr>
          <w:del w:id="2653" w:author="user" w:date="2019-10-22T14:51:00Z"/>
          <w:rFonts w:ascii="Times New Roman" w:hAnsi="Times New Roman" w:cs="Times New Roman"/>
          <w:szCs w:val="32"/>
        </w:rPr>
      </w:pPr>
      <w:del w:id="2652" w:author="user" w:date="2019-10-22T14:51:00Z">
        <w:r>
          <w:rPr>
            <w:rFonts w:ascii="Times New Roman" w:hAnsi="Times New Roman" w:cs="Times New Roman"/>
            <w:szCs w:val="32"/>
          </w:rPr>
          <w:delText>（四）按照规定设置环境卫生设施，并保持整洁、完好；</w:delText>
        </w:r>
      </w:del>
    </w:p>
    <w:p>
      <w:pPr>
        <w:pStyle w:val="Normal"/>
        <w:ind w:endChars="0" w:end="0"/>
        <w:rPr>
          <w:del w:id="2655" w:author="user" w:date="2019-10-22T14:51:00Z"/>
          <w:rFonts w:ascii="Times New Roman" w:hAnsi="Times New Roman" w:cs="Times New Roman"/>
          <w:spacing w:val="-6"/>
          <w:szCs w:val="32"/>
        </w:rPr>
      </w:pPr>
      <w:del w:id="2654" w:author="user" w:date="2019-10-22T14:51:00Z">
        <w:r>
          <w:rPr>
            <w:rFonts w:ascii="Times New Roman" w:hAnsi="Times New Roman" w:cs="Times New Roman"/>
            <w:spacing w:val="-6"/>
            <w:szCs w:val="32"/>
          </w:rPr>
          <w:delText>（五）市容和环境卫生管理规定以及责任书约定的其他责任。</w:delText>
        </w:r>
      </w:del>
    </w:p>
    <w:p>
      <w:pPr>
        <w:pStyle w:val="Normal"/>
        <w:ind w:endChars="0" w:end="0"/>
        <w:rPr>
          <w:del w:id="2657" w:author="user" w:date="2019-10-22T14:51:00Z"/>
          <w:rFonts w:ascii="Times New Roman" w:hAnsi="Times New Roman" w:cs="Times New Roman"/>
          <w:szCs w:val="32"/>
        </w:rPr>
      </w:pPr>
      <w:del w:id="2656" w:author="user" w:date="2019-10-22T14:51:00Z">
        <w:r>
          <w:rPr>
            <w:rFonts w:ascii="Times New Roman" w:hAnsi="Times New Roman" w:cs="Times New Roman"/>
            <w:szCs w:val="32"/>
          </w:rPr>
          <w:delText>市容和环境卫生责任人可以将责任区的具体工作委托市容和环境卫生作业服务单位承担。</w:delText>
        </w:r>
      </w:del>
    </w:p>
    <w:p>
      <w:pPr>
        <w:pStyle w:val="Normal"/>
        <w:ind w:endChars="0" w:end="0"/>
        <w:rPr>
          <w:del w:id="2659" w:author="user" w:date="2019-10-22T14:51:00Z"/>
          <w:rFonts w:ascii="Times New Roman" w:hAnsi="Times New Roman" w:cs="Times New Roman"/>
          <w:szCs w:val="32"/>
          <w:lang w:val="en-GB"/>
        </w:rPr>
      </w:pPr>
      <w:del w:id="2658" w:author="user" w:date="2019-10-22T14:51:00Z">
        <w:r>
          <w:rPr>
            <w:rFonts w:cs="Times New Roman" w:ascii="Times New Roman" w:hAnsi="Times New Roman"/>
            <w:szCs w:val="32"/>
            <w:lang w:val="en-GB"/>
          </w:rPr>
        </w:r>
      </w:del>
    </w:p>
    <w:p>
      <w:pPr>
        <w:pStyle w:val="Normal"/>
        <w:ind w:endChars="0" w:end="0"/>
        <w:jc w:val="both"/>
        <w:rPr>
          <w:del w:id="2661" w:author="user" w:date="2019-10-22T14:51:00Z"/>
          <w:rFonts w:ascii="Times New Roman" w:hAnsi="Times New Roman" w:eastAsia="黑体" w:cs="Times New Roman"/>
          <w:szCs w:val="32"/>
        </w:rPr>
      </w:pPr>
      <w:del w:id="2660" w:author="user" w:date="2019-10-22T14:51:00Z">
        <w:r>
          <w:rPr>
            <w:rFonts w:ascii="Times New Roman" w:hAnsi="Times New Roman" w:cs="Times New Roman" w:eastAsia="黑体"/>
            <w:szCs w:val="32"/>
          </w:rPr>
          <w:delText>第三章  市容管理</w:delText>
        </w:r>
      </w:del>
    </w:p>
    <w:p>
      <w:pPr>
        <w:pStyle w:val="Normal"/>
        <w:ind w:endChars="0" w:end="0"/>
        <w:jc w:val="both"/>
        <w:rPr>
          <w:del w:id="2663" w:author="user" w:date="2019-10-22T14:51:00Z"/>
          <w:rFonts w:ascii="Times New Roman" w:hAnsi="Times New Roman" w:eastAsia="黑体" w:cs="Times New Roman"/>
          <w:szCs w:val="32"/>
        </w:rPr>
      </w:pPr>
      <w:del w:id="2662" w:author="user" w:date="2019-10-22T14:51:00Z">
        <w:r>
          <w:rPr>
            <w:rFonts w:eastAsia="黑体" w:cs="Times New Roman" w:ascii="Times New Roman" w:hAnsi="Times New Roman"/>
            <w:szCs w:val="32"/>
          </w:rPr>
        </w:r>
      </w:del>
    </w:p>
    <w:p>
      <w:pPr>
        <w:pStyle w:val="Normal"/>
        <w:ind w:endChars="0" w:end="0"/>
        <w:jc w:val="both"/>
        <w:rPr>
          <w:del w:id="2665" w:author="user" w:date="2019-10-22T14:51:00Z"/>
          <w:rFonts w:ascii="Times New Roman" w:hAnsi="Times New Roman" w:eastAsia="楷体_GB2312" w:cs="Times New Roman"/>
          <w:szCs w:val="32"/>
        </w:rPr>
      </w:pPr>
      <w:del w:id="2664" w:author="user" w:date="2019-10-22T14:51:00Z">
        <w:r>
          <w:rPr>
            <w:rFonts w:ascii="Times New Roman" w:hAnsi="Times New Roman" w:cs="Times New Roman" w:eastAsia="楷体_GB2312"/>
            <w:szCs w:val="32"/>
          </w:rPr>
          <w:delText>第一节  建筑物、构筑物</w:delText>
        </w:r>
      </w:del>
    </w:p>
    <w:p>
      <w:pPr>
        <w:pStyle w:val="Normal"/>
        <w:ind w:endChars="0" w:end="0"/>
        <w:jc w:val="both"/>
        <w:rPr>
          <w:del w:id="2667" w:author="user" w:date="2019-10-22T14:51:00Z"/>
          <w:rFonts w:ascii="Times New Roman" w:hAnsi="Times New Roman" w:eastAsia="楷体_GB2312" w:cs="Times New Roman"/>
          <w:szCs w:val="32"/>
        </w:rPr>
      </w:pPr>
      <w:del w:id="2666" w:author="user" w:date="2019-10-22T14:51:00Z">
        <w:r>
          <w:rPr>
            <w:rFonts w:eastAsia="楷体_GB2312" w:cs="Times New Roman" w:ascii="Times New Roman" w:hAnsi="Times New Roman"/>
            <w:szCs w:val="32"/>
          </w:rPr>
        </w:r>
      </w:del>
    </w:p>
    <w:p>
      <w:pPr>
        <w:pStyle w:val="Normal"/>
        <w:ind w:endChars="0" w:end="0"/>
        <w:rPr>
          <w:del w:id="2670" w:author="user" w:date="2019-10-22T14:51:00Z"/>
          <w:rFonts w:ascii="Times New Roman" w:hAnsi="Times New Roman" w:cs="Times New Roman"/>
          <w:szCs w:val="32"/>
        </w:rPr>
      </w:pPr>
      <w:del w:id="2668" w:author="user" w:date="2019-10-22T14:51:00Z">
        <w:r>
          <w:rPr>
            <w:rFonts w:ascii="Times New Roman" w:hAnsi="Times New Roman" w:cs="Times New Roman" w:eastAsia="黑体"/>
            <w:szCs w:val="32"/>
          </w:rPr>
          <w:delText>第十三条</w:delText>
        </w:r>
      </w:del>
      <w:del w:id="2669" w:author="user" w:date="2019-10-22T14:51:00Z">
        <w:r>
          <w:rPr>
            <w:rFonts w:ascii="Times New Roman" w:hAnsi="Times New Roman" w:cs="Times New Roman"/>
            <w:szCs w:val="32"/>
          </w:rPr>
          <w:delText xml:space="preserve">  建筑物、构筑物的建设和改造应当符合城乡规划、国家和地方城市容貌标准。</w:delText>
        </w:r>
      </w:del>
    </w:p>
    <w:p>
      <w:pPr>
        <w:pStyle w:val="Normal"/>
        <w:ind w:endChars="0" w:end="0"/>
        <w:rPr>
          <w:del w:id="2672" w:author="user" w:date="2019-10-22T14:51:00Z"/>
          <w:rFonts w:ascii="Times New Roman" w:hAnsi="Times New Roman" w:cs="Times New Roman"/>
          <w:szCs w:val="32"/>
        </w:rPr>
      </w:pPr>
      <w:del w:id="2671" w:author="user" w:date="2019-10-22T14:51:00Z">
        <w:r>
          <w:rPr>
            <w:rFonts w:ascii="Times New Roman" w:hAnsi="Times New Roman" w:cs="Times New Roman"/>
            <w:szCs w:val="32"/>
          </w:rPr>
          <w:delText>任何单位和个人不得擅自改变经规划确定的建筑物、构筑物外立面形态、色彩；确需改变的，应当经原审批部门许可。原审批部门在许可时应当听取城市管理行政主管部门意见。</w:delText>
        </w:r>
      </w:del>
    </w:p>
    <w:p>
      <w:pPr>
        <w:pStyle w:val="Normal"/>
        <w:ind w:endChars="0" w:end="0"/>
        <w:rPr>
          <w:del w:id="2675" w:author="user" w:date="2019-10-22T14:51:00Z"/>
          <w:rFonts w:ascii="Times New Roman" w:hAnsi="Times New Roman" w:cs="Times New Roman"/>
          <w:szCs w:val="32"/>
        </w:rPr>
      </w:pPr>
      <w:del w:id="2673" w:author="user" w:date="2019-10-22T14:51:00Z">
        <w:r>
          <w:rPr>
            <w:rFonts w:ascii="Times New Roman" w:hAnsi="Times New Roman" w:cs="Times New Roman" w:eastAsia="黑体"/>
            <w:szCs w:val="32"/>
          </w:rPr>
          <w:delText>第十四条</w:delText>
        </w:r>
      </w:del>
      <w:del w:id="2674" w:author="user" w:date="2019-10-22T14:51:00Z">
        <w:r>
          <w:rPr>
            <w:rFonts w:ascii="Times New Roman" w:hAnsi="Times New Roman" w:cs="Times New Roman"/>
            <w:szCs w:val="32"/>
          </w:rPr>
          <w:delText xml:space="preserve">  建筑物、构筑物外立面应当保持整洁、完好，按照规定定期进行粉刷或者清洗，并与周围环境相协调。建筑物、构筑物破损的，应当按照城市容貌标准及时整修。</w:delText>
        </w:r>
      </w:del>
    </w:p>
    <w:p>
      <w:pPr>
        <w:pStyle w:val="Normal"/>
        <w:ind w:endChars="0" w:end="0"/>
        <w:rPr>
          <w:del w:id="2678" w:author="user" w:date="2019-10-22T14:51:00Z"/>
          <w:rFonts w:ascii="Times New Roman" w:hAnsi="Times New Roman" w:cs="Times New Roman"/>
          <w:szCs w:val="32"/>
        </w:rPr>
      </w:pPr>
      <w:del w:id="2676" w:author="user" w:date="2019-10-22T14:51:00Z">
        <w:r>
          <w:rPr>
            <w:rFonts w:ascii="Times New Roman" w:hAnsi="Times New Roman" w:cs="Times New Roman"/>
            <w:color w:val="000000"/>
            <w:kern w:val="0"/>
          </w:rPr>
          <w:delText>在建筑物、</w:delText>
        </w:r>
      </w:del>
      <w:del w:id="2677" w:author="user" w:date="2019-10-22T14:51: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ind w:endChars="0" w:end="0"/>
        <w:rPr>
          <w:del w:id="2682" w:author="user" w:date="2019-10-22T14:51:00Z"/>
          <w:rFonts w:ascii="Times New Roman" w:hAnsi="Times New Roman" w:eastAsia="黑体" w:cs="Times New Roman"/>
          <w:kern w:val="0"/>
          <w:szCs w:val="32"/>
        </w:rPr>
      </w:pPr>
      <w:del w:id="2679" w:author="user" w:date="2019-10-22T14:51:00Z">
        <w:r>
          <w:rPr>
            <w:rFonts w:ascii="Times New Roman" w:hAnsi="Times New Roman" w:cs="Times New Roman"/>
            <w:color w:val="000000"/>
            <w:kern w:val="0"/>
          </w:rPr>
          <w:delText>在道路及其他公共场所设置的供电、供热、供水、供气、照明、通信、邮政、环境卫生、交通、广告等各类设施，应当</w:delText>
        </w:r>
      </w:del>
      <w:del w:id="2680" w:author="user" w:date="2019-10-22T14:51:00Z">
        <w:r>
          <w:rPr>
            <w:rFonts w:ascii="Times New Roman" w:hAnsi="Times New Roman" w:cs="Times New Roman"/>
            <w:color w:val="000000"/>
          </w:rPr>
          <w:delText>符合城市容貌标准，并</w:delText>
        </w:r>
      </w:del>
      <w:del w:id="2681" w:author="user" w:date="2019-10-22T14:51:00Z">
        <w:r>
          <w:rPr>
            <w:rFonts w:ascii="Times New Roman" w:hAnsi="Times New Roman" w:cs="Times New Roman"/>
            <w:color w:val="000000"/>
            <w:kern w:val="0"/>
          </w:rPr>
          <w:delText>保持设施整洁、完好。</w:delText>
        </w:r>
      </w:del>
    </w:p>
    <w:p>
      <w:pPr>
        <w:pStyle w:val="Normal"/>
        <w:ind w:endChars="0" w:end="0"/>
        <w:rPr>
          <w:del w:id="2685" w:author="user" w:date="2019-10-22T14:51:00Z"/>
          <w:rFonts w:ascii="Times New Roman" w:hAnsi="Times New Roman" w:cs="Times New Roman"/>
          <w:szCs w:val="32"/>
        </w:rPr>
      </w:pPr>
      <w:del w:id="2683" w:author="user" w:date="2019-10-22T14:51:00Z">
        <w:r>
          <w:rPr>
            <w:rFonts w:ascii="Times New Roman" w:hAnsi="Times New Roman" w:cs="Times New Roman" w:eastAsia="黑体"/>
            <w:szCs w:val="32"/>
          </w:rPr>
          <w:delText>第十五条</w:delText>
        </w:r>
      </w:del>
      <w:del w:id="2684" w:author="user" w:date="2019-10-22T14:51:00Z">
        <w:r>
          <w:rPr>
            <w:rFonts w:ascii="Times New Roman" w:hAnsi="Times New Roman" w:cs="Times New Roman"/>
            <w:szCs w:val="32"/>
          </w:rPr>
          <w:delText xml:space="preserve">  城市景观照明应当符合城市容貌标准和夜景照明技术规范的要求，合理控制照度和亮度，不得影响交通信号和居民生活。</w:delText>
        </w:r>
      </w:del>
    </w:p>
    <w:p>
      <w:pPr>
        <w:pStyle w:val="Normal"/>
        <w:ind w:endChars="0" w:end="0"/>
        <w:rPr>
          <w:del w:id="2688" w:author="user" w:date="2019-10-22T14:51:00Z"/>
          <w:rFonts w:ascii="Times New Roman" w:hAnsi="Times New Roman" w:cs="Times New Roman"/>
          <w:szCs w:val="32"/>
        </w:rPr>
      </w:pPr>
      <w:del w:id="2686" w:author="user" w:date="2019-10-22T14:51:00Z">
        <w:r>
          <w:rPr>
            <w:rFonts w:ascii="Times New Roman" w:hAnsi="Times New Roman" w:cs="Times New Roman" w:eastAsia="黑体"/>
            <w:szCs w:val="32"/>
          </w:rPr>
          <w:delText>第十六条</w:delText>
        </w:r>
      </w:del>
      <w:del w:id="2687" w:author="user" w:date="2019-10-22T14:51:00Z">
        <w:r>
          <w:rPr>
            <w:rFonts w:ascii="Times New Roman" w:hAnsi="Times New Roman" w:cs="Times New Roman"/>
            <w:szCs w:val="32"/>
          </w:rPr>
          <w:delText xml:space="preserve">  任何单位和个人不得违反城乡规划或者城市容貌标准和环境卫生标准从事违法建设活动。</w:delText>
        </w:r>
      </w:del>
    </w:p>
    <w:p>
      <w:pPr>
        <w:pStyle w:val="Normal"/>
        <w:ind w:endChars="0" w:end="0"/>
        <w:rPr>
          <w:del w:id="2690" w:author="user" w:date="2019-10-22T14:51:00Z"/>
          <w:rFonts w:ascii="Times New Roman" w:hAnsi="Times New Roman" w:cs="Times New Roman"/>
          <w:szCs w:val="32"/>
        </w:rPr>
      </w:pPr>
      <w:del w:id="2689" w:author="user" w:date="2019-10-22T14:51:00Z">
        <w:r>
          <w:rPr>
            <w:rFonts w:ascii="Times New Roman" w:hAnsi="Times New Roman" w:cs="Times New Roman"/>
            <w:szCs w:val="32"/>
          </w:rPr>
          <w:delText>城市管理综合行政执法部门在查处违法建设活动时，可以通知供水、供电、供气、供热等单位不得为违法建设提供相应的服务；利用违法建设从事经营活动的，有关主管部门不得办理相关证照。</w:delText>
        </w:r>
      </w:del>
    </w:p>
    <w:p>
      <w:pPr>
        <w:pStyle w:val="Normal"/>
        <w:ind w:endChars="0" w:end="0"/>
        <w:rPr>
          <w:del w:id="2692" w:author="user" w:date="2019-10-22T14:51:00Z"/>
          <w:rFonts w:ascii="Times New Roman" w:hAnsi="Times New Roman" w:cs="Times New Roman"/>
          <w:szCs w:val="32"/>
        </w:rPr>
      </w:pPr>
      <w:del w:id="2691" w:author="user" w:date="2019-10-22T14:51:00Z">
        <w:r>
          <w:rPr>
            <w:rFonts w:ascii="Times New Roman" w:hAnsi="Times New Roman" w:cs="Times New Roman"/>
            <w:szCs w:val="32"/>
          </w:rPr>
          <w:delText>县级市、区、镇人民政府和街道办事处发现本辖区内的违法建设，应当及时制止。</w:delText>
        </w:r>
      </w:del>
    </w:p>
    <w:p>
      <w:pPr>
        <w:pStyle w:val="Normal"/>
        <w:ind w:endChars="0" w:end="0"/>
        <w:rPr>
          <w:del w:id="2695" w:author="user" w:date="2019-10-22T14:51:00Z"/>
          <w:rFonts w:ascii="Times New Roman" w:hAnsi="Times New Roman" w:cs="Times New Roman"/>
          <w:szCs w:val="32"/>
        </w:rPr>
      </w:pPr>
      <w:del w:id="2693" w:author="user" w:date="2019-10-22T14:51:00Z">
        <w:r>
          <w:rPr>
            <w:rFonts w:ascii="Times New Roman" w:hAnsi="Times New Roman" w:cs="Times New Roman" w:eastAsia="黑体"/>
            <w:szCs w:val="32"/>
          </w:rPr>
          <w:delText>第十七条</w:delText>
        </w:r>
      </w:del>
      <w:del w:id="2694" w:author="user" w:date="2019-10-22T14:51:00Z">
        <w:r>
          <w:rPr>
            <w:rFonts w:ascii="Times New Roman" w:hAnsi="Times New Roman" w:cs="Times New Roman"/>
            <w:szCs w:val="32"/>
          </w:rPr>
          <w:delText xml:space="preserve">  城市管理综合行政执法部门按照相对集中行政处罚权查处违法建设时，需要自然资源规划部门做出认定意见的，自然资源规划部门应当出具书面认定意见。</w:delText>
        </w:r>
      </w:del>
    </w:p>
    <w:p>
      <w:pPr>
        <w:pStyle w:val="Normal"/>
        <w:ind w:endChars="0" w:end="0"/>
        <w:rPr>
          <w:del w:id="2697" w:author="user" w:date="2019-10-22T14:51:00Z"/>
          <w:rFonts w:ascii="Times New Roman" w:hAnsi="Times New Roman" w:cs="Times New Roman"/>
          <w:szCs w:val="32"/>
        </w:rPr>
      </w:pPr>
      <w:del w:id="2696" w:author="user" w:date="2019-10-22T14:51:00Z">
        <w:r>
          <w:rPr>
            <w:rFonts w:ascii="Times New Roman" w:hAnsi="Times New Roman" w:cs="Times New Roman"/>
            <w:szCs w:val="32"/>
          </w:rPr>
          <w:delText>对不符合城市容貌标准和环境卫生标准的建筑物、构筑物，由城市管理综合行政执法部门予以认定。</w:delText>
        </w:r>
      </w:del>
    </w:p>
    <w:p>
      <w:pPr>
        <w:pStyle w:val="Normal"/>
        <w:ind w:endChars="0" w:end="0"/>
        <w:rPr>
          <w:del w:id="2699" w:author="user" w:date="2019-10-22T14:51:00Z"/>
          <w:rFonts w:ascii="Times New Roman" w:hAnsi="Times New Roman" w:cs="Times New Roman"/>
          <w:szCs w:val="32"/>
        </w:rPr>
      </w:pPr>
      <w:del w:id="2698" w:author="user" w:date="2019-10-22T14:51:00Z">
        <w:r>
          <w:rPr>
            <w:rFonts w:cs="Times New Roman" w:ascii="Times New Roman" w:hAnsi="Times New Roman"/>
            <w:szCs w:val="32"/>
          </w:rPr>
        </w:r>
      </w:del>
    </w:p>
    <w:p>
      <w:pPr>
        <w:pStyle w:val="Normal"/>
        <w:ind w:endChars="0" w:end="0"/>
        <w:jc w:val="both"/>
        <w:rPr>
          <w:del w:id="2701" w:author="user" w:date="2019-10-22T14:51:00Z"/>
          <w:rFonts w:ascii="Times New Roman" w:hAnsi="Times New Roman" w:eastAsia="楷体_GB2312" w:cs="Times New Roman"/>
          <w:szCs w:val="32"/>
        </w:rPr>
      </w:pPr>
      <w:del w:id="2700" w:author="user" w:date="2019-10-22T14:51:00Z">
        <w:r>
          <w:rPr>
            <w:rFonts w:ascii="Times New Roman" w:hAnsi="Times New Roman" w:cs="Times New Roman" w:eastAsia="楷体_GB2312"/>
            <w:szCs w:val="32"/>
          </w:rPr>
          <w:delText>第二节  户外广告</w:delText>
        </w:r>
      </w:del>
    </w:p>
    <w:p>
      <w:pPr>
        <w:pStyle w:val="Normal"/>
        <w:ind w:endChars="0" w:end="0"/>
        <w:jc w:val="both"/>
        <w:rPr>
          <w:del w:id="2703" w:author="user" w:date="2019-10-22T14:51:00Z"/>
          <w:rFonts w:ascii="Times New Roman" w:hAnsi="Times New Roman" w:eastAsia="楷体_GB2312" w:cs="Times New Roman"/>
          <w:szCs w:val="32"/>
          <w:bdr w:val="single" w:sz="4" w:space="0" w:color="000000"/>
        </w:rPr>
      </w:pPr>
      <w:del w:id="2702" w:author="user" w:date="2019-10-22T14:51:00Z">
        <w:r>
          <w:rPr>
            <w:rFonts w:eastAsia="楷体_GB2312" w:cs="Times New Roman" w:ascii="Times New Roman" w:hAnsi="Times New Roman"/>
            <w:szCs w:val="32"/>
            <w:bdr w:val="single" w:sz="4" w:space="0" w:color="000000"/>
          </w:rPr>
        </w:r>
      </w:del>
    </w:p>
    <w:p>
      <w:pPr>
        <w:pStyle w:val="Normal"/>
        <w:ind w:endChars="0" w:end="0"/>
        <w:rPr>
          <w:del w:id="2706" w:author="user" w:date="2019-10-22T14:51:00Z"/>
          <w:rFonts w:ascii="Times New Roman" w:hAnsi="Times New Roman" w:cs="Times New Roman"/>
          <w:szCs w:val="32"/>
        </w:rPr>
      </w:pPr>
      <w:del w:id="2704" w:author="user" w:date="2019-10-22T14:51:00Z">
        <w:r>
          <w:rPr>
            <w:rFonts w:ascii="Times New Roman" w:hAnsi="Times New Roman" w:cs="Times New Roman" w:eastAsia="黑体"/>
            <w:szCs w:val="32"/>
          </w:rPr>
          <w:delText>第十八条</w:delText>
        </w:r>
      </w:del>
      <w:del w:id="2705" w:author="user" w:date="2019-10-22T14:51:00Z">
        <w:r>
          <w:rPr>
            <w:rFonts w:ascii="Times New Roman" w:hAnsi="Times New Roman" w:cs="Times New Roman"/>
            <w:szCs w:val="32"/>
          </w:rPr>
          <w:delText xml:space="preserve">  户外广告设置坚持统一规划、总量控制、合理布局、有偿使用、确保安全的原则。</w:delText>
        </w:r>
      </w:del>
    </w:p>
    <w:p>
      <w:pPr>
        <w:pStyle w:val="Normal"/>
        <w:ind w:endChars="0" w:end="0"/>
        <w:rPr>
          <w:del w:id="2709" w:author="user" w:date="2019-10-22T14:51:00Z"/>
          <w:rFonts w:ascii="Times New Roman" w:hAnsi="Times New Roman" w:cs="Times New Roman"/>
          <w:szCs w:val="32"/>
        </w:rPr>
      </w:pPr>
      <w:del w:id="2707" w:author="user" w:date="2019-10-22T14:51:00Z">
        <w:r>
          <w:rPr>
            <w:rFonts w:ascii="Times New Roman" w:hAnsi="Times New Roman" w:cs="Times New Roman" w:eastAsia="黑体"/>
            <w:szCs w:val="32"/>
          </w:rPr>
          <w:delText>第十九条</w:delText>
        </w:r>
      </w:del>
      <w:del w:id="2708" w:author="user" w:date="2019-10-22T14:51:00Z">
        <w:r>
          <w:rPr>
            <w:rFonts w:ascii="Times New Roman" w:hAnsi="Times New Roman" w:cs="Times New Roman"/>
            <w:szCs w:val="32"/>
          </w:rPr>
          <w:delText xml:space="preserve">  户外广告设置规划由自然资源规划部门会同市场监管、城市管理等部门共同编制，并向社会公布。</w:delText>
        </w:r>
      </w:del>
    </w:p>
    <w:p>
      <w:pPr>
        <w:pStyle w:val="Normal"/>
        <w:ind w:endChars="0" w:end="0"/>
        <w:rPr>
          <w:del w:id="2711" w:author="user" w:date="2019-10-22T14:51:00Z"/>
          <w:rFonts w:ascii="Times New Roman" w:hAnsi="Times New Roman" w:eastAsia="黑体" w:cs="Times New Roman"/>
          <w:szCs w:val="32"/>
        </w:rPr>
      </w:pPr>
      <w:del w:id="2710" w:author="user" w:date="2019-10-22T14:51:00Z">
        <w:r>
          <w:rPr>
            <w:rFonts w:ascii="Times New Roman" w:hAnsi="Times New Roman" w:cs="Times New Roman"/>
            <w:color w:val="000000"/>
          </w:rPr>
          <w:delText>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ind w:endChars="0" w:end="0"/>
        <w:rPr>
          <w:del w:id="2713" w:author="user" w:date="2019-10-22T14:51:00Z"/>
          <w:rFonts w:ascii="Times New Roman" w:hAnsi="Times New Roman" w:cs="Times New Roman"/>
          <w:szCs w:val="32"/>
        </w:rPr>
      </w:pPr>
      <w:del w:id="2712" w:author="user" w:date="2019-10-22T14:51:00Z">
        <w:r>
          <w:rPr>
            <w:rFonts w:ascii="Times New Roman" w:hAnsi="Times New Roman" w:cs="Times New Roman"/>
            <w:color w:val="000000"/>
          </w:rPr>
          <w:delText>编制户外广告设施设置规划和详细规划时，应当听取利害关系人的意见，报本级人民政府批准后，向社会公布。</w:delText>
        </w:r>
      </w:del>
    </w:p>
    <w:p>
      <w:pPr>
        <w:pStyle w:val="Normal"/>
        <w:ind w:endChars="0" w:end="0"/>
        <w:rPr>
          <w:del w:id="2716" w:author="user" w:date="2019-10-22T14:51:00Z"/>
          <w:rFonts w:ascii="Times New Roman" w:hAnsi="Times New Roman" w:cs="Times New Roman"/>
          <w:szCs w:val="32"/>
        </w:rPr>
      </w:pPr>
      <w:del w:id="2714" w:author="user" w:date="2019-10-22T14:51:00Z">
        <w:r>
          <w:rPr>
            <w:rFonts w:ascii="Times New Roman" w:hAnsi="Times New Roman" w:cs="Times New Roman" w:eastAsia="黑体"/>
            <w:szCs w:val="32"/>
          </w:rPr>
          <w:delText>第二十条</w:delText>
        </w:r>
      </w:del>
      <w:del w:id="2715" w:author="user" w:date="2019-10-22T14:51:00Z">
        <w:r>
          <w:rPr>
            <w:rFonts w:ascii="Times New Roman" w:hAnsi="Times New Roman" w:cs="Times New Roman"/>
            <w:szCs w:val="32"/>
          </w:rPr>
          <w:delText xml:space="preserve">  经营性户外广告设施设置空间的使用权通过公开招标、拍卖或者协议出让等公平竞争方式有偿取得。</w:delText>
        </w:r>
      </w:del>
    </w:p>
    <w:p>
      <w:pPr>
        <w:pStyle w:val="Normal"/>
        <w:ind w:endChars="0" w:end="0"/>
        <w:rPr>
          <w:del w:id="2718" w:author="user" w:date="2019-10-22T14:51:00Z"/>
          <w:rFonts w:ascii="Times New Roman" w:hAnsi="Times New Roman" w:cs="Times New Roman"/>
          <w:szCs w:val="32"/>
        </w:rPr>
      </w:pPr>
      <w:del w:id="2717" w:author="user" w:date="2019-10-22T14:51:00Z">
        <w:r>
          <w:rPr>
            <w:rFonts w:ascii="Times New Roman" w:hAnsi="Times New Roman" w:cs="Times New Roman"/>
            <w:szCs w:val="32"/>
          </w:rPr>
          <w:delText>设置户外广告设施应当符合户外广告设置规划、城市容貌标准、设置技术规范的规定。</w:delText>
        </w:r>
      </w:del>
    </w:p>
    <w:p>
      <w:pPr>
        <w:pStyle w:val="Normal"/>
        <w:ind w:endChars="0" w:end="0"/>
        <w:rPr>
          <w:del w:id="2720" w:author="user" w:date="2019-10-22T14:51:00Z"/>
          <w:rFonts w:ascii="Times New Roman" w:hAnsi="Times New Roman" w:cs="Times New Roman"/>
          <w:szCs w:val="32"/>
        </w:rPr>
      </w:pPr>
      <w:del w:id="2719" w:author="user" w:date="2019-10-22T14:51:00Z">
        <w:r>
          <w:rPr>
            <w:rFonts w:ascii="Times New Roman" w:hAnsi="Times New Roman" w:cs="Times New Roman"/>
            <w:szCs w:val="32"/>
          </w:rPr>
          <w:delText>设置户外广告设施应当依法办理许可手续；城市管理行政主管部门办理户外广告设施设置许可时应当征求相关部门的意见。</w:delText>
        </w:r>
      </w:del>
    </w:p>
    <w:p>
      <w:pPr>
        <w:pStyle w:val="Normal"/>
        <w:ind w:endChars="0" w:end="0"/>
        <w:rPr>
          <w:del w:id="2723" w:author="user" w:date="2019-10-22T14:51:00Z"/>
          <w:rFonts w:ascii="Times New Roman" w:hAnsi="Times New Roman" w:cs="Times New Roman"/>
          <w:szCs w:val="32"/>
        </w:rPr>
      </w:pPr>
      <w:del w:id="2721" w:author="user" w:date="2019-10-22T14:51:00Z">
        <w:r>
          <w:rPr>
            <w:rFonts w:ascii="Times New Roman" w:hAnsi="Times New Roman" w:cs="Times New Roman" w:eastAsia="黑体"/>
            <w:szCs w:val="32"/>
          </w:rPr>
          <w:delText>第二十一条</w:delText>
        </w:r>
      </w:del>
      <w:del w:id="2722" w:author="user" w:date="2019-10-22T14:51:00Z">
        <w:r>
          <w:rPr>
            <w:rFonts w:ascii="Times New Roman" w:hAnsi="Times New Roman" w:cs="Times New Roman"/>
            <w:szCs w:val="32"/>
          </w:rPr>
          <w:delText xml:space="preserve">  设置户外广告设施的，户外广告设施的设置者应当定期进行日常维护和安全检查；对陈旧、残缺、锈蚀等影响市容的，应当予以修复。</w:delText>
        </w:r>
      </w:del>
    </w:p>
    <w:p>
      <w:pPr>
        <w:pStyle w:val="Normal"/>
        <w:ind w:endChars="0" w:end="0"/>
        <w:rPr>
          <w:del w:id="2725" w:author="user" w:date="2019-10-22T14:51:00Z"/>
          <w:rFonts w:ascii="Times New Roman" w:hAnsi="Times New Roman" w:cs="Times New Roman"/>
          <w:szCs w:val="32"/>
        </w:rPr>
      </w:pPr>
      <w:del w:id="2724" w:author="user" w:date="2019-10-22T14:51:00Z">
        <w:r>
          <w:rPr>
            <w:rFonts w:ascii="Times New Roman" w:hAnsi="Times New Roman" w:cs="Times New Roman"/>
            <w:szCs w:val="32"/>
          </w:rPr>
          <w:delText>空置的经营性户外广告设施，需要发布公益公告的，应当在户外广告的招标、拍卖或者协议出让时予以明确。</w:delText>
        </w:r>
      </w:del>
    </w:p>
    <w:p>
      <w:pPr>
        <w:pStyle w:val="Normal"/>
        <w:ind w:endChars="0" w:end="0"/>
        <w:rPr>
          <w:del w:id="2728" w:author="user" w:date="2019-10-22T14:51:00Z"/>
          <w:rFonts w:ascii="Times New Roman" w:hAnsi="Times New Roman" w:cs="Times New Roman"/>
          <w:szCs w:val="32"/>
        </w:rPr>
      </w:pPr>
      <w:del w:id="2726" w:author="user" w:date="2019-10-22T14:51:00Z">
        <w:r>
          <w:rPr>
            <w:rFonts w:ascii="Times New Roman" w:hAnsi="Times New Roman" w:cs="Times New Roman" w:eastAsia="黑体"/>
            <w:szCs w:val="32"/>
          </w:rPr>
          <w:delText>第二十二条</w:delText>
        </w:r>
      </w:del>
      <w:del w:id="2727" w:author="user" w:date="2019-10-22T14:51:00Z">
        <w:r>
          <w:rPr>
            <w:rFonts w:ascii="Times New Roman" w:hAnsi="Times New Roman" w:cs="Times New Roman"/>
            <w:szCs w:val="32"/>
          </w:rPr>
          <w:delText xml:space="preserve">  设置户外广告不得有下列情形：</w:delText>
        </w:r>
      </w:del>
    </w:p>
    <w:p>
      <w:pPr>
        <w:pStyle w:val="Normal"/>
        <w:ind w:endChars="0" w:end="0"/>
        <w:rPr>
          <w:del w:id="2730" w:author="user" w:date="2019-10-22T14:51:00Z"/>
          <w:rFonts w:ascii="Times New Roman" w:hAnsi="Times New Roman" w:cs="Times New Roman"/>
          <w:szCs w:val="32"/>
        </w:rPr>
      </w:pPr>
      <w:del w:id="2729" w:author="user" w:date="2019-10-22T14:51:00Z">
        <w:r>
          <w:rPr>
            <w:rFonts w:ascii="Times New Roman" w:hAnsi="Times New Roman" w:cs="Times New Roman"/>
            <w:szCs w:val="32"/>
          </w:rPr>
          <w:delText>（一）封闭窗户、通风口或者产生热源等影响消防安全的；</w:delText>
        </w:r>
      </w:del>
    </w:p>
    <w:p>
      <w:pPr>
        <w:pStyle w:val="Normal"/>
        <w:ind w:endChars="0" w:end="0"/>
        <w:rPr>
          <w:del w:id="2732" w:author="user" w:date="2019-10-22T14:51:00Z"/>
          <w:rFonts w:ascii="Times New Roman" w:hAnsi="Times New Roman" w:cs="Times New Roman"/>
          <w:szCs w:val="32"/>
        </w:rPr>
      </w:pPr>
      <w:del w:id="2731" w:author="user" w:date="2019-10-22T14:51:00Z">
        <w:r>
          <w:rPr>
            <w:rFonts w:ascii="Times New Roman" w:hAnsi="Times New Roman" w:cs="Times New Roman"/>
            <w:szCs w:val="32"/>
          </w:rPr>
          <w:delText>（二）利用行道树或者损毁绿地的；</w:delText>
        </w:r>
      </w:del>
    </w:p>
    <w:p>
      <w:pPr>
        <w:pStyle w:val="Normal"/>
        <w:ind w:endChars="0" w:end="0"/>
        <w:rPr>
          <w:del w:id="2734" w:author="user" w:date="2019-10-22T14:51:00Z"/>
          <w:rFonts w:ascii="Times New Roman" w:hAnsi="Times New Roman" w:cs="Times New Roman"/>
          <w:szCs w:val="32"/>
        </w:rPr>
      </w:pPr>
      <w:del w:id="2733" w:author="user" w:date="2019-10-22T14:51:00Z">
        <w:r>
          <w:rPr>
            <w:rFonts w:ascii="Times New Roman" w:hAnsi="Times New Roman" w:cs="Times New Roman"/>
            <w:szCs w:val="32"/>
          </w:rPr>
          <w:delText>（三）擅自利用建筑物、构筑物玻璃幕墙、临街门、窗等内外侧悬挂、书写、张贴或者设置的；</w:delText>
        </w:r>
      </w:del>
    </w:p>
    <w:p>
      <w:pPr>
        <w:pStyle w:val="Normal"/>
        <w:ind w:endChars="0" w:end="0"/>
        <w:rPr>
          <w:del w:id="2736" w:author="user" w:date="2019-10-22T14:51:00Z"/>
          <w:rFonts w:ascii="Times New Roman" w:hAnsi="Times New Roman" w:cs="Times New Roman"/>
          <w:spacing w:val="-6"/>
          <w:szCs w:val="32"/>
        </w:rPr>
      </w:pPr>
      <w:del w:id="2735" w:author="user" w:date="2019-10-22T14:51:00Z">
        <w:r>
          <w:rPr>
            <w:rFonts w:ascii="Times New Roman" w:hAnsi="Times New Roman" w:cs="Times New Roman"/>
            <w:spacing w:val="-6"/>
            <w:szCs w:val="32"/>
          </w:rPr>
          <w:delText>（四）擅自利用路面、临街建筑物、构筑物立柱、台阶踏步的。</w:delText>
        </w:r>
      </w:del>
    </w:p>
    <w:p>
      <w:pPr>
        <w:pStyle w:val="Normal"/>
        <w:ind w:endChars="0" w:end="0"/>
        <w:rPr>
          <w:del w:id="2739" w:author="user" w:date="2019-10-22T14:51:00Z"/>
          <w:rFonts w:ascii="Times New Roman" w:hAnsi="Times New Roman" w:cs="Times New Roman"/>
          <w:szCs w:val="32"/>
        </w:rPr>
      </w:pPr>
      <w:del w:id="2737" w:author="user" w:date="2019-10-22T14:51:00Z">
        <w:r>
          <w:rPr>
            <w:rFonts w:ascii="Times New Roman" w:hAnsi="Times New Roman" w:cs="Times New Roman" w:eastAsia="黑体"/>
            <w:szCs w:val="32"/>
          </w:rPr>
          <w:delText>第二十三条</w:delText>
        </w:r>
      </w:del>
      <w:del w:id="2738" w:author="user" w:date="2019-10-22T14:51:00Z">
        <w:r>
          <w:rPr>
            <w:rFonts w:ascii="Times New Roman" w:hAnsi="Times New Roman" w:cs="Times New Roman"/>
            <w:szCs w:val="32"/>
          </w:rPr>
          <w:delText xml:space="preserve">  设置电子显示屏、霓虹灯等发光材质广告设施的，应当符合户外广告设置规划和相关技术规范，亮度、照度和音量不得影响交通信号和居民生活。</w:delText>
        </w:r>
      </w:del>
    </w:p>
    <w:p>
      <w:pPr>
        <w:pStyle w:val="Normal"/>
        <w:ind w:endChars="0" w:end="0"/>
        <w:rPr>
          <w:del w:id="2742" w:author="user" w:date="2019-10-22T14:51:00Z"/>
          <w:rFonts w:ascii="Times New Roman" w:hAnsi="Times New Roman" w:cs="Times New Roman"/>
          <w:szCs w:val="32"/>
        </w:rPr>
      </w:pPr>
      <w:del w:id="2740" w:author="user" w:date="2019-10-22T14:51:00Z">
        <w:r>
          <w:rPr>
            <w:rFonts w:ascii="Times New Roman" w:hAnsi="Times New Roman" w:cs="Times New Roman" w:eastAsia="黑体"/>
            <w:szCs w:val="32"/>
          </w:rPr>
          <w:delText>第二十四条</w:delText>
        </w:r>
      </w:del>
      <w:del w:id="2741" w:author="user" w:date="2019-10-22T14:51:00Z">
        <w:r>
          <w:rPr>
            <w:rFonts w:ascii="Times New Roman" w:hAnsi="Times New Roman" w:cs="Times New Roman"/>
            <w:szCs w:val="32"/>
          </w:rPr>
          <w:delText xml:space="preserve">  经批准占用城市道路、广场及其附属设施设置临时充气拱门、移动灯箱（柱）、撑牌、气球、卡通造型、旗幡、布幔等户外广告设施的，应当按照规定设置。</w:delText>
        </w:r>
      </w:del>
    </w:p>
    <w:p>
      <w:pPr>
        <w:pStyle w:val="Normal"/>
        <w:ind w:endChars="0" w:end="0"/>
        <w:rPr>
          <w:del w:id="2744" w:author="user" w:date="2019-10-22T14:51:00Z"/>
          <w:rFonts w:ascii="Times New Roman" w:hAnsi="Times New Roman" w:cs="Times New Roman"/>
          <w:szCs w:val="32"/>
        </w:rPr>
      </w:pPr>
      <w:del w:id="2743" w:author="user" w:date="2019-10-22T14:51:00Z">
        <w:r>
          <w:rPr>
            <w:rFonts w:ascii="Times New Roman" w:hAnsi="Times New Roman" w:cs="Times New Roman"/>
            <w:szCs w:val="32"/>
          </w:rPr>
          <w:delText>任何人不得擅自在城市道路、广场等公共场所散发商业广告，不得在树木、地面、建筑物、构筑物以及其他设施上刻画、涂写、喷涂或者擅自悬挂、张贴宣传品。</w:delText>
        </w:r>
      </w:del>
    </w:p>
    <w:p>
      <w:pPr>
        <w:pStyle w:val="Normal"/>
        <w:ind w:firstLineChars="200" w:endChars="0" w:end="0"/>
        <w:rPr>
          <w:del w:id="2746" w:author="user" w:date="2019-10-22T14:51:00Z"/>
          <w:rFonts w:ascii="Times New Roman" w:hAnsi="Times New Roman" w:cs="Times New Roman"/>
          <w:szCs w:val="32"/>
        </w:rPr>
      </w:pPr>
      <w:del w:id="2745" w:author="user" w:date="2019-10-22T14:51:00Z">
        <w:r>
          <w:rPr>
            <w:rFonts w:cs="Times New Roman" w:ascii="Times New Roman" w:hAnsi="Times New Roman"/>
            <w:szCs w:val="32"/>
          </w:rPr>
        </w:r>
      </w:del>
    </w:p>
    <w:p>
      <w:pPr>
        <w:pStyle w:val="Normal"/>
        <w:ind w:endChars="0" w:end="0"/>
        <w:jc w:val="both"/>
        <w:rPr>
          <w:del w:id="2748" w:author="user" w:date="2019-10-22T14:51:00Z"/>
          <w:rFonts w:ascii="Times New Roman" w:hAnsi="Times New Roman" w:eastAsia="楷体_GB2312" w:cs="Times New Roman"/>
          <w:szCs w:val="32"/>
        </w:rPr>
      </w:pPr>
      <w:del w:id="2747" w:author="user" w:date="2019-10-22T14:51:00Z">
        <w:r>
          <w:rPr>
            <w:rFonts w:ascii="Times New Roman" w:hAnsi="Times New Roman" w:cs="Times New Roman" w:eastAsia="楷体_GB2312"/>
            <w:szCs w:val="32"/>
          </w:rPr>
          <w:delText>第三节  城市道路、公共场地</w:delText>
        </w:r>
      </w:del>
    </w:p>
    <w:p>
      <w:pPr>
        <w:pStyle w:val="Normal"/>
        <w:ind w:endChars="0" w:end="0"/>
        <w:jc w:val="both"/>
        <w:rPr>
          <w:del w:id="2750" w:author="user" w:date="2019-10-22T14:51:00Z"/>
          <w:rFonts w:ascii="Times New Roman" w:hAnsi="Times New Roman" w:eastAsia="楷体_GB2312" w:cs="Times New Roman"/>
          <w:szCs w:val="32"/>
          <w:bdr w:val="single" w:sz="4" w:space="0" w:color="000000"/>
        </w:rPr>
      </w:pPr>
      <w:del w:id="2749" w:author="user" w:date="2019-10-22T14:51:00Z">
        <w:r>
          <w:rPr>
            <w:rFonts w:eastAsia="楷体_GB2312" w:cs="Times New Roman" w:ascii="Times New Roman" w:hAnsi="Times New Roman"/>
            <w:szCs w:val="32"/>
            <w:bdr w:val="single" w:sz="4" w:space="0" w:color="000000"/>
          </w:rPr>
        </w:r>
      </w:del>
    </w:p>
    <w:p>
      <w:pPr>
        <w:pStyle w:val="Normal"/>
        <w:ind w:endChars="0" w:end="0"/>
        <w:rPr>
          <w:del w:id="2753" w:author="user" w:date="2019-10-22T14:51:00Z"/>
          <w:rFonts w:ascii="Times New Roman" w:hAnsi="Times New Roman" w:cs="Times New Roman"/>
          <w:szCs w:val="32"/>
        </w:rPr>
      </w:pPr>
      <w:del w:id="2751" w:author="user" w:date="2019-10-22T14:51:00Z">
        <w:r>
          <w:rPr>
            <w:rFonts w:ascii="Times New Roman" w:hAnsi="Times New Roman" w:cs="Times New Roman" w:eastAsia="黑体"/>
            <w:szCs w:val="32"/>
          </w:rPr>
          <w:delText>第二十五条</w:delText>
        </w:r>
      </w:del>
      <w:del w:id="2752" w:author="user" w:date="2019-10-22T14:51:00Z">
        <w:r>
          <w:rPr>
            <w:rFonts w:ascii="Times New Roman" w:hAnsi="Times New Roman" w:cs="Times New Roman"/>
            <w:szCs w:val="32"/>
          </w:rPr>
          <w:delText xml:space="preserve">  城市道路、公共场地及其附属设施应当符合下列规定：</w:delText>
        </w:r>
      </w:del>
    </w:p>
    <w:p>
      <w:pPr>
        <w:pStyle w:val="Normal"/>
        <w:ind w:endChars="0" w:end="0"/>
        <w:rPr>
          <w:del w:id="2755" w:author="user" w:date="2019-10-22T14:51:00Z"/>
          <w:rFonts w:ascii="Times New Roman" w:hAnsi="Times New Roman" w:cs="Times New Roman"/>
          <w:szCs w:val="32"/>
        </w:rPr>
      </w:pPr>
      <w:del w:id="2754" w:author="user" w:date="2019-10-22T14:51:00Z">
        <w:r>
          <w:rPr>
            <w:rFonts w:ascii="Times New Roman" w:hAnsi="Times New Roman" w:cs="Times New Roman"/>
            <w:szCs w:val="32"/>
          </w:rPr>
          <w:delText>（一）地面平整，侧石完好，无障碍设施保持通畅；</w:delText>
        </w:r>
      </w:del>
    </w:p>
    <w:p>
      <w:pPr>
        <w:pStyle w:val="Normal"/>
        <w:ind w:endChars="0" w:end="0"/>
        <w:rPr>
          <w:del w:id="2757" w:author="user" w:date="2019-10-22T14:51:00Z"/>
          <w:rFonts w:ascii="Times New Roman" w:hAnsi="Times New Roman" w:cs="Times New Roman"/>
          <w:szCs w:val="32"/>
        </w:rPr>
      </w:pPr>
      <w:del w:id="2756" w:author="user" w:date="2019-10-22T14:51:00Z">
        <w:r>
          <w:rPr>
            <w:rFonts w:ascii="Times New Roman" w:hAnsi="Times New Roman" w:cs="Times New Roman"/>
            <w:szCs w:val="32"/>
          </w:rPr>
          <w:delText>（二）隔离墩、防护栏、防护墙、声屏障和照明、排水等设施保持整洁、完好、有效；</w:delText>
        </w:r>
      </w:del>
    </w:p>
    <w:p>
      <w:pPr>
        <w:pStyle w:val="Normal"/>
        <w:ind w:endChars="0" w:end="0"/>
        <w:rPr>
          <w:del w:id="2759" w:author="user" w:date="2019-10-22T14:51:00Z"/>
          <w:rFonts w:ascii="Times New Roman" w:hAnsi="Times New Roman" w:cs="Times New Roman"/>
          <w:spacing w:val="-6"/>
          <w:szCs w:val="32"/>
        </w:rPr>
      </w:pPr>
      <w:del w:id="2758" w:author="user" w:date="2019-10-22T14:51:00Z">
        <w:r>
          <w:rPr>
            <w:rFonts w:ascii="Times New Roman" w:hAnsi="Times New Roman" w:cs="Times New Roman"/>
            <w:spacing w:val="-6"/>
            <w:szCs w:val="32"/>
          </w:rPr>
          <w:delText>（三）检查井、箱盖等保持齐备完好，并与路面保持齐平状态。</w:delText>
        </w:r>
      </w:del>
    </w:p>
    <w:p>
      <w:pPr>
        <w:pStyle w:val="Normal"/>
        <w:ind w:endChars="0" w:end="0"/>
        <w:rPr>
          <w:del w:id="2761" w:author="user" w:date="2019-10-22T14:51:00Z"/>
          <w:rFonts w:ascii="Times New Roman" w:hAnsi="Times New Roman" w:cs="Times New Roman"/>
          <w:szCs w:val="32"/>
        </w:rPr>
      </w:pPr>
      <w:del w:id="2760" w:author="user" w:date="2019-10-22T14:51:00Z">
        <w:r>
          <w:rPr>
            <w:rFonts w:ascii="Times New Roman" w:hAnsi="Times New Roman" w:cs="Times New Roman"/>
            <w:szCs w:val="32"/>
          </w:rPr>
          <w:delText>城市道路、公共场地及其附属设施污损、缺失的，相关责任人应当及时清理和修复。</w:delText>
        </w:r>
      </w:del>
    </w:p>
    <w:p>
      <w:pPr>
        <w:pStyle w:val="Normal"/>
        <w:ind w:endChars="0" w:end="0"/>
        <w:rPr>
          <w:del w:id="2764" w:author="user" w:date="2019-10-22T14:51:00Z"/>
          <w:rFonts w:ascii="Times New Roman" w:hAnsi="Times New Roman" w:cs="Times New Roman"/>
          <w:szCs w:val="32"/>
        </w:rPr>
      </w:pPr>
      <w:del w:id="2762" w:author="user" w:date="2019-10-22T14:51:00Z">
        <w:r>
          <w:rPr>
            <w:rFonts w:ascii="Times New Roman" w:hAnsi="Times New Roman" w:cs="Times New Roman" w:eastAsia="黑体"/>
            <w:szCs w:val="32"/>
          </w:rPr>
          <w:delText>第二十六条</w:delText>
        </w:r>
      </w:del>
      <w:del w:id="2763" w:author="user" w:date="2019-10-22T14:51:00Z">
        <w:r>
          <w:rPr>
            <w:rFonts w:ascii="Times New Roman" w:hAnsi="Times New Roman" w:cs="Times New Roman"/>
            <w:szCs w:val="32"/>
          </w:rPr>
          <w:delText xml:space="preserve">  不得擅自挖掘城市道路；经批准的，应当在指定的时间和范围内进行，并在施工现场设置安全警示标志和安全防护设施。</w:delText>
        </w:r>
      </w:del>
    </w:p>
    <w:p>
      <w:pPr>
        <w:pStyle w:val="Normal"/>
        <w:ind w:endChars="0" w:end="0"/>
        <w:rPr>
          <w:del w:id="2766" w:author="user" w:date="2019-10-22T14:51:00Z"/>
          <w:rFonts w:ascii="Times New Roman" w:hAnsi="Times New Roman" w:cs="Times New Roman"/>
          <w:szCs w:val="32"/>
        </w:rPr>
      </w:pPr>
      <w:del w:id="2765" w:author="user" w:date="2019-10-22T14:51:00Z">
        <w:r>
          <w:rPr>
            <w:rFonts w:ascii="Times New Roman" w:hAnsi="Times New Roman" w:cs="Times New Roman"/>
            <w:szCs w:val="32"/>
          </w:rPr>
          <w:delText>施工完毕后，施工单位应当及时平整现场、恢复路面，拆除临时设施。</w:delText>
        </w:r>
      </w:del>
    </w:p>
    <w:p>
      <w:pPr>
        <w:pStyle w:val="Normal"/>
        <w:ind w:endChars="0" w:end="0"/>
        <w:rPr>
          <w:del w:id="2769" w:author="user" w:date="2019-10-22T14:51:00Z"/>
          <w:rFonts w:ascii="Times New Roman" w:hAnsi="Times New Roman" w:cs="Times New Roman"/>
          <w:szCs w:val="32"/>
        </w:rPr>
      </w:pPr>
      <w:del w:id="2767" w:author="user" w:date="2019-10-22T14:51:00Z">
        <w:r>
          <w:rPr>
            <w:rFonts w:ascii="Times New Roman" w:hAnsi="Times New Roman" w:cs="Times New Roman" w:eastAsia="黑体"/>
            <w:szCs w:val="32"/>
          </w:rPr>
          <w:delText>第二十七条</w:delText>
        </w:r>
      </w:del>
      <w:del w:id="2768" w:author="user" w:date="2019-10-22T14:51:00Z">
        <w:r>
          <w:rPr>
            <w:rFonts w:ascii="Times New Roman" w:hAnsi="Times New Roman" w:cs="Times New Roman"/>
            <w:szCs w:val="32"/>
          </w:rPr>
          <w:delText xml:space="preserve">  机动车、非机动车应当按照指定地点停放，不得影响市容。</w:delText>
        </w:r>
      </w:del>
    </w:p>
    <w:p>
      <w:pPr>
        <w:pStyle w:val="Normal"/>
        <w:ind w:endChars="0" w:end="0"/>
        <w:rPr>
          <w:del w:id="2771" w:author="user" w:date="2019-10-22T14:51:00Z"/>
          <w:rFonts w:ascii="Times New Roman" w:hAnsi="Times New Roman" w:cs="Times New Roman"/>
          <w:szCs w:val="32"/>
        </w:rPr>
      </w:pPr>
      <w:del w:id="2770" w:author="user" w:date="2019-10-22T14:51:00Z">
        <w:r>
          <w:rPr>
            <w:rFonts w:ascii="Times New Roman" w:hAnsi="Times New Roman" w:cs="Times New Roman"/>
            <w:szCs w:val="32"/>
          </w:rPr>
          <w:delText>沿街单位的车辆应当停放在单位内部；单位内部无停放车辆场地的，应当确定准许停放的地点；鼓励沿街单位在非工作日向社会开放停车场所。</w:delText>
        </w:r>
      </w:del>
    </w:p>
    <w:p>
      <w:pPr>
        <w:pStyle w:val="Normal"/>
        <w:ind w:endChars="0" w:end="0"/>
        <w:rPr>
          <w:del w:id="2774" w:author="user" w:date="2019-10-22T14:51:00Z"/>
          <w:rFonts w:ascii="Times New Roman" w:hAnsi="Times New Roman" w:cs="Times New Roman"/>
          <w:szCs w:val="32"/>
        </w:rPr>
      </w:pPr>
      <w:del w:id="2772" w:author="user" w:date="2019-10-22T14:51:00Z">
        <w:r>
          <w:rPr>
            <w:rFonts w:ascii="Times New Roman" w:hAnsi="Times New Roman" w:cs="Times New Roman" w:eastAsia="黑体"/>
            <w:szCs w:val="32"/>
          </w:rPr>
          <w:delText>第二十八条</w:delText>
        </w:r>
      </w:del>
      <w:del w:id="2773" w:author="user" w:date="2019-10-22T14:51:00Z">
        <w:r>
          <w:rPr>
            <w:rFonts w:ascii="Times New Roman" w:hAnsi="Times New Roman" w:cs="Times New Roman"/>
            <w:szCs w:val="32"/>
          </w:rPr>
          <w:delText xml:space="preserve">  不得擅自占用城市道路和公共场地从事下列行为：</w:delText>
        </w:r>
      </w:del>
    </w:p>
    <w:p>
      <w:pPr>
        <w:pStyle w:val="Normal"/>
        <w:ind w:endChars="0" w:end="0"/>
        <w:rPr>
          <w:del w:id="2776" w:author="user" w:date="2019-10-22T14:51:00Z"/>
          <w:rFonts w:ascii="Times New Roman" w:hAnsi="Times New Roman" w:cs="Times New Roman"/>
          <w:szCs w:val="32"/>
        </w:rPr>
      </w:pPr>
      <w:del w:id="2775" w:author="user" w:date="2019-10-22T14:51:00Z">
        <w:r>
          <w:rPr>
            <w:rFonts w:ascii="Times New Roman" w:hAnsi="Times New Roman" w:cs="Times New Roman"/>
            <w:szCs w:val="32"/>
          </w:rPr>
          <w:delText>（一）堆放物料，搭建建筑物、构筑物；</w:delText>
        </w:r>
      </w:del>
    </w:p>
    <w:p>
      <w:pPr>
        <w:pStyle w:val="Normal"/>
        <w:ind w:endChars="0" w:end="0"/>
        <w:rPr>
          <w:del w:id="2778" w:author="user" w:date="2019-10-22T14:51:00Z"/>
          <w:rFonts w:ascii="Times New Roman" w:hAnsi="Times New Roman" w:cs="Times New Roman"/>
          <w:szCs w:val="32"/>
        </w:rPr>
      </w:pPr>
      <w:del w:id="2777" w:author="user" w:date="2019-10-22T14:51:00Z">
        <w:r>
          <w:rPr>
            <w:rFonts w:ascii="Times New Roman" w:hAnsi="Times New Roman" w:cs="Times New Roman"/>
            <w:szCs w:val="32"/>
          </w:rPr>
          <w:delText>（二）摆摊设点，超出门、窗经营、作业；</w:delText>
        </w:r>
      </w:del>
    </w:p>
    <w:p>
      <w:pPr>
        <w:pStyle w:val="Normal"/>
        <w:ind w:endChars="0" w:end="0"/>
        <w:rPr>
          <w:del w:id="2780" w:author="user" w:date="2019-10-22T14:51:00Z"/>
          <w:rFonts w:ascii="Times New Roman" w:hAnsi="Times New Roman" w:cs="Times New Roman"/>
          <w:szCs w:val="32"/>
        </w:rPr>
      </w:pPr>
      <w:del w:id="2779" w:author="user" w:date="2019-10-22T14:51:00Z">
        <w:r>
          <w:rPr>
            <w:rFonts w:ascii="Times New Roman" w:hAnsi="Times New Roman" w:cs="Times New Roman"/>
            <w:szCs w:val="32"/>
          </w:rPr>
          <w:delText>（三）清洗机动车辆；</w:delText>
        </w:r>
      </w:del>
    </w:p>
    <w:p>
      <w:pPr>
        <w:pStyle w:val="Normal"/>
        <w:ind w:endChars="0" w:end="0"/>
        <w:rPr>
          <w:del w:id="2782" w:author="user" w:date="2019-10-22T14:51:00Z"/>
          <w:rFonts w:ascii="Times New Roman" w:hAnsi="Times New Roman" w:cs="Times New Roman"/>
          <w:szCs w:val="32"/>
        </w:rPr>
      </w:pPr>
      <w:del w:id="2781" w:author="user" w:date="2019-10-22T14:51:00Z">
        <w:r>
          <w:rPr>
            <w:rFonts w:ascii="Times New Roman" w:hAnsi="Times New Roman" w:cs="Times New Roman"/>
            <w:szCs w:val="32"/>
          </w:rPr>
          <w:delText>（四）法律、法规规定的其他行为。</w:delText>
        </w:r>
      </w:del>
    </w:p>
    <w:p>
      <w:pPr>
        <w:pStyle w:val="Normal"/>
        <w:ind w:endChars="0" w:end="0"/>
        <w:rPr>
          <w:del w:id="2784" w:author="user" w:date="2019-10-22T14:51:00Z"/>
          <w:rFonts w:ascii="Times New Roman" w:hAnsi="Times New Roman" w:cs="Times New Roman"/>
          <w:szCs w:val="32"/>
        </w:rPr>
      </w:pPr>
      <w:del w:id="2783" w:author="user" w:date="2019-10-22T14:51:00Z">
        <w:r>
          <w:rPr>
            <w:rFonts w:ascii="Times New Roman" w:hAnsi="Times New Roman" w:cs="Times New Roman"/>
            <w:szCs w:val="32"/>
          </w:rPr>
          <w:delText>占用城市道路、公共场地举办各类公益、商业活动的，应当经批准，并在指定的时间和范围内从事相关活动；活动结束或者占用期满后，应当及时清理现场，恢复原状。</w:delText>
        </w:r>
      </w:del>
    </w:p>
    <w:p>
      <w:pPr>
        <w:pStyle w:val="Normal"/>
        <w:ind w:endChars="0" w:end="0"/>
        <w:rPr>
          <w:del w:id="2786" w:author="user" w:date="2019-10-22T14:51:00Z"/>
          <w:rFonts w:ascii="Times New Roman" w:hAnsi="Times New Roman" w:cs="Times New Roman"/>
          <w:szCs w:val="32"/>
        </w:rPr>
      </w:pPr>
      <w:del w:id="2785" w:author="user" w:date="2019-10-22T14:51: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p>
    <w:p>
      <w:pPr>
        <w:pStyle w:val="Normal"/>
        <w:ind w:endChars="0" w:end="0"/>
        <w:rPr>
          <w:del w:id="2789" w:author="user" w:date="2019-10-22T14:51:00Z"/>
          <w:rFonts w:ascii="Times New Roman" w:hAnsi="Times New Roman" w:cs="Times New Roman"/>
          <w:szCs w:val="32"/>
        </w:rPr>
      </w:pPr>
      <w:del w:id="2787" w:author="user" w:date="2019-10-22T14:51:00Z">
        <w:r>
          <w:rPr>
            <w:rFonts w:ascii="Times New Roman" w:hAnsi="Times New Roman" w:cs="Times New Roman" w:eastAsia="黑体"/>
            <w:kern w:val="0"/>
            <w:szCs w:val="32"/>
          </w:rPr>
          <w:delText xml:space="preserve">第二十九条  </w:delText>
        </w:r>
      </w:del>
      <w:del w:id="2788" w:author="user" w:date="2019-10-22T14:51:00Z">
        <w:r>
          <w:rPr>
            <w:rFonts w:ascii="Times New Roman" w:hAnsi="Times New Roman" w:cs="Times New Roman"/>
            <w:szCs w:val="32"/>
          </w:rPr>
          <w:delText>互联网租赁自行车的经营管理遵循总量控制原则。</w:delText>
        </w:r>
      </w:del>
    </w:p>
    <w:p>
      <w:pPr>
        <w:pStyle w:val="Normal"/>
        <w:ind w:endChars="0" w:end="0"/>
        <w:rPr>
          <w:del w:id="2791" w:author="user" w:date="2019-10-22T14:51:00Z"/>
          <w:rFonts w:ascii="Times New Roman" w:hAnsi="Times New Roman" w:cs="Times New Roman"/>
          <w:szCs w:val="32"/>
        </w:rPr>
      </w:pPr>
      <w:del w:id="2790" w:author="user" w:date="2019-10-22T14:51:00Z">
        <w:r>
          <w:rPr>
            <w:rFonts w:ascii="Times New Roman" w:hAnsi="Times New Roman" w:cs="Times New Roman"/>
            <w:szCs w:val="32"/>
          </w:rPr>
          <w:delText>互联网租赁自行车经营单位应当履行主体责任，维护互联网租赁自行车的停放秩序。</w:delText>
        </w:r>
      </w:del>
    </w:p>
    <w:p>
      <w:pPr>
        <w:pStyle w:val="Normal"/>
        <w:ind w:endChars="0" w:end="0"/>
        <w:rPr>
          <w:del w:id="2794" w:author="user" w:date="2019-10-22T14:51:00Z"/>
          <w:rFonts w:ascii="Times New Roman" w:hAnsi="Times New Roman" w:cs="Times New Roman"/>
          <w:szCs w:val="32"/>
        </w:rPr>
      </w:pPr>
      <w:del w:id="2792" w:author="user" w:date="2019-10-22T14:51:00Z">
        <w:r>
          <w:rPr>
            <w:rFonts w:ascii="Times New Roman" w:hAnsi="Times New Roman" w:cs="Times New Roman" w:eastAsia="黑体"/>
            <w:szCs w:val="32"/>
          </w:rPr>
          <w:delText>第三十条</w:delText>
        </w:r>
      </w:del>
      <w:del w:id="2793" w:author="user" w:date="2019-10-22T14:51:00Z">
        <w:r>
          <w:rPr>
            <w:rFonts w:ascii="Times New Roman" w:hAnsi="Times New Roman" w:cs="Times New Roman"/>
            <w:szCs w:val="32"/>
          </w:rPr>
          <w:delText xml:space="preserve">  在不影响群众生活、交通通行以及市容和环境卫生的情形下，县级市、区人民政府可以确定特定路段、时间段，允许摆摊设点。</w:delText>
        </w:r>
      </w:del>
    </w:p>
    <w:p>
      <w:pPr>
        <w:pStyle w:val="Normal"/>
        <w:ind w:endChars="0" w:end="0"/>
        <w:rPr>
          <w:del w:id="2796" w:author="user" w:date="2019-10-22T14:51:00Z"/>
          <w:rFonts w:ascii="Times New Roman" w:hAnsi="Times New Roman" w:cs="Times New Roman"/>
          <w:szCs w:val="32"/>
        </w:rPr>
      </w:pPr>
      <w:del w:id="2795" w:author="user" w:date="2019-10-22T14:51:00Z">
        <w:r>
          <w:rPr>
            <w:rFonts w:ascii="Times New Roman" w:hAnsi="Times New Roman" w:cs="Times New Roman"/>
            <w:szCs w:val="32"/>
          </w:rPr>
          <w:delText>经营者应当在规定的时间和范围内经营，配备卫生设施，并保持市容和环境卫生整洁。</w:delText>
        </w:r>
      </w:del>
    </w:p>
    <w:p>
      <w:pPr>
        <w:pStyle w:val="Normal"/>
        <w:ind w:endChars="0" w:end="0"/>
        <w:rPr>
          <w:del w:id="2799" w:author="user" w:date="2019-10-22T14:51:00Z"/>
          <w:rFonts w:ascii="Times New Roman" w:hAnsi="Times New Roman" w:cs="Times New Roman"/>
          <w:szCs w:val="32"/>
        </w:rPr>
      </w:pPr>
      <w:del w:id="2797" w:author="user" w:date="2019-10-22T14:51:00Z">
        <w:r>
          <w:rPr>
            <w:rFonts w:ascii="Times New Roman" w:hAnsi="Times New Roman" w:cs="Times New Roman" w:eastAsia="黑体"/>
            <w:szCs w:val="32"/>
          </w:rPr>
          <w:delText>第三十一条</w:delText>
        </w:r>
      </w:del>
      <w:del w:id="2798" w:author="user" w:date="2019-10-22T14:51:00Z">
        <w:r>
          <w:rPr>
            <w:rFonts w:ascii="Times New Roman" w:hAnsi="Times New Roman" w:cs="Times New Roman"/>
            <w:szCs w:val="32"/>
          </w:rPr>
          <w:delText xml:space="preserve">  经批准在城市道路两侧从事车辆修理（清洗）、材料加工、殡葬服务、废品收购等经营活动的，应当符合市容环境规范要求，具备相应的经营场所和物料用品堆放场所。产生污水、污泥和垃圾的，应当配备符合规范要求的污水、污泥预处理设施及垃圾收集容器。</w:delText>
        </w:r>
      </w:del>
    </w:p>
    <w:p>
      <w:pPr>
        <w:pStyle w:val="Normal"/>
        <w:ind w:endChars="0" w:end="0"/>
        <w:rPr>
          <w:del w:id="2801" w:author="user" w:date="2019-10-22T14:51:00Z"/>
          <w:rFonts w:ascii="Times New Roman" w:hAnsi="Times New Roman" w:cs="Times New Roman"/>
          <w:szCs w:val="32"/>
        </w:rPr>
      </w:pPr>
      <w:del w:id="2800" w:author="user" w:date="2019-10-22T14:51:00Z">
        <w:r>
          <w:rPr>
            <w:rFonts w:ascii="Times New Roman" w:hAnsi="Times New Roman" w:cs="Times New Roman"/>
            <w:szCs w:val="32"/>
          </w:rPr>
          <w:delText>前款规定的市容环境规范要求由市城市管理行政主管部门会同市场监管、生态环境、市政园林等部门共同制定。</w:delText>
        </w:r>
      </w:del>
    </w:p>
    <w:p>
      <w:pPr>
        <w:pStyle w:val="Normal"/>
        <w:ind w:endChars="0" w:end="0"/>
        <w:rPr>
          <w:del w:id="2804" w:author="user" w:date="2019-10-22T14:51:00Z"/>
          <w:rFonts w:ascii="Times New Roman" w:hAnsi="Times New Roman" w:cs="Times New Roman"/>
          <w:szCs w:val="32"/>
        </w:rPr>
      </w:pPr>
      <w:del w:id="2802" w:author="user" w:date="2019-10-22T14:51:00Z">
        <w:r>
          <w:rPr>
            <w:rFonts w:ascii="Times New Roman" w:hAnsi="Times New Roman" w:cs="Times New Roman" w:eastAsia="黑体"/>
            <w:szCs w:val="32"/>
          </w:rPr>
          <w:delText>第三十二条</w:delText>
        </w:r>
      </w:del>
      <w:del w:id="2803" w:author="user" w:date="2019-10-22T14:51:00Z">
        <w:r>
          <w:rPr>
            <w:rFonts w:ascii="Times New Roman" w:hAnsi="Times New Roman" w:cs="Times New Roman"/>
            <w:szCs w:val="32"/>
          </w:rPr>
          <w:delText xml:space="preserve">  城市道路两侧的建筑物、构筑物应当采用透景、半透景围墙、栅栏或者绿篱、花坛（池）、草坪等作为分界，并保持整洁、美观，色调、造型应当与周围环境相协调。</w:delText>
        </w:r>
      </w:del>
    </w:p>
    <w:p>
      <w:pPr>
        <w:pStyle w:val="Normal"/>
        <w:ind w:endChars="0" w:end="0"/>
        <w:rPr>
          <w:del w:id="2806" w:author="user" w:date="2019-10-22T14:51:00Z"/>
          <w:rFonts w:ascii="Times New Roman" w:hAnsi="Times New Roman" w:cs="Times New Roman"/>
          <w:szCs w:val="32"/>
        </w:rPr>
      </w:pPr>
      <w:del w:id="2805" w:author="user" w:date="2019-10-22T14:51:00Z">
        <w:r>
          <w:rPr>
            <w:rFonts w:ascii="Times New Roman" w:hAnsi="Times New Roman" w:cs="Times New Roman"/>
            <w:szCs w:val="32"/>
          </w:rPr>
          <w:delText>城市道路两侧及隔离带上种植的树木或者其他植物不得遮挡路灯、交通信号、交通标志，不得妨碍安全视距，影响车辆、行人通行。</w:delText>
        </w:r>
      </w:del>
    </w:p>
    <w:p>
      <w:pPr>
        <w:pStyle w:val="Normal"/>
        <w:ind w:endChars="0" w:end="0"/>
        <w:rPr>
          <w:del w:id="2808" w:author="user" w:date="2019-10-22T14:51:00Z"/>
          <w:rFonts w:ascii="Times New Roman" w:hAnsi="Times New Roman" w:cs="Times New Roman"/>
          <w:szCs w:val="32"/>
        </w:rPr>
      </w:pPr>
      <w:del w:id="2807" w:author="user" w:date="2019-10-22T14:51:00Z">
        <w:r>
          <w:rPr>
            <w:rFonts w:ascii="Times New Roman" w:hAnsi="Times New Roman" w:cs="Times New Roman"/>
            <w:szCs w:val="32"/>
          </w:rPr>
          <w:delText>城市道路两侧的绿地、绿化小品及绿化设施，应当进行日常养护、定期修剪。</w:delText>
        </w:r>
      </w:del>
    </w:p>
    <w:p>
      <w:pPr>
        <w:pStyle w:val="Normal"/>
        <w:ind w:firstLineChars="200" w:endChars="0" w:end="0"/>
        <w:rPr>
          <w:del w:id="2810" w:author="user" w:date="2019-10-22T14:51:00Z"/>
          <w:rFonts w:ascii="Times New Roman" w:hAnsi="Times New Roman" w:cs="Times New Roman"/>
          <w:szCs w:val="32"/>
        </w:rPr>
      </w:pPr>
      <w:del w:id="2809" w:author="user" w:date="2019-10-22T14:51:00Z">
        <w:r>
          <w:rPr>
            <w:rFonts w:cs="Times New Roman" w:ascii="Times New Roman" w:hAnsi="Times New Roman"/>
            <w:szCs w:val="32"/>
          </w:rPr>
        </w:r>
      </w:del>
    </w:p>
    <w:p>
      <w:pPr>
        <w:pStyle w:val="Normal"/>
        <w:ind w:endChars="0" w:end="0"/>
        <w:jc w:val="both"/>
        <w:rPr>
          <w:del w:id="2812" w:author="user" w:date="2019-10-22T14:51:00Z"/>
          <w:rFonts w:ascii="Times New Roman" w:hAnsi="Times New Roman" w:eastAsia="楷体_GB2312" w:cs="Times New Roman"/>
          <w:szCs w:val="32"/>
        </w:rPr>
      </w:pPr>
      <w:del w:id="2811" w:author="user" w:date="2019-10-22T14:51:00Z">
        <w:r>
          <w:rPr>
            <w:rFonts w:ascii="Times New Roman" w:hAnsi="Times New Roman" w:cs="Times New Roman" w:eastAsia="楷体_GB2312"/>
            <w:szCs w:val="32"/>
          </w:rPr>
          <w:delText>第四节  建设工地</w:delText>
        </w:r>
      </w:del>
    </w:p>
    <w:p>
      <w:pPr>
        <w:pStyle w:val="Normal"/>
        <w:ind w:endChars="0" w:end="0"/>
        <w:jc w:val="both"/>
        <w:rPr>
          <w:del w:id="2814" w:author="user" w:date="2019-10-22T14:51:00Z"/>
          <w:rFonts w:ascii="Times New Roman" w:hAnsi="Times New Roman" w:eastAsia="楷体_GB2312" w:cs="Times New Roman"/>
          <w:szCs w:val="32"/>
          <w:bdr w:val="single" w:sz="4" w:space="0" w:color="000000"/>
        </w:rPr>
      </w:pPr>
      <w:del w:id="2813" w:author="user" w:date="2019-10-22T14:51:00Z">
        <w:r>
          <w:rPr>
            <w:rFonts w:eastAsia="楷体_GB2312" w:cs="Times New Roman" w:ascii="Times New Roman" w:hAnsi="Times New Roman"/>
            <w:szCs w:val="32"/>
            <w:bdr w:val="single" w:sz="4" w:space="0" w:color="000000"/>
          </w:rPr>
        </w:r>
      </w:del>
    </w:p>
    <w:p>
      <w:pPr>
        <w:pStyle w:val="Normal"/>
        <w:ind w:endChars="0" w:end="0"/>
        <w:rPr>
          <w:del w:id="2817" w:author="user" w:date="2019-10-22T14:51:00Z"/>
          <w:rFonts w:ascii="Times New Roman" w:hAnsi="Times New Roman" w:cs="Times New Roman"/>
          <w:szCs w:val="32"/>
        </w:rPr>
      </w:pPr>
      <w:del w:id="2815" w:author="user" w:date="2019-10-22T14:51:00Z">
        <w:r>
          <w:rPr>
            <w:rFonts w:ascii="Times New Roman" w:hAnsi="Times New Roman" w:cs="Times New Roman" w:eastAsia="黑体"/>
            <w:szCs w:val="32"/>
          </w:rPr>
          <w:delText>第三十三条</w:delText>
        </w:r>
      </w:del>
      <w:del w:id="2816" w:author="user" w:date="2019-10-22T14:51:00Z">
        <w:r>
          <w:rPr>
            <w:rFonts w:ascii="Times New Roman" w:hAnsi="Times New Roman" w:cs="Times New Roman"/>
            <w:szCs w:val="32"/>
          </w:rPr>
          <w:delText xml:space="preserve">  建设工地应当符合下列规定：</w:delText>
        </w:r>
      </w:del>
    </w:p>
    <w:p>
      <w:pPr>
        <w:pStyle w:val="Normal"/>
        <w:ind w:endChars="0" w:end="0"/>
        <w:rPr>
          <w:del w:id="2819" w:author="user" w:date="2019-10-22T14:51:00Z"/>
          <w:rFonts w:ascii="Times New Roman" w:hAnsi="Times New Roman" w:cs="Times New Roman"/>
          <w:szCs w:val="32"/>
        </w:rPr>
      </w:pPr>
      <w:del w:id="2818" w:author="user" w:date="2019-10-22T14:51:00Z">
        <w:r>
          <w:rPr>
            <w:rFonts w:ascii="Times New Roman" w:hAnsi="Times New Roman" w:cs="Times New Roman"/>
            <w:szCs w:val="32"/>
          </w:rPr>
          <w:delText>（一）设置连续、封闭的围挡；不具备封闭围挡条件的，设置围栏。</w:delText>
        </w:r>
      </w:del>
    </w:p>
    <w:p>
      <w:pPr>
        <w:pStyle w:val="Normal"/>
        <w:ind w:endChars="0" w:end="0"/>
        <w:rPr>
          <w:del w:id="2821" w:author="user" w:date="2019-10-22T14:51:00Z"/>
          <w:rFonts w:ascii="Times New Roman" w:hAnsi="Times New Roman" w:cs="Times New Roman"/>
          <w:szCs w:val="32"/>
        </w:rPr>
      </w:pPr>
      <w:del w:id="2820" w:author="user" w:date="2019-10-22T14:51:00Z">
        <w:r>
          <w:rPr>
            <w:rFonts w:ascii="Times New Roman" w:hAnsi="Times New Roman" w:cs="Times New Roman"/>
            <w:szCs w:val="32"/>
          </w:rPr>
          <w:delText>（二）建设工地内靠近围挡堆放物料的高度不得超出围挡顶部。</w:delText>
        </w:r>
      </w:del>
    </w:p>
    <w:p>
      <w:pPr>
        <w:pStyle w:val="Normal"/>
        <w:ind w:endChars="0" w:end="0"/>
        <w:rPr>
          <w:del w:id="2823" w:author="user" w:date="2019-10-22T14:51:00Z"/>
          <w:rFonts w:ascii="Times New Roman" w:hAnsi="Times New Roman" w:cs="Times New Roman"/>
          <w:szCs w:val="32"/>
        </w:rPr>
      </w:pPr>
      <w:del w:id="2822" w:author="user" w:date="2019-10-22T14:51:00Z">
        <w:r>
          <w:rPr>
            <w:rFonts w:ascii="Times New Roman" w:hAnsi="Times New Roman" w:cs="Times New Roman"/>
            <w:szCs w:val="32"/>
          </w:rPr>
          <w:delText>（三）建设工地范围外不得堆放物料、机具和废弃物等。</w:delText>
        </w:r>
      </w:del>
    </w:p>
    <w:p>
      <w:pPr>
        <w:pStyle w:val="Normal"/>
        <w:ind w:endChars="0" w:end="0"/>
        <w:rPr>
          <w:del w:id="2825" w:author="user" w:date="2019-10-22T14:51:00Z"/>
          <w:rFonts w:ascii="Times New Roman" w:hAnsi="Times New Roman" w:cs="Times New Roman"/>
          <w:szCs w:val="32"/>
        </w:rPr>
      </w:pPr>
      <w:del w:id="2824" w:author="user" w:date="2019-10-22T14:51:00Z">
        <w:r>
          <w:rPr>
            <w:rFonts w:ascii="Times New Roman" w:hAnsi="Times New Roman" w:cs="Times New Roman"/>
            <w:szCs w:val="32"/>
          </w:rPr>
          <w:delText>搭建脚手架等设施占用城市道路的，应当按照有关规定办理审批手续。</w:delText>
        </w:r>
      </w:del>
    </w:p>
    <w:p>
      <w:pPr>
        <w:pStyle w:val="Normal"/>
        <w:ind w:endChars="0" w:end="0"/>
        <w:rPr>
          <w:del w:id="2828" w:author="user" w:date="2019-10-22T14:51:00Z"/>
          <w:rFonts w:ascii="Times New Roman" w:hAnsi="Times New Roman" w:cs="Times New Roman"/>
          <w:szCs w:val="32"/>
        </w:rPr>
      </w:pPr>
      <w:del w:id="2826" w:author="user" w:date="2019-10-22T14:51:00Z">
        <w:r>
          <w:rPr>
            <w:rFonts w:ascii="Times New Roman" w:hAnsi="Times New Roman" w:cs="Times New Roman" w:eastAsia="黑体"/>
            <w:szCs w:val="32"/>
          </w:rPr>
          <w:delText>第三十四条</w:delText>
        </w:r>
      </w:del>
      <w:del w:id="2827" w:author="user" w:date="2019-10-22T14:51:00Z">
        <w:r>
          <w:rPr>
            <w:rFonts w:ascii="Times New Roman" w:hAnsi="Times New Roman" w:cs="Times New Roman"/>
            <w:szCs w:val="32"/>
          </w:rPr>
          <w:delText xml:space="preserve">  施工现场应当防止扬尘，拆除作业应当采取湿式作业法；产生的废水、泥浆不得直接排入城市排水管网、河道。</w:delText>
        </w:r>
      </w:del>
    </w:p>
    <w:p>
      <w:pPr>
        <w:pStyle w:val="Normal"/>
        <w:ind w:endChars="0" w:end="0"/>
        <w:rPr>
          <w:del w:id="2830" w:author="user" w:date="2019-10-22T14:51:00Z"/>
          <w:rFonts w:ascii="Times New Roman" w:hAnsi="Times New Roman" w:cs="Times New Roman"/>
          <w:szCs w:val="32"/>
        </w:rPr>
      </w:pPr>
      <w:del w:id="2829" w:author="user" w:date="2019-10-22T14:51:00Z">
        <w:r>
          <w:rPr>
            <w:rFonts w:ascii="Times New Roman" w:hAnsi="Times New Roman" w:cs="Times New Roman"/>
            <w:szCs w:val="32"/>
          </w:rPr>
          <w:delText>建设工地出入口应当进行硬化处理，并配备车辆冲洗设施及相应的泥浆沉淀和排水设施。</w:delText>
        </w:r>
      </w:del>
    </w:p>
    <w:p>
      <w:pPr>
        <w:pStyle w:val="Normal"/>
        <w:ind w:endChars="0" w:end="0"/>
        <w:rPr>
          <w:del w:id="2836" w:author="user" w:date="2019-10-22T14:51:00Z"/>
          <w:rFonts w:ascii="Times New Roman" w:hAnsi="Times New Roman" w:cs="Times New Roman"/>
          <w:szCs w:val="32"/>
        </w:rPr>
      </w:pPr>
      <w:del w:id="2831" w:author="user" w:date="2019-10-22T14:51:00Z">
        <w:r>
          <w:rPr>
            <w:rFonts w:ascii="Times New Roman" w:hAnsi="Times New Roman" w:cs="Times New Roman" w:eastAsia="黑体"/>
            <w:szCs w:val="32"/>
          </w:rPr>
          <w:delText>第三十五条</w:delText>
        </w:r>
      </w:del>
      <w:del w:id="2832" w:author="user" w:date="2019-10-22T14:51:00Z">
        <w:r>
          <w:rPr>
            <w:rFonts w:ascii="Times New Roman" w:hAnsi="Times New Roman" w:cs="Times New Roman"/>
            <w:szCs w:val="32"/>
          </w:rPr>
          <w:delText xml:space="preserve">  </w:delText>
        </w:r>
      </w:del>
      <w:ins w:id="2833" w:author="微软用户" w:date="2013-06-11T14:08:00Z">
        <w:del w:id="2834" w:author="user" w:date="2019-10-22T14:51:00Z">
          <w:r>
            <w:rPr>
              <w:rFonts w:ascii="Times New Roman" w:hAnsi="Times New Roman" w:cs="Times New Roman" w:hint="eastAsia"/>
              <w:szCs w:val="32"/>
            </w:rPr>
            <w:delText xml:space="preserve">  </w:delText>
          </w:r>
        </w:del>
      </w:ins>
      <w:del w:id="2835" w:author="user" w:date="2019-10-22T14:51:00Z">
        <w:r>
          <w:rPr>
            <w:rFonts w:ascii="Times New Roman" w:hAnsi="Times New Roman" w:cs="Times New Roman"/>
            <w:szCs w:val="32"/>
          </w:rPr>
          <w:delText>除抢修、抢险等工程外，夜间二十二时至凌晨六时禁止在医疗区、文教科研区和以机关或者居民住宅为主的噪声敏感区域内进行产生噪声的施工。</w:delText>
        </w:r>
      </w:del>
    </w:p>
    <w:p>
      <w:pPr>
        <w:pStyle w:val="Normal"/>
        <w:ind w:endChars="0" w:end="0"/>
        <w:rPr>
          <w:del w:id="2838" w:author="user" w:date="2019-10-22T14:51:00Z"/>
          <w:rFonts w:ascii="Times New Roman" w:hAnsi="Times New Roman" w:cs="Times New Roman"/>
          <w:szCs w:val="32"/>
        </w:rPr>
      </w:pPr>
      <w:del w:id="2837" w:author="user" w:date="2019-10-22T14:51:00Z">
        <w:r>
          <w:rPr>
            <w:rFonts w:ascii="Times New Roman" w:hAnsi="Times New Roman" w:cs="Times New Roman"/>
            <w:szCs w:val="32"/>
          </w:rPr>
          <w:delText>因生产工艺要求或者特殊需要必须进行夜间施工的，施工单位应当根据有关规定办理审批手续。</w:delText>
        </w:r>
      </w:del>
    </w:p>
    <w:p>
      <w:pPr>
        <w:pStyle w:val="Normal"/>
        <w:ind w:endChars="0" w:end="0"/>
        <w:rPr>
          <w:del w:id="2841" w:author="user" w:date="2019-10-22T14:51:00Z"/>
          <w:rFonts w:ascii="Times New Roman" w:hAnsi="Times New Roman" w:cs="Times New Roman"/>
          <w:szCs w:val="32"/>
        </w:rPr>
      </w:pPr>
      <w:del w:id="2839" w:author="user" w:date="2019-10-22T14:51:00Z">
        <w:r>
          <w:rPr>
            <w:rFonts w:ascii="Times New Roman" w:hAnsi="Times New Roman" w:cs="Times New Roman" w:eastAsia="黑体"/>
            <w:szCs w:val="32"/>
          </w:rPr>
          <w:delText>第三十六条</w:delText>
        </w:r>
      </w:del>
      <w:del w:id="2840" w:author="user" w:date="2019-10-22T14:51:00Z">
        <w:r>
          <w:rPr>
            <w:rFonts w:ascii="Times New Roman" w:hAnsi="Times New Roman" w:cs="Times New Roman"/>
            <w:szCs w:val="32"/>
          </w:rPr>
          <w:delText xml:space="preserve">  建设工程开工前，建设单位应当向市、县级市城市管理行政主管部门申报建筑垃圾、工程渣土、工程泥浆产生量和处置方案，取得处置许可。未经许可的，不得擅自处置。</w:delText>
        </w:r>
      </w:del>
    </w:p>
    <w:p>
      <w:pPr>
        <w:pStyle w:val="Normal"/>
        <w:ind w:endChars="0" w:end="0"/>
        <w:rPr>
          <w:del w:id="2843" w:author="user" w:date="2019-10-22T14:51:00Z"/>
          <w:rFonts w:ascii="Times New Roman" w:hAnsi="Times New Roman" w:cs="Times New Roman"/>
          <w:szCs w:val="32"/>
        </w:rPr>
      </w:pPr>
      <w:del w:id="2842" w:author="user" w:date="2019-10-22T14:51:00Z">
        <w:r>
          <w:rPr>
            <w:rFonts w:ascii="Times New Roman" w:hAnsi="Times New Roman" w:cs="Times New Roman"/>
            <w:szCs w:val="32"/>
          </w:rPr>
          <w:delText>建设单位根据规定缴纳建筑垃圾处置费，工程结束后应当及时清理施工现场。</w:delText>
        </w:r>
      </w:del>
    </w:p>
    <w:p>
      <w:pPr>
        <w:pStyle w:val="Normal"/>
        <w:ind w:endChars="0" w:end="0"/>
        <w:rPr>
          <w:del w:id="2846" w:author="user" w:date="2019-10-22T14:51:00Z"/>
          <w:rFonts w:ascii="Times New Roman" w:hAnsi="Times New Roman" w:cs="Times New Roman"/>
          <w:szCs w:val="32"/>
        </w:rPr>
      </w:pPr>
      <w:del w:id="2844" w:author="user" w:date="2019-10-22T14:51:00Z">
        <w:r>
          <w:rPr>
            <w:rFonts w:ascii="Times New Roman" w:hAnsi="Times New Roman" w:cs="Times New Roman" w:eastAsia="黑体"/>
            <w:szCs w:val="32"/>
          </w:rPr>
          <w:delText>第三十七条</w:delText>
        </w:r>
      </w:del>
      <w:del w:id="2845" w:author="user" w:date="2019-10-22T14:51:00Z">
        <w:r>
          <w:rPr>
            <w:rFonts w:ascii="Times New Roman" w:hAnsi="Times New Roman" w:cs="Times New Roman"/>
            <w:szCs w:val="32"/>
          </w:rPr>
          <w:delText xml:space="preserve">  建设工程产生的建筑垃圾、工程渣土、工程泥浆等废弃物应当交给经核准的处置、运输、消纳单位处理。</w:delText>
        </w:r>
      </w:del>
    </w:p>
    <w:p>
      <w:pPr>
        <w:pStyle w:val="Normal"/>
        <w:ind w:endChars="0" w:end="0"/>
        <w:rPr>
          <w:del w:id="2848" w:author="user" w:date="2019-10-22T14:51:00Z"/>
          <w:rFonts w:ascii="Times New Roman" w:hAnsi="Times New Roman" w:cs="Times New Roman"/>
          <w:szCs w:val="32"/>
        </w:rPr>
      </w:pPr>
      <w:del w:id="2847" w:author="user" w:date="2019-10-22T14:51:00Z">
        <w:r>
          <w:rPr>
            <w:rFonts w:ascii="Times New Roman" w:hAnsi="Times New Roman" w:cs="Times New Roman"/>
            <w:szCs w:val="32"/>
          </w:rPr>
          <w:delText>从事建筑垃圾、工程渣土、工程泥浆的运输单位车辆应当符合下列规定：</w:delText>
        </w:r>
      </w:del>
    </w:p>
    <w:p>
      <w:pPr>
        <w:pStyle w:val="Normal"/>
        <w:ind w:endChars="0" w:end="0"/>
        <w:rPr>
          <w:del w:id="2850" w:author="user" w:date="2019-10-22T14:51:00Z"/>
          <w:rFonts w:ascii="Times New Roman" w:hAnsi="Times New Roman" w:cs="Times New Roman"/>
          <w:szCs w:val="32"/>
        </w:rPr>
      </w:pPr>
      <w:del w:id="2849" w:author="user" w:date="2019-10-22T14:51:00Z">
        <w:r>
          <w:rPr>
            <w:rFonts w:ascii="Times New Roman" w:hAnsi="Times New Roman" w:cs="Times New Roman"/>
            <w:szCs w:val="32"/>
          </w:rPr>
          <w:delText>（一）密闭运输；</w:delText>
        </w:r>
      </w:del>
    </w:p>
    <w:p>
      <w:pPr>
        <w:pStyle w:val="Normal"/>
        <w:ind w:endChars="0" w:end="0"/>
        <w:rPr>
          <w:del w:id="2852" w:author="user" w:date="2019-10-22T14:51:00Z"/>
          <w:rFonts w:ascii="Times New Roman" w:hAnsi="Times New Roman" w:cs="Times New Roman"/>
          <w:szCs w:val="32"/>
        </w:rPr>
      </w:pPr>
      <w:del w:id="2851" w:author="user" w:date="2019-10-22T14:51:00Z">
        <w:r>
          <w:rPr>
            <w:rFonts w:ascii="Times New Roman" w:hAnsi="Times New Roman" w:cs="Times New Roman"/>
            <w:szCs w:val="32"/>
          </w:rPr>
          <w:delText>（二）严禁超载；</w:delText>
        </w:r>
      </w:del>
    </w:p>
    <w:p>
      <w:pPr>
        <w:pStyle w:val="Normal"/>
        <w:ind w:endChars="0" w:end="0"/>
        <w:rPr>
          <w:del w:id="2854" w:author="user" w:date="2019-10-22T14:51:00Z"/>
          <w:rFonts w:ascii="Times New Roman" w:hAnsi="Times New Roman" w:cs="Times New Roman"/>
          <w:szCs w:val="32"/>
        </w:rPr>
      </w:pPr>
      <w:del w:id="2853" w:author="user" w:date="2019-10-22T14:51:00Z">
        <w:r>
          <w:rPr>
            <w:rFonts w:ascii="Times New Roman" w:hAnsi="Times New Roman" w:cs="Times New Roman"/>
            <w:szCs w:val="32"/>
          </w:rPr>
          <w:delText>（三）不得车轮带泥行驶；</w:delText>
        </w:r>
      </w:del>
    </w:p>
    <w:p>
      <w:pPr>
        <w:pStyle w:val="Normal"/>
        <w:ind w:endChars="0" w:end="0"/>
        <w:rPr>
          <w:del w:id="2856" w:author="user" w:date="2019-10-22T14:51:00Z"/>
          <w:rFonts w:ascii="Times New Roman" w:hAnsi="Times New Roman" w:cs="Times New Roman"/>
          <w:szCs w:val="32"/>
        </w:rPr>
      </w:pPr>
      <w:del w:id="2855" w:author="user" w:date="2019-10-22T14:51:00Z">
        <w:r>
          <w:rPr>
            <w:rFonts w:ascii="Times New Roman" w:hAnsi="Times New Roman" w:cs="Times New Roman"/>
            <w:szCs w:val="32"/>
          </w:rPr>
          <w:delText>（四）不得沿途丢弃、遗撒；</w:delText>
        </w:r>
      </w:del>
    </w:p>
    <w:p>
      <w:pPr>
        <w:pStyle w:val="Normal"/>
        <w:ind w:endChars="0" w:end="0"/>
        <w:rPr>
          <w:del w:id="2858" w:author="user" w:date="2019-10-22T14:51:00Z"/>
          <w:rFonts w:ascii="Times New Roman" w:hAnsi="Times New Roman" w:cs="Times New Roman"/>
          <w:szCs w:val="32"/>
        </w:rPr>
      </w:pPr>
      <w:del w:id="2857" w:author="user" w:date="2019-10-22T14:51:00Z">
        <w:r>
          <w:rPr>
            <w:rFonts w:ascii="Times New Roman" w:hAnsi="Times New Roman" w:cs="Times New Roman"/>
            <w:szCs w:val="32"/>
          </w:rPr>
          <w:delText>（五）随车携带车辆运输处置证明和车辆准运证；</w:delText>
        </w:r>
      </w:del>
    </w:p>
    <w:p>
      <w:pPr>
        <w:pStyle w:val="Normal"/>
        <w:ind w:endChars="0" w:end="0"/>
        <w:rPr>
          <w:del w:id="2860" w:author="user" w:date="2019-10-22T14:51:00Z"/>
          <w:rFonts w:ascii="Times New Roman" w:hAnsi="Times New Roman" w:cs="Times New Roman"/>
          <w:szCs w:val="32"/>
        </w:rPr>
      </w:pPr>
      <w:del w:id="2859" w:author="user" w:date="2019-10-22T14:51:00Z">
        <w:r>
          <w:rPr>
            <w:rFonts w:ascii="Times New Roman" w:hAnsi="Times New Roman" w:cs="Times New Roman"/>
            <w:szCs w:val="32"/>
          </w:rPr>
          <w:delText>（六）按照规定的时间和线路运送到指定场地；</w:delText>
        </w:r>
      </w:del>
    </w:p>
    <w:p>
      <w:pPr>
        <w:pStyle w:val="Normal"/>
        <w:ind w:endChars="0" w:end="0"/>
        <w:rPr>
          <w:del w:id="2862" w:author="user" w:date="2019-10-22T14:51:00Z"/>
          <w:rFonts w:ascii="Times New Roman" w:hAnsi="Times New Roman" w:cs="Times New Roman"/>
          <w:szCs w:val="32"/>
        </w:rPr>
      </w:pPr>
      <w:del w:id="2861" w:author="user" w:date="2019-10-22T14:51:00Z">
        <w:r>
          <w:rPr>
            <w:rFonts w:ascii="Times New Roman" w:hAnsi="Times New Roman" w:cs="Times New Roman"/>
            <w:szCs w:val="32"/>
          </w:rPr>
          <w:delText>（七）加装数字化监控设备，放大号牌应当清晰、完整；</w:delText>
        </w:r>
      </w:del>
    </w:p>
    <w:p>
      <w:pPr>
        <w:pStyle w:val="Normal"/>
        <w:ind w:endChars="0" w:end="0"/>
        <w:rPr>
          <w:del w:id="2864" w:author="user" w:date="2019-10-22T14:51:00Z"/>
          <w:rFonts w:ascii="Times New Roman" w:hAnsi="Times New Roman" w:cs="Times New Roman"/>
          <w:szCs w:val="32"/>
        </w:rPr>
      </w:pPr>
      <w:del w:id="2863" w:author="user" w:date="2019-10-22T14:51:00Z">
        <w:r>
          <w:rPr>
            <w:rFonts w:ascii="Times New Roman" w:hAnsi="Times New Roman" w:cs="Times New Roman"/>
            <w:szCs w:val="32"/>
          </w:rPr>
          <w:delText>（八）法律、法规规定的其他要求。</w:delText>
        </w:r>
      </w:del>
    </w:p>
    <w:p>
      <w:pPr>
        <w:pStyle w:val="Normal"/>
        <w:ind w:firstLineChars="200" w:endChars="0" w:end="0"/>
        <w:rPr>
          <w:del w:id="2866" w:author="user" w:date="2019-10-22T14:51:00Z"/>
          <w:rFonts w:ascii="Times New Roman" w:hAnsi="Times New Roman" w:cs="Times New Roman"/>
          <w:szCs w:val="32"/>
        </w:rPr>
      </w:pPr>
      <w:del w:id="2865" w:author="user" w:date="2019-10-22T14:51:00Z">
        <w:r>
          <w:rPr>
            <w:rFonts w:cs="Times New Roman" w:ascii="Times New Roman" w:hAnsi="Times New Roman"/>
            <w:szCs w:val="32"/>
          </w:rPr>
        </w:r>
      </w:del>
    </w:p>
    <w:p>
      <w:pPr>
        <w:pStyle w:val="Normal"/>
        <w:ind w:endChars="0" w:end="0"/>
        <w:jc w:val="both"/>
        <w:rPr>
          <w:del w:id="2868" w:author="user" w:date="2019-10-22T14:51:00Z"/>
          <w:rFonts w:ascii="Times New Roman" w:hAnsi="Times New Roman" w:eastAsia="楷体_GB2312" w:cs="Times New Roman"/>
          <w:szCs w:val="32"/>
        </w:rPr>
      </w:pPr>
      <w:del w:id="2867" w:author="user" w:date="2019-10-22T14:51:00Z">
        <w:r>
          <w:rPr>
            <w:rFonts w:ascii="Times New Roman" w:hAnsi="Times New Roman" w:cs="Times New Roman" w:eastAsia="楷体_GB2312"/>
            <w:szCs w:val="32"/>
          </w:rPr>
          <w:delText>第五节  居住区</w:delText>
        </w:r>
      </w:del>
    </w:p>
    <w:p>
      <w:pPr>
        <w:pStyle w:val="Normal"/>
        <w:ind w:endChars="0" w:end="0"/>
        <w:jc w:val="both"/>
        <w:rPr>
          <w:del w:id="2870" w:author="user" w:date="2019-10-22T14:51:00Z"/>
          <w:rFonts w:ascii="Times New Roman" w:hAnsi="Times New Roman" w:eastAsia="楷体_GB2312" w:cs="Times New Roman"/>
          <w:szCs w:val="32"/>
          <w:bdr w:val="single" w:sz="4" w:space="0" w:color="000000"/>
        </w:rPr>
      </w:pPr>
      <w:del w:id="2869" w:author="user" w:date="2019-10-22T14:51:00Z">
        <w:r>
          <w:rPr>
            <w:rFonts w:eastAsia="楷体_GB2312" w:cs="Times New Roman" w:ascii="Times New Roman" w:hAnsi="Times New Roman"/>
            <w:szCs w:val="32"/>
            <w:bdr w:val="single" w:sz="4" w:space="0" w:color="000000"/>
          </w:rPr>
        </w:r>
      </w:del>
    </w:p>
    <w:p>
      <w:pPr>
        <w:pStyle w:val="Normal"/>
        <w:ind w:endChars="0" w:end="0"/>
        <w:rPr>
          <w:del w:id="2876" w:author="user" w:date="2019-10-22T14:51:00Z"/>
          <w:rFonts w:ascii="Times New Roman" w:hAnsi="Times New Roman" w:cs="Times New Roman"/>
          <w:spacing w:val="-6"/>
          <w:szCs w:val="32"/>
        </w:rPr>
      </w:pPr>
      <w:del w:id="2871" w:author="user" w:date="2019-10-22T14:51:00Z">
        <w:r>
          <w:rPr>
            <w:rFonts w:ascii="Times New Roman" w:hAnsi="Times New Roman" w:cs="Times New Roman" w:eastAsia="黑体"/>
            <w:spacing w:val="-6"/>
            <w:szCs w:val="32"/>
          </w:rPr>
          <w:delText>第三十八条</w:delText>
        </w:r>
      </w:del>
      <w:del w:id="2872" w:author="user" w:date="2019-10-22T14:51:00Z">
        <w:r>
          <w:rPr>
            <w:rFonts w:ascii="Times New Roman" w:hAnsi="Times New Roman" w:cs="Times New Roman"/>
            <w:spacing w:val="-6"/>
            <w:szCs w:val="32"/>
          </w:rPr>
          <w:delText xml:space="preserve">  </w:delText>
        </w:r>
      </w:del>
      <w:ins w:id="2873" w:author="微软用户" w:date="2013-06-11T14:08:00Z">
        <w:del w:id="2874" w:author="user" w:date="2019-10-22T14:51:00Z">
          <w:r>
            <w:rPr>
              <w:rFonts w:ascii="Times New Roman" w:hAnsi="Times New Roman" w:cs="Times New Roman" w:hint="eastAsia"/>
              <w:spacing w:val="-6"/>
              <w:szCs w:val="32"/>
            </w:rPr>
            <w:delText xml:space="preserve">  </w:delText>
          </w:r>
        </w:del>
      </w:ins>
      <w:del w:id="2875" w:author="user" w:date="2019-10-22T14:51:00Z">
        <w:r>
          <w:rPr>
            <w:rFonts w:ascii="Times New Roman" w:hAnsi="Times New Roman" w:cs="Times New Roman"/>
            <w:spacing w:val="-6"/>
            <w:szCs w:val="32"/>
          </w:rPr>
          <w:delText>居住区应当符合城市容貌标准，保持整洁卫生。</w:delText>
        </w:r>
      </w:del>
    </w:p>
    <w:p>
      <w:pPr>
        <w:pStyle w:val="Normal"/>
        <w:ind w:endChars="0" w:end="0"/>
        <w:rPr>
          <w:del w:id="2878" w:author="user" w:date="2019-10-22T14:51:00Z"/>
          <w:rFonts w:ascii="Times New Roman" w:hAnsi="Times New Roman" w:cs="Times New Roman"/>
          <w:szCs w:val="32"/>
        </w:rPr>
      </w:pPr>
      <w:del w:id="2877" w:author="user" w:date="2019-10-22T14:51:00Z">
        <w:r>
          <w:rPr>
            <w:rFonts w:ascii="Times New Roman" w:hAnsi="Times New Roman" w:cs="Times New Roman"/>
            <w:szCs w:val="32"/>
          </w:rPr>
          <w:delText>居住区内的道路应当保持平整畅通，整洁卫生；居住区内的车辆应当按照指定地点停放。</w:delText>
        </w:r>
      </w:del>
    </w:p>
    <w:p>
      <w:pPr>
        <w:pStyle w:val="Normal"/>
        <w:ind w:endChars="0" w:end="0"/>
        <w:rPr>
          <w:del w:id="2880" w:author="user" w:date="2019-10-22T14:51:00Z"/>
          <w:rFonts w:ascii="Times New Roman" w:hAnsi="Times New Roman" w:cs="Times New Roman"/>
          <w:szCs w:val="32"/>
        </w:rPr>
      </w:pPr>
      <w:del w:id="2879" w:author="user" w:date="2019-10-22T14:51:00Z">
        <w:r>
          <w:rPr>
            <w:rFonts w:ascii="Times New Roman" w:hAnsi="Times New Roman" w:cs="Times New Roman"/>
            <w:szCs w:val="32"/>
          </w:rPr>
          <w:delText>居住区内的绿化应当定期养护，不得毁坏、侵占绿地。</w:delText>
        </w:r>
      </w:del>
    </w:p>
    <w:p>
      <w:pPr>
        <w:pStyle w:val="Normal"/>
        <w:ind w:endChars="0" w:end="0"/>
        <w:rPr>
          <w:del w:id="2883" w:author="user" w:date="2019-10-22T14:51:00Z"/>
          <w:rFonts w:ascii="Times New Roman" w:hAnsi="Times New Roman" w:cs="Times New Roman"/>
          <w:szCs w:val="32"/>
        </w:rPr>
      </w:pPr>
      <w:del w:id="2881" w:author="user" w:date="2019-10-22T14:51:00Z">
        <w:r>
          <w:rPr>
            <w:rFonts w:ascii="Times New Roman" w:hAnsi="Times New Roman" w:cs="Times New Roman" w:eastAsia="黑体"/>
            <w:szCs w:val="32"/>
          </w:rPr>
          <w:delText>第三十九条</w:delText>
        </w:r>
      </w:del>
      <w:del w:id="2882" w:author="user" w:date="2019-10-22T14:51:00Z">
        <w:r>
          <w:rPr>
            <w:rFonts w:ascii="Times New Roman" w:hAnsi="Times New Roman" w:cs="Times New Roman"/>
            <w:szCs w:val="32"/>
          </w:rPr>
          <w:delText xml:space="preserve">  居住区内的公共设施应当规范设置，保持整洁完好；不得在墙面、楼道、邮箱、报栏、电线杆、变电箱等设施上乱张贴、乱刻画、乱涂写。</w:delText>
        </w:r>
      </w:del>
    </w:p>
    <w:p>
      <w:pPr>
        <w:pStyle w:val="Normal"/>
        <w:ind w:endChars="0" w:end="0"/>
        <w:rPr>
          <w:del w:id="2885" w:author="user" w:date="2019-10-22T14:51:00Z"/>
          <w:rFonts w:ascii="Times New Roman" w:hAnsi="Times New Roman" w:cs="Times New Roman"/>
          <w:szCs w:val="32"/>
        </w:rPr>
      </w:pPr>
      <w:del w:id="2884" w:author="user" w:date="2019-10-22T14:51:00Z">
        <w:r>
          <w:rPr>
            <w:rFonts w:ascii="Times New Roman" w:hAnsi="Times New Roman" w:cs="Times New Roman"/>
            <w:szCs w:val="32"/>
          </w:rPr>
          <w:delText>居住区的公共场所、公共绿地内不得晾晒、牵挂物品。</w:delText>
        </w:r>
      </w:del>
    </w:p>
    <w:p>
      <w:pPr>
        <w:pStyle w:val="Normal"/>
        <w:ind w:endChars="0" w:end="0"/>
        <w:rPr>
          <w:del w:id="2888" w:author="user" w:date="2019-10-22T14:51:00Z"/>
          <w:rFonts w:ascii="Times New Roman" w:hAnsi="Times New Roman" w:cs="Times New Roman"/>
          <w:szCs w:val="32"/>
        </w:rPr>
      </w:pPr>
      <w:del w:id="2886" w:author="user" w:date="2019-10-22T14:51:00Z">
        <w:r>
          <w:rPr>
            <w:rFonts w:ascii="Times New Roman" w:hAnsi="Times New Roman" w:cs="Times New Roman" w:eastAsia="黑体"/>
            <w:szCs w:val="32"/>
          </w:rPr>
          <w:delText>第四十条</w:delText>
        </w:r>
      </w:del>
      <w:del w:id="2887" w:author="user" w:date="2019-10-22T14:51:00Z">
        <w:r>
          <w:rPr>
            <w:rFonts w:ascii="Times New Roman" w:hAnsi="Times New Roman" w:cs="Times New Roman"/>
            <w:szCs w:val="32"/>
          </w:rPr>
          <w:delText xml:space="preserve">  物业服务企业或者社区组织应当加强居住区内装饰、装修、建设行为的管理，对违法行为应当劝阻、制止。劝阻无效的，向相关部门举报。</w:delText>
        </w:r>
      </w:del>
    </w:p>
    <w:p>
      <w:pPr>
        <w:pStyle w:val="Normal"/>
        <w:ind w:endChars="0" w:end="0"/>
        <w:rPr>
          <w:del w:id="2890" w:author="user" w:date="2019-10-22T14:51:00Z"/>
          <w:rFonts w:ascii="Times New Roman" w:hAnsi="Times New Roman" w:cs="Times New Roman"/>
          <w:szCs w:val="32"/>
        </w:rPr>
      </w:pPr>
      <w:del w:id="2889" w:author="user" w:date="2019-10-22T14:51:00Z">
        <w:r>
          <w:rPr>
            <w:rFonts w:ascii="Times New Roman" w:hAnsi="Times New Roman" w:cs="Times New Roman"/>
            <w:szCs w:val="32"/>
          </w:rPr>
          <w:delText>居民进行装修、娱乐、体育及其他活动时，应当采取有效措施控制音量，不得影响他人生活。</w:delText>
        </w:r>
      </w:del>
    </w:p>
    <w:p>
      <w:pPr>
        <w:pStyle w:val="Normal"/>
        <w:ind w:firstLineChars="200" w:endChars="0" w:end="0"/>
        <w:rPr>
          <w:del w:id="2892" w:author="user" w:date="2019-10-22T14:51:00Z"/>
          <w:rFonts w:ascii="Times New Roman" w:hAnsi="Times New Roman" w:cs="Times New Roman"/>
          <w:szCs w:val="32"/>
        </w:rPr>
      </w:pPr>
      <w:del w:id="2891" w:author="user" w:date="2019-10-22T14:51:00Z">
        <w:r>
          <w:rPr>
            <w:rFonts w:cs="Times New Roman" w:ascii="Times New Roman" w:hAnsi="Times New Roman"/>
            <w:szCs w:val="32"/>
          </w:rPr>
        </w:r>
      </w:del>
    </w:p>
    <w:p>
      <w:pPr>
        <w:pStyle w:val="Normal"/>
        <w:ind w:endChars="0" w:end="0"/>
        <w:jc w:val="both"/>
        <w:rPr>
          <w:del w:id="2894" w:author="user" w:date="2019-10-22T14:51:00Z"/>
          <w:rFonts w:ascii="Times New Roman" w:hAnsi="Times New Roman" w:eastAsia="黑体" w:cs="Times New Roman"/>
          <w:bCs/>
          <w:szCs w:val="32"/>
        </w:rPr>
      </w:pPr>
      <w:del w:id="2893" w:author="user" w:date="2019-10-22T14:51:00Z">
        <w:r>
          <w:rPr>
            <w:rFonts w:ascii="Times New Roman" w:hAnsi="Times New Roman" w:cs="Times New Roman" w:eastAsia="黑体"/>
            <w:bCs/>
            <w:szCs w:val="32"/>
          </w:rPr>
          <w:delText>第四章  环境卫生管理</w:delText>
        </w:r>
      </w:del>
    </w:p>
    <w:p>
      <w:pPr>
        <w:pStyle w:val="Normal"/>
        <w:ind w:endChars="0" w:end="0"/>
        <w:jc w:val="both"/>
        <w:rPr>
          <w:del w:id="2896" w:author="user" w:date="2019-10-22T14:51:00Z"/>
          <w:rFonts w:ascii="Times New Roman" w:hAnsi="Times New Roman" w:eastAsia="黑体" w:cs="Times New Roman"/>
          <w:bCs/>
          <w:szCs w:val="32"/>
        </w:rPr>
      </w:pPr>
      <w:del w:id="2895" w:author="user" w:date="2019-10-22T14:51:00Z">
        <w:r>
          <w:rPr>
            <w:rFonts w:eastAsia="黑体" w:cs="Times New Roman" w:ascii="Times New Roman" w:hAnsi="Times New Roman"/>
            <w:bCs/>
            <w:szCs w:val="32"/>
          </w:rPr>
        </w:r>
      </w:del>
    </w:p>
    <w:p>
      <w:pPr>
        <w:pStyle w:val="Normal"/>
        <w:ind w:endChars="0" w:end="0"/>
        <w:jc w:val="both"/>
        <w:rPr>
          <w:del w:id="2898" w:author="user" w:date="2019-10-22T14:51:00Z"/>
          <w:rFonts w:ascii="Times New Roman" w:hAnsi="Times New Roman" w:eastAsia="楷体_GB2312" w:cs="Times New Roman"/>
          <w:szCs w:val="32"/>
        </w:rPr>
      </w:pPr>
      <w:del w:id="2897" w:author="user" w:date="2019-10-22T14:51:00Z">
        <w:r>
          <w:rPr>
            <w:rFonts w:ascii="Times New Roman" w:hAnsi="Times New Roman" w:cs="Times New Roman" w:eastAsia="楷体_GB2312"/>
            <w:szCs w:val="32"/>
          </w:rPr>
          <w:delText>第一节  环境卫生</w:delText>
        </w:r>
      </w:del>
    </w:p>
    <w:p>
      <w:pPr>
        <w:pStyle w:val="Normal"/>
        <w:ind w:endChars="0" w:end="0"/>
        <w:jc w:val="both"/>
        <w:rPr>
          <w:del w:id="2900" w:author="user" w:date="2019-10-22T14:51:00Z"/>
          <w:rFonts w:ascii="Times New Roman" w:hAnsi="Times New Roman" w:eastAsia="楷体_GB2312" w:cs="Times New Roman"/>
          <w:szCs w:val="32"/>
        </w:rPr>
      </w:pPr>
      <w:del w:id="2899" w:author="user" w:date="2019-10-22T14:51:00Z">
        <w:r>
          <w:rPr>
            <w:rFonts w:eastAsia="楷体_GB2312" w:cs="Times New Roman" w:ascii="Times New Roman" w:hAnsi="Times New Roman"/>
            <w:szCs w:val="32"/>
          </w:rPr>
        </w:r>
      </w:del>
    </w:p>
    <w:p>
      <w:pPr>
        <w:pStyle w:val="Normal"/>
        <w:ind w:endChars="0" w:end="0"/>
        <w:rPr>
          <w:del w:id="2904" w:author="user" w:date="2019-10-22T14:51:00Z"/>
          <w:rFonts w:ascii="Times New Roman" w:hAnsi="Times New Roman" w:cs="Times New Roman"/>
          <w:szCs w:val="32"/>
        </w:rPr>
      </w:pPr>
      <w:del w:id="2901" w:author="user" w:date="2019-10-22T14:51:00Z">
        <w:r>
          <w:rPr>
            <w:rFonts w:ascii="Times New Roman" w:hAnsi="Times New Roman" w:cs="Times New Roman" w:eastAsia="黑体"/>
            <w:bCs/>
            <w:szCs w:val="32"/>
          </w:rPr>
          <w:delText>第四十一条</w:delText>
        </w:r>
      </w:del>
      <w:del w:id="2902" w:author="user" w:date="2019-10-22T14:51:00Z">
        <w:r>
          <w:rPr>
            <w:rFonts w:ascii="Times New Roman" w:hAnsi="Times New Roman" w:cs="Times New Roman"/>
            <w:bCs/>
            <w:szCs w:val="32"/>
          </w:rPr>
          <w:delText xml:space="preserve">  </w:delText>
        </w:r>
      </w:del>
      <w:del w:id="2903" w:author="user" w:date="2019-10-22T14:51:00Z">
        <w:r>
          <w:rPr>
            <w:rFonts w:ascii="Times New Roman" w:hAnsi="Times New Roman" w:cs="Times New Roman"/>
            <w:szCs w:val="32"/>
          </w:rPr>
          <w:delText>道路的清扫保洁，生活垃圾、粪便的收集、运输和处置，主要公共场所的环境卫生，应当符合国家、省环境卫生质量标准。</w:delText>
        </w:r>
      </w:del>
    </w:p>
    <w:p>
      <w:pPr>
        <w:pStyle w:val="Normal"/>
        <w:ind w:endChars="0" w:end="0"/>
        <w:rPr>
          <w:del w:id="2908" w:author="user" w:date="2019-10-22T14:51:00Z"/>
          <w:rFonts w:ascii="Times New Roman" w:hAnsi="Times New Roman" w:cs="Times New Roman"/>
          <w:szCs w:val="32"/>
        </w:rPr>
      </w:pPr>
      <w:del w:id="2905" w:author="user" w:date="2019-10-22T14:51:00Z">
        <w:r>
          <w:rPr>
            <w:rFonts w:ascii="Times New Roman" w:hAnsi="Times New Roman" w:cs="Times New Roman" w:eastAsia="黑体"/>
            <w:bCs/>
            <w:szCs w:val="32"/>
          </w:rPr>
          <w:delText>第四十二条</w:delText>
        </w:r>
      </w:del>
      <w:del w:id="2906" w:author="user" w:date="2019-10-22T14:51:00Z">
        <w:r>
          <w:rPr>
            <w:rFonts w:ascii="Times New Roman" w:hAnsi="Times New Roman" w:cs="Times New Roman"/>
            <w:bCs/>
            <w:szCs w:val="32"/>
          </w:rPr>
          <w:delText xml:space="preserve">  </w:delText>
        </w:r>
      </w:del>
      <w:del w:id="2907" w:author="user" w:date="2019-10-22T14:51:00Z">
        <w:r>
          <w:rPr>
            <w:rFonts w:ascii="Times New Roman" w:hAnsi="Times New Roman" w:cs="Times New Roman"/>
            <w:szCs w:val="32"/>
          </w:rPr>
          <w:delText>环境卫生作业服务单位应当在规定的时间对道路和公共场所进行清扫、保洁，并减少对道路交通和市民休息的影响。</w:delText>
        </w:r>
      </w:del>
    </w:p>
    <w:p>
      <w:pPr>
        <w:pStyle w:val="Normal"/>
        <w:ind w:endChars="0" w:end="0"/>
        <w:rPr>
          <w:del w:id="2910" w:author="user" w:date="2019-10-22T14:51:00Z"/>
          <w:rFonts w:ascii="Times New Roman" w:hAnsi="Times New Roman" w:cs="Times New Roman"/>
          <w:szCs w:val="32"/>
        </w:rPr>
      </w:pPr>
      <w:del w:id="2909" w:author="user" w:date="2019-10-22T14:51:00Z">
        <w:r>
          <w:rPr>
            <w:rFonts w:ascii="Times New Roman" w:hAnsi="Times New Roman" w:cs="Times New Roman"/>
            <w:szCs w:val="32"/>
          </w:rPr>
          <w:delText>不得将垃圾扫入下水道或者堆积在道路、绿化带、花坛，避免对环境的二次污染。</w:delText>
        </w:r>
      </w:del>
    </w:p>
    <w:p>
      <w:pPr>
        <w:pStyle w:val="Normal"/>
        <w:ind w:endChars="0" w:end="0"/>
        <w:rPr>
          <w:del w:id="2914" w:author="user" w:date="2019-10-22T14:51:00Z"/>
          <w:rFonts w:ascii="Times New Roman" w:hAnsi="Times New Roman" w:cs="Times New Roman"/>
          <w:szCs w:val="32"/>
        </w:rPr>
      </w:pPr>
      <w:del w:id="2911" w:author="user" w:date="2019-10-22T14:51:00Z">
        <w:r>
          <w:rPr>
            <w:rFonts w:ascii="Times New Roman" w:hAnsi="Times New Roman" w:cs="Times New Roman" w:eastAsia="黑体"/>
            <w:bCs/>
            <w:szCs w:val="32"/>
          </w:rPr>
          <w:delText>第四十三条</w:delText>
        </w:r>
      </w:del>
      <w:del w:id="2912" w:author="user" w:date="2019-10-22T14:51:00Z">
        <w:r>
          <w:rPr>
            <w:rFonts w:ascii="Times New Roman" w:hAnsi="Times New Roman" w:cs="Times New Roman"/>
            <w:bCs/>
            <w:szCs w:val="32"/>
          </w:rPr>
          <w:delText xml:space="preserve">  建设</w:delText>
        </w:r>
      </w:del>
      <w:del w:id="2913" w:author="user" w:date="2019-10-22T14:51:00Z">
        <w:r>
          <w:rPr>
            <w:rFonts w:ascii="Times New Roman" w:hAnsi="Times New Roman" w:cs="Times New Roman"/>
            <w:szCs w:val="32"/>
          </w:rPr>
          <w:delText>工地或者利用公共场所举办大型展览、展销活动，应当按照规定设置垃圾收集容器、临时厕所等环境卫生设施。竣工或者活动结束后，应当及时清除废弃物，拆除临时设施。</w:delText>
        </w:r>
      </w:del>
    </w:p>
    <w:p>
      <w:pPr>
        <w:pStyle w:val="Normal"/>
        <w:ind w:endChars="0" w:end="0"/>
        <w:rPr>
          <w:del w:id="2916" w:author="user" w:date="2019-10-22T14:51:00Z"/>
          <w:rFonts w:ascii="Times New Roman" w:hAnsi="Times New Roman" w:cs="Times New Roman"/>
          <w:szCs w:val="32"/>
        </w:rPr>
      </w:pPr>
      <w:del w:id="2915" w:author="user" w:date="2019-10-22T14:51:00Z">
        <w:r>
          <w:rPr>
            <w:rFonts w:ascii="Times New Roman" w:hAnsi="Times New Roman" w:cs="Times New Roman"/>
            <w:szCs w:val="32"/>
          </w:rPr>
          <w:delText>商品交易市场应当按照规定设置垃圾收集容器，及时清理垃圾，保持市场及周围环境整洁。</w:delText>
        </w:r>
      </w:del>
    </w:p>
    <w:p>
      <w:pPr>
        <w:pStyle w:val="Normal"/>
        <w:ind w:endChars="0" w:end="0"/>
        <w:rPr>
          <w:del w:id="2919" w:author="user" w:date="2019-10-22T14:51:00Z"/>
          <w:rFonts w:ascii="Times New Roman" w:hAnsi="Times New Roman" w:cs="Times New Roman"/>
          <w:szCs w:val="32"/>
          <w:bdr w:val="single" w:sz="4" w:space="0" w:color="000000"/>
        </w:rPr>
      </w:pPr>
      <w:del w:id="2917" w:author="user" w:date="2019-10-22T14:51:00Z">
        <w:r>
          <w:rPr>
            <w:rFonts w:ascii="Times New Roman" w:hAnsi="Times New Roman" w:cs="Times New Roman" w:eastAsia="黑体"/>
            <w:szCs w:val="32"/>
          </w:rPr>
          <w:delText>第四十四条</w:delText>
        </w:r>
      </w:del>
      <w:del w:id="2918" w:author="user" w:date="2019-10-22T14:51:00Z">
        <w:r>
          <w:rPr>
            <w:rFonts w:ascii="Times New Roman" w:hAnsi="Times New Roman" w:cs="Times New Roman"/>
            <w:szCs w:val="32"/>
          </w:rPr>
          <w:delText xml:space="preserve">  宠物饲养人对宠物在道路和其他公共场地排放的粪便应当即时清理。</w:delText>
        </w:r>
      </w:del>
    </w:p>
    <w:p>
      <w:pPr>
        <w:pStyle w:val="Normal"/>
        <w:ind w:endChars="0" w:end="0"/>
        <w:rPr>
          <w:del w:id="2923" w:author="user" w:date="2019-10-22T14:51:00Z"/>
          <w:rFonts w:ascii="Times New Roman" w:hAnsi="Times New Roman" w:cs="Times New Roman"/>
          <w:szCs w:val="32"/>
        </w:rPr>
      </w:pPr>
      <w:del w:id="2920" w:author="user" w:date="2019-10-22T14:51:00Z">
        <w:r>
          <w:rPr>
            <w:rFonts w:ascii="Times New Roman" w:hAnsi="Times New Roman" w:cs="Times New Roman" w:eastAsia="黑体"/>
            <w:bCs/>
            <w:szCs w:val="32"/>
          </w:rPr>
          <w:delText>第四十五条</w:delText>
        </w:r>
      </w:del>
      <w:del w:id="2921" w:author="user" w:date="2019-10-22T14:51:00Z">
        <w:r>
          <w:rPr>
            <w:rFonts w:ascii="Times New Roman" w:hAnsi="Times New Roman" w:cs="Times New Roman"/>
            <w:bCs/>
            <w:szCs w:val="32"/>
          </w:rPr>
          <w:delText xml:space="preserve">  </w:delText>
        </w:r>
      </w:del>
      <w:del w:id="2922" w:author="user" w:date="2019-10-22T14:51:00Z">
        <w:r>
          <w:rPr>
            <w:rFonts w:ascii="Times New Roman" w:hAnsi="Times New Roman" w:cs="Times New Roman"/>
            <w:szCs w:val="32"/>
          </w:rPr>
          <w:delText>公共场所禁止下列影响环境卫生的行为：</w:delText>
        </w:r>
      </w:del>
    </w:p>
    <w:p>
      <w:pPr>
        <w:pStyle w:val="Normal"/>
        <w:ind w:endChars="0" w:end="0"/>
        <w:rPr>
          <w:del w:id="2925" w:author="user" w:date="2019-10-22T14:51:00Z"/>
          <w:rFonts w:ascii="Times New Roman" w:hAnsi="Times New Roman" w:cs="Times New Roman"/>
          <w:szCs w:val="32"/>
        </w:rPr>
      </w:pPr>
      <w:del w:id="2924" w:author="user" w:date="2019-10-22T14:51:00Z">
        <w:r>
          <w:rPr>
            <w:rFonts w:ascii="Times New Roman" w:hAnsi="Times New Roman" w:cs="Times New Roman"/>
            <w:szCs w:val="32"/>
          </w:rPr>
          <w:delText>（一）随地吐痰、便溺，乱扔果皮、纸屑、烟头、口香糖、玻璃瓶或者其他废弃物；</w:delText>
        </w:r>
      </w:del>
    </w:p>
    <w:p>
      <w:pPr>
        <w:pStyle w:val="Normal"/>
        <w:ind w:endChars="0" w:end="0"/>
        <w:rPr>
          <w:del w:id="2927" w:author="user" w:date="2019-10-22T14:51:00Z"/>
          <w:rFonts w:ascii="Times New Roman" w:hAnsi="Times New Roman" w:cs="Times New Roman"/>
          <w:szCs w:val="32"/>
        </w:rPr>
      </w:pPr>
      <w:del w:id="2926" w:author="user" w:date="2019-10-22T14:51:00Z">
        <w:r>
          <w:rPr>
            <w:rFonts w:ascii="Times New Roman" w:hAnsi="Times New Roman" w:cs="Times New Roman"/>
            <w:szCs w:val="32"/>
          </w:rPr>
          <w:delText>（二）向道路、河道、雨水管道、绿化带倾倒、排放城市生活垃圾或者其他废弃物；</w:delText>
        </w:r>
      </w:del>
    </w:p>
    <w:p>
      <w:pPr>
        <w:pStyle w:val="Normal"/>
        <w:ind w:endChars="0" w:end="0"/>
        <w:rPr>
          <w:del w:id="2929" w:author="user" w:date="2019-10-22T14:51:00Z"/>
          <w:rFonts w:ascii="Times New Roman" w:hAnsi="Times New Roman" w:cs="Times New Roman"/>
          <w:szCs w:val="32"/>
        </w:rPr>
      </w:pPr>
      <w:del w:id="2928" w:author="user" w:date="2019-10-22T14:51:00Z">
        <w:r>
          <w:rPr>
            <w:rFonts w:ascii="Times New Roman" w:hAnsi="Times New Roman" w:cs="Times New Roman"/>
            <w:szCs w:val="32"/>
          </w:rPr>
          <w:delText>（三）在露天场所、生活垃圾收集容器内焚烧树叶、生活垃圾或者其他废弃物；</w:delText>
        </w:r>
      </w:del>
    </w:p>
    <w:p>
      <w:pPr>
        <w:pStyle w:val="Normal"/>
        <w:ind w:endChars="0" w:end="0"/>
        <w:rPr>
          <w:del w:id="2931" w:author="user" w:date="2019-10-22T14:51:00Z"/>
          <w:rFonts w:ascii="Times New Roman" w:hAnsi="Times New Roman" w:cs="Times New Roman"/>
          <w:szCs w:val="32"/>
        </w:rPr>
      </w:pPr>
      <w:del w:id="2930" w:author="user" w:date="2019-10-22T14:51:00Z">
        <w:r>
          <w:rPr>
            <w:rFonts w:ascii="Times New Roman" w:hAnsi="Times New Roman" w:cs="Times New Roman"/>
            <w:szCs w:val="32"/>
          </w:rPr>
          <w:delText>（四）在道路废物箱和居民区垃圾收集点内翻捡垃圾污染环境；</w:delText>
        </w:r>
      </w:del>
    </w:p>
    <w:p>
      <w:pPr>
        <w:pStyle w:val="Normal"/>
        <w:ind w:endChars="0" w:end="0"/>
        <w:rPr>
          <w:del w:id="2933" w:author="user" w:date="2019-10-22T14:51:00Z"/>
          <w:rFonts w:ascii="Times New Roman" w:hAnsi="Times New Roman" w:cs="Times New Roman"/>
          <w:szCs w:val="32"/>
        </w:rPr>
      </w:pPr>
      <w:del w:id="2932" w:author="user" w:date="2019-10-22T14:51:00Z">
        <w:r>
          <w:rPr>
            <w:rFonts w:ascii="Times New Roman" w:hAnsi="Times New Roman" w:cs="Times New Roman"/>
            <w:szCs w:val="32"/>
          </w:rPr>
          <w:delText>（五）乱倒垃圾、渣土、污水、污油、粪便，乱扔动物尸体等废弃物；</w:delText>
        </w:r>
      </w:del>
    </w:p>
    <w:p>
      <w:pPr>
        <w:pStyle w:val="Normal"/>
        <w:ind w:endChars="0" w:end="0"/>
        <w:rPr>
          <w:del w:id="2935" w:author="user" w:date="2019-10-22T14:51:00Z"/>
          <w:rFonts w:ascii="Times New Roman" w:hAnsi="Times New Roman" w:cs="Times New Roman"/>
          <w:szCs w:val="32"/>
        </w:rPr>
      </w:pPr>
      <w:del w:id="2934" w:author="user" w:date="2019-10-22T14:51:00Z">
        <w:r>
          <w:rPr>
            <w:rFonts w:ascii="Times New Roman" w:hAnsi="Times New Roman" w:cs="Times New Roman"/>
            <w:szCs w:val="32"/>
          </w:rPr>
          <w:delText>（六）乱丢废电池、荧光灯管、电子显示屏等有毒有害废弃物；</w:delText>
        </w:r>
      </w:del>
    </w:p>
    <w:p>
      <w:pPr>
        <w:pStyle w:val="Normal"/>
        <w:ind w:endChars="0" w:end="0"/>
        <w:rPr>
          <w:del w:id="2937" w:author="user" w:date="2019-10-22T14:51:00Z"/>
          <w:rFonts w:ascii="Times New Roman" w:hAnsi="Times New Roman" w:cs="Times New Roman"/>
          <w:szCs w:val="32"/>
        </w:rPr>
      </w:pPr>
      <w:del w:id="2936" w:author="user" w:date="2019-10-22T14:51:00Z">
        <w:r>
          <w:rPr>
            <w:rFonts w:ascii="Times New Roman" w:hAnsi="Times New Roman" w:cs="Times New Roman"/>
            <w:szCs w:val="32"/>
          </w:rPr>
          <w:delText>（七）法律、法规规定的其他行为。</w:delText>
        </w:r>
      </w:del>
    </w:p>
    <w:p>
      <w:pPr>
        <w:pStyle w:val="Normal"/>
        <w:ind w:endChars="0" w:end="0"/>
        <w:jc w:val="both"/>
        <w:rPr>
          <w:del w:id="2939" w:author="user" w:date="2019-10-22T14:51:00Z"/>
          <w:rFonts w:ascii="Times New Roman" w:hAnsi="Times New Roman" w:cs="Times New Roman"/>
          <w:bCs/>
          <w:szCs w:val="32"/>
        </w:rPr>
      </w:pPr>
      <w:del w:id="2938" w:author="user" w:date="2019-10-22T14:51:00Z">
        <w:r>
          <w:rPr>
            <w:rFonts w:cs="Times New Roman" w:ascii="Times New Roman" w:hAnsi="Times New Roman"/>
            <w:bCs/>
            <w:szCs w:val="32"/>
          </w:rPr>
        </w:r>
      </w:del>
    </w:p>
    <w:p>
      <w:pPr>
        <w:pStyle w:val="Normal"/>
        <w:ind w:endChars="0" w:end="0"/>
        <w:jc w:val="both"/>
        <w:rPr>
          <w:del w:id="2941" w:author="user" w:date="2019-10-22T14:51:00Z"/>
          <w:rFonts w:ascii="Times New Roman" w:hAnsi="Times New Roman" w:eastAsia="楷体_GB2312" w:cs="Times New Roman"/>
          <w:szCs w:val="32"/>
        </w:rPr>
      </w:pPr>
      <w:del w:id="2940" w:author="user" w:date="2019-10-22T14:51:00Z">
        <w:r>
          <w:rPr>
            <w:rFonts w:ascii="Times New Roman" w:hAnsi="Times New Roman" w:cs="Times New Roman" w:eastAsia="楷体_GB2312"/>
            <w:szCs w:val="32"/>
          </w:rPr>
          <w:delText>第二节  生活垃圾和餐厨废弃物</w:delText>
        </w:r>
      </w:del>
    </w:p>
    <w:p>
      <w:pPr>
        <w:pStyle w:val="Normal"/>
        <w:ind w:endChars="0" w:end="0"/>
        <w:jc w:val="both"/>
        <w:rPr>
          <w:del w:id="2943" w:author="user" w:date="2019-10-22T14:51:00Z"/>
          <w:rFonts w:ascii="Times New Roman" w:hAnsi="Times New Roman" w:eastAsia="楷体_GB2312" w:cs="Times New Roman"/>
          <w:szCs w:val="32"/>
        </w:rPr>
      </w:pPr>
      <w:del w:id="2942" w:author="user" w:date="2019-10-22T14:51:00Z">
        <w:r>
          <w:rPr>
            <w:rFonts w:eastAsia="楷体_GB2312" w:cs="Times New Roman" w:ascii="Times New Roman" w:hAnsi="Times New Roman"/>
            <w:szCs w:val="32"/>
          </w:rPr>
        </w:r>
      </w:del>
    </w:p>
    <w:p>
      <w:pPr>
        <w:pStyle w:val="Normal"/>
        <w:ind w:endChars="0" w:end="0"/>
        <w:rPr>
          <w:del w:id="2947" w:author="user" w:date="2019-10-22T14:51:00Z"/>
          <w:rFonts w:ascii="Times New Roman" w:hAnsi="Times New Roman" w:cs="Times New Roman"/>
          <w:szCs w:val="32"/>
        </w:rPr>
      </w:pPr>
      <w:del w:id="2944" w:author="user" w:date="2019-10-22T14:51:00Z">
        <w:r>
          <w:rPr>
            <w:rFonts w:ascii="Times New Roman" w:hAnsi="Times New Roman" w:cs="Times New Roman" w:eastAsia="黑体"/>
            <w:bCs/>
            <w:szCs w:val="32"/>
          </w:rPr>
          <w:delText>第四十六条</w:delText>
        </w:r>
      </w:del>
      <w:del w:id="2945" w:author="user" w:date="2019-10-22T14:51:00Z">
        <w:r>
          <w:rPr>
            <w:rFonts w:ascii="Times New Roman" w:hAnsi="Times New Roman" w:cs="Times New Roman"/>
            <w:bCs/>
            <w:szCs w:val="32"/>
          </w:rPr>
          <w:delText xml:space="preserve">  </w:delText>
        </w:r>
      </w:del>
      <w:del w:id="2946" w:author="user" w:date="2019-10-22T14:51:00Z">
        <w:r>
          <w:rPr>
            <w:rFonts w:ascii="Times New Roman" w:hAnsi="Times New Roman" w:cs="Times New Roman"/>
            <w:szCs w:val="32"/>
          </w:rPr>
          <w:delText>生活垃圾按照减量化、资源化、无害化的要求，推行垃圾分类投放、收集、运输和处置。</w:delText>
        </w:r>
      </w:del>
    </w:p>
    <w:p>
      <w:pPr>
        <w:pStyle w:val="Normal"/>
        <w:ind w:endChars="0" w:end="0"/>
        <w:rPr>
          <w:del w:id="2949" w:author="user" w:date="2019-10-22T14:51:00Z"/>
          <w:rFonts w:ascii="Times New Roman" w:hAnsi="Times New Roman" w:cs="Times New Roman"/>
          <w:szCs w:val="32"/>
        </w:rPr>
      </w:pPr>
      <w:del w:id="2948" w:author="user" w:date="2019-10-22T14:51:00Z">
        <w:r>
          <w:rPr>
            <w:rFonts w:ascii="Times New Roman" w:hAnsi="Times New Roman" w:cs="Times New Roman"/>
            <w:szCs w:val="32"/>
          </w:rPr>
          <w:delText>交通站点、居住区、文化体育场所、商业设施等公共场所应当设置和完善垃圾分类设施。</w:delText>
        </w:r>
      </w:del>
    </w:p>
    <w:p>
      <w:pPr>
        <w:pStyle w:val="Normal"/>
        <w:ind w:endChars="0" w:end="0"/>
        <w:rPr>
          <w:del w:id="2953" w:author="user" w:date="2019-10-22T14:51:00Z"/>
          <w:rFonts w:ascii="Times New Roman" w:hAnsi="Times New Roman" w:cs="Times New Roman"/>
          <w:szCs w:val="32"/>
        </w:rPr>
      </w:pPr>
      <w:del w:id="2950" w:author="user" w:date="2019-10-22T14:51:00Z">
        <w:r>
          <w:rPr>
            <w:rFonts w:ascii="Times New Roman" w:hAnsi="Times New Roman" w:cs="Times New Roman" w:eastAsia="黑体"/>
            <w:bCs/>
            <w:szCs w:val="32"/>
          </w:rPr>
          <w:delText>第四十七条</w:delText>
        </w:r>
      </w:del>
      <w:del w:id="2951" w:author="user" w:date="2019-10-22T14:51:00Z">
        <w:r>
          <w:rPr>
            <w:rFonts w:ascii="Times New Roman" w:hAnsi="Times New Roman" w:cs="Times New Roman"/>
            <w:bCs/>
            <w:szCs w:val="32"/>
          </w:rPr>
          <w:delText xml:space="preserve">  </w:delText>
        </w:r>
      </w:del>
      <w:del w:id="2952" w:author="user" w:date="2019-10-22T14:51:00Z">
        <w:r>
          <w:rPr>
            <w:rFonts w:ascii="Times New Roman" w:hAnsi="Times New Roman" w:cs="Times New Roman"/>
            <w:szCs w:val="32"/>
          </w:rPr>
          <w:delText>居民应当维护居住区的整洁，按照分类投放要求将生活垃圾倒入指定收集容器，不得在公共场所堆积垃圾杂物；居民产生的大件生活垃圾，应当定点投放。</w:delText>
        </w:r>
      </w:del>
    </w:p>
    <w:p>
      <w:pPr>
        <w:pStyle w:val="Normal"/>
        <w:ind w:endChars="0" w:end="0"/>
        <w:rPr>
          <w:del w:id="2955" w:author="user" w:date="2019-10-22T14:51:00Z"/>
          <w:rFonts w:ascii="Times New Roman" w:hAnsi="Times New Roman" w:cs="Times New Roman"/>
          <w:szCs w:val="32"/>
        </w:rPr>
      </w:pPr>
      <w:del w:id="2954" w:author="user" w:date="2019-10-22T14:51:00Z">
        <w:r>
          <w:rPr>
            <w:rFonts w:ascii="Times New Roman" w:hAnsi="Times New Roman" w:cs="Times New Roman"/>
            <w:szCs w:val="32"/>
          </w:rPr>
          <w:delText>市、县级市、区城市管理行政主管部门应当确定大件垃圾投放点，并向社会公布。</w:delText>
        </w:r>
      </w:del>
    </w:p>
    <w:p>
      <w:pPr>
        <w:pStyle w:val="Normal"/>
        <w:ind w:endChars="0" w:end="0"/>
        <w:rPr>
          <w:del w:id="2959" w:author="user" w:date="2019-10-22T14:51:00Z"/>
          <w:rFonts w:ascii="Times New Roman" w:hAnsi="Times New Roman" w:cs="Times New Roman"/>
          <w:szCs w:val="32"/>
        </w:rPr>
      </w:pPr>
      <w:del w:id="2956" w:author="user" w:date="2019-10-22T14:51:00Z">
        <w:r>
          <w:rPr>
            <w:rFonts w:ascii="Times New Roman" w:hAnsi="Times New Roman" w:cs="Times New Roman" w:eastAsia="黑体"/>
            <w:bCs/>
            <w:szCs w:val="32"/>
          </w:rPr>
          <w:delText>第四十八条</w:delText>
        </w:r>
      </w:del>
      <w:del w:id="2957" w:author="user" w:date="2019-10-22T14:51:00Z">
        <w:r>
          <w:rPr>
            <w:rFonts w:ascii="Times New Roman" w:hAnsi="Times New Roman" w:cs="Times New Roman"/>
            <w:bCs/>
            <w:szCs w:val="32"/>
          </w:rPr>
          <w:delText xml:space="preserve">  </w:delText>
        </w:r>
      </w:del>
      <w:del w:id="2958" w:author="user" w:date="2019-10-22T14:51:00Z">
        <w:r>
          <w:rPr>
            <w:rFonts w:ascii="Times New Roman" w:hAnsi="Times New Roman" w:cs="Times New Roman"/>
            <w:szCs w:val="32"/>
          </w:rPr>
          <w:delText>从事生活垃圾经营性清扫、收集、运输、处置服务的单位和餐厨废弃物经营性收集、运输、处置服务的单位，应当依法取得市、县级市城市管理行政主管部门的许可。</w:delText>
        </w:r>
      </w:del>
    </w:p>
    <w:p>
      <w:pPr>
        <w:pStyle w:val="Normal"/>
        <w:widowControl w:val="false"/>
        <w:overflowPunct w:val="false"/>
        <w:bidi w:val="0"/>
        <w:snapToGrid w:val="false"/>
        <w:spacing w:lineRule="exact" w:line="590" w:before="0" w:after="0"/>
        <w:ind w:firstLineChars="200" w:startChars="0" w:start="0" w:endChars="0" w:end="0"/>
        <w:jc w:val="both"/>
        <w:rPr>
          <w:del w:id="2963" w:author="user" w:date="2019-10-22T14:51:00Z"/>
          <w:rFonts w:ascii="Times New Roman" w:hAnsi="Times New Roman" w:eastAsia="仿宋_GB2312" w:cs="Times New Roman"/>
          <w:kern w:val="2"/>
          <w:sz w:val="32"/>
        </w:rPr>
      </w:pPr>
      <w:del w:id="2960" w:author="user" w:date="2019-10-22T14:51:00Z">
        <w:r>
          <w:rPr>
            <w:rFonts w:ascii="Times New Roman" w:hAnsi="Times New Roman" w:cs="Times New Roman" w:eastAsia="黑体"/>
            <w:sz w:val="32"/>
          </w:rPr>
          <w:delText xml:space="preserve">第四十九条 </w:delText>
        </w:r>
      </w:del>
      <w:del w:id="2961" w:author="user" w:date="2019-10-22T14:51:00Z">
        <w:r>
          <w:rPr>
            <w:rFonts w:ascii="Times New Roman" w:hAnsi="Times New Roman" w:cs="Times New Roman"/>
            <w:kern w:val="2"/>
            <w:sz w:val="32"/>
          </w:rPr>
          <w:delText xml:space="preserve"> </w:delText>
        </w:r>
      </w:del>
      <w:del w:id="2962" w:author="user" w:date="2019-10-22T14:51:00Z">
        <w:r>
          <w:rPr>
            <w:rFonts w:ascii="Times New Roman" w:hAnsi="Times New Roman" w:cs="Times New Roman"/>
            <w:kern w:val="2"/>
            <w:sz w:val="32"/>
          </w:rPr>
          <w:delText xml:space="preserve">从事餐厨废弃物经营性收集、运输服务，应当具备下列条件： </w:delText>
        </w:r>
      </w:del>
    </w:p>
    <w:p>
      <w:pPr>
        <w:pStyle w:val="Normal"/>
        <w:widowControl w:val="false"/>
        <w:overflowPunct w:val="false"/>
        <w:bidi w:val="0"/>
        <w:snapToGrid w:val="false"/>
        <w:spacing w:lineRule="exact" w:line="590" w:before="0" w:after="0"/>
        <w:ind w:firstLineChars="200" w:startChars="0" w:start="0" w:endChars="0" w:end="0"/>
        <w:jc w:val="both"/>
        <w:rPr>
          <w:del w:id="2965" w:author="user" w:date="2019-10-22T14:51:00Z"/>
          <w:rFonts w:ascii="Times New Roman" w:hAnsi="Times New Roman" w:eastAsia="仿宋_GB2312" w:cs="Times New Roman"/>
          <w:kern w:val="2"/>
          <w:sz w:val="32"/>
        </w:rPr>
      </w:pPr>
      <w:del w:id="2964" w:author="user" w:date="2019-10-22T14:51:00Z">
        <w:r>
          <w:rPr>
            <w:rFonts w:ascii="Times New Roman" w:hAnsi="Times New Roman" w:cs="Times New Roman"/>
            <w:kern w:val="2"/>
            <w:sz w:val="32"/>
          </w:rPr>
          <w:delText xml:space="preserve">（一）餐厨废弃物收集应当采用全密闭专用收集容器，并具有分类收集功能； </w:delText>
        </w:r>
      </w:del>
    </w:p>
    <w:p>
      <w:pPr>
        <w:pStyle w:val="Normal"/>
        <w:widowControl w:val="false"/>
        <w:overflowPunct w:val="false"/>
        <w:bidi w:val="0"/>
        <w:snapToGrid w:val="false"/>
        <w:spacing w:lineRule="exact" w:line="590" w:before="0" w:after="0"/>
        <w:ind w:firstLineChars="200" w:startChars="0" w:start="0" w:endChars="0" w:end="0"/>
        <w:jc w:val="both"/>
        <w:rPr>
          <w:del w:id="2967" w:author="user" w:date="2019-10-22T14:51:00Z"/>
          <w:rFonts w:ascii="Times New Roman" w:hAnsi="Times New Roman" w:eastAsia="仿宋_GB2312" w:cs="Times New Roman"/>
          <w:kern w:val="2"/>
          <w:sz w:val="32"/>
        </w:rPr>
      </w:pPr>
      <w:del w:id="2966" w:author="user" w:date="2019-10-22T14:51:00Z">
        <w:r>
          <w:rPr>
            <w:rFonts w:ascii="Times New Roman" w:hAnsi="Times New Roman" w:cs="Times New Roman"/>
            <w:kern w:val="2"/>
            <w:sz w:val="32"/>
          </w:rPr>
          <w:delText xml:space="preserve">　　（二）餐厨废弃物运输应当采用全密闭自动卸载车辆，具有防臭味扩散、防遗撒、防滴漏功能； </w:delText>
        </w:r>
      </w:del>
    </w:p>
    <w:p>
      <w:pPr>
        <w:pStyle w:val="Normal"/>
        <w:widowControl w:val="false"/>
        <w:overflowPunct w:val="false"/>
        <w:bidi w:val="0"/>
        <w:snapToGrid w:val="false"/>
        <w:spacing w:lineRule="exact" w:line="590" w:before="0" w:after="0"/>
        <w:ind w:firstLineChars="200" w:startChars="0" w:start="0" w:endChars="0" w:end="0"/>
        <w:jc w:val="both"/>
        <w:rPr>
          <w:del w:id="2969" w:author="user" w:date="2019-10-22T14:51:00Z"/>
          <w:rFonts w:ascii="Times New Roman" w:hAnsi="Times New Roman" w:eastAsia="仿宋_GB2312" w:cs="Times New Roman"/>
          <w:kern w:val="2"/>
          <w:sz w:val="32"/>
        </w:rPr>
      </w:pPr>
      <w:del w:id="2968" w:author="user" w:date="2019-10-22T14:51:00Z">
        <w:r>
          <w:rPr>
            <w:rFonts w:ascii="Times New Roman" w:hAnsi="Times New Roman" w:cs="Times New Roman"/>
            <w:kern w:val="2"/>
            <w:sz w:val="32"/>
          </w:rPr>
          <w:delText xml:space="preserve">　　（三）具有健全的技术、质量、安全和监测管理制度并得到有效执行； </w:delText>
        </w:r>
      </w:del>
    </w:p>
    <w:p>
      <w:pPr>
        <w:pStyle w:val="Normal"/>
        <w:widowControl w:val="false"/>
        <w:overflowPunct w:val="false"/>
        <w:bidi w:val="0"/>
        <w:snapToGrid w:val="false"/>
        <w:spacing w:lineRule="exact" w:line="590" w:before="0" w:after="0"/>
        <w:ind w:firstLineChars="200" w:startChars="0" w:start="0" w:endChars="0" w:end="0"/>
        <w:jc w:val="both"/>
        <w:rPr>
          <w:del w:id="2971" w:author="user" w:date="2019-10-22T14:51:00Z"/>
          <w:rFonts w:ascii="Times New Roman" w:hAnsi="Times New Roman" w:eastAsia="仿宋_GB2312" w:cs="Times New Roman"/>
          <w:kern w:val="2"/>
          <w:sz w:val="32"/>
        </w:rPr>
      </w:pPr>
      <w:del w:id="2970" w:author="user" w:date="2019-10-22T14:51:00Z">
        <w:r>
          <w:rPr>
            <w:rFonts w:ascii="Times New Roman" w:hAnsi="Times New Roman" w:cs="Times New Roman"/>
            <w:kern w:val="2"/>
            <w:sz w:val="32"/>
          </w:rPr>
          <w:delText xml:space="preserve">　　（四）按照规定取得相应的道路运输经营许可证； </w:delText>
        </w:r>
      </w:del>
    </w:p>
    <w:p>
      <w:pPr>
        <w:pStyle w:val="Normal"/>
        <w:widowControl w:val="false"/>
        <w:overflowPunct w:val="false"/>
        <w:bidi w:val="0"/>
        <w:snapToGrid w:val="false"/>
        <w:spacing w:lineRule="exact" w:line="590" w:before="0" w:after="0"/>
        <w:ind w:firstLineChars="200" w:startChars="0" w:start="0" w:endChars="0" w:end="0"/>
        <w:jc w:val="both"/>
        <w:rPr>
          <w:del w:id="2973" w:author="user" w:date="2019-10-22T14:51:00Z"/>
          <w:rFonts w:ascii="Times New Roman" w:hAnsi="Times New Roman" w:eastAsia="仿宋_GB2312" w:cs="Times New Roman"/>
          <w:kern w:val="2"/>
          <w:sz w:val="32"/>
        </w:rPr>
      </w:pPr>
      <w:del w:id="2972" w:author="user" w:date="2019-10-22T14:51:00Z">
        <w:r>
          <w:rPr>
            <w:rFonts w:ascii="Times New Roman" w:hAnsi="Times New Roman" w:cs="Times New Roman"/>
            <w:kern w:val="2"/>
            <w:sz w:val="32"/>
          </w:rPr>
          <w:delText xml:space="preserve">　　（五）具有固定的办公及机械、设备、车辆停放场所； </w:delText>
        </w:r>
      </w:del>
    </w:p>
    <w:p>
      <w:pPr>
        <w:pStyle w:val="Normal"/>
        <w:widowControl w:val="false"/>
        <w:overflowPunct w:val="false"/>
        <w:bidi w:val="0"/>
        <w:snapToGrid w:val="false"/>
        <w:spacing w:lineRule="exact" w:line="590" w:before="0" w:after="0"/>
        <w:ind w:firstLineChars="200" w:startChars="0" w:start="0" w:endChars="0" w:end="0"/>
        <w:jc w:val="both"/>
        <w:rPr>
          <w:del w:id="2975" w:author="user" w:date="2019-10-22T14:51:00Z"/>
          <w:rFonts w:ascii="Times New Roman" w:hAnsi="Times New Roman" w:eastAsia="仿宋_GB2312" w:cs="Times New Roman"/>
          <w:kern w:val="2"/>
          <w:sz w:val="32"/>
        </w:rPr>
      </w:pPr>
      <w:del w:id="2974" w:author="user" w:date="2019-10-22T14:51:00Z">
        <w:r>
          <w:rPr>
            <w:rFonts w:ascii="Times New Roman" w:hAnsi="Times New Roman" w:cs="Times New Roman"/>
            <w:kern w:val="2"/>
            <w:sz w:val="32"/>
          </w:rPr>
          <w:delText>　　（六）法律、法规规定的其他条件。</w:delText>
        </w:r>
      </w:del>
    </w:p>
    <w:p>
      <w:pPr>
        <w:pStyle w:val="Normal"/>
        <w:widowControl w:val="false"/>
        <w:overflowPunct w:val="false"/>
        <w:bidi w:val="0"/>
        <w:snapToGrid w:val="false"/>
        <w:spacing w:lineRule="exact" w:line="590" w:before="0" w:after="0"/>
        <w:ind w:firstLineChars="200" w:startChars="0" w:start="0" w:endChars="0" w:end="0"/>
        <w:jc w:val="both"/>
        <w:rPr>
          <w:del w:id="2978" w:author="user" w:date="2019-10-22T14:51:00Z"/>
          <w:rFonts w:ascii="Times New Roman" w:hAnsi="Times New Roman" w:eastAsia="仿宋_GB2312" w:cs="Times New Roman"/>
          <w:kern w:val="2"/>
          <w:sz w:val="32"/>
        </w:rPr>
      </w:pPr>
      <w:del w:id="2976" w:author="user" w:date="2019-10-22T14:51:00Z">
        <w:r>
          <w:rPr>
            <w:rFonts w:ascii="Times New Roman" w:hAnsi="Times New Roman" w:cs="Times New Roman" w:eastAsia="黑体"/>
            <w:kern w:val="2"/>
            <w:sz w:val="32"/>
          </w:rPr>
          <w:delText xml:space="preserve">第五十条  </w:delText>
        </w:r>
      </w:del>
      <w:del w:id="2977" w:author="user" w:date="2019-10-22T14:51:00Z">
        <w:r>
          <w:rPr>
            <w:rFonts w:ascii="Times New Roman" w:hAnsi="Times New Roman" w:cs="Times New Roman"/>
            <w:kern w:val="2"/>
            <w:sz w:val="32"/>
          </w:rPr>
          <w:delText>从事餐厨废弃物经营性处置服务，应当具备下列条件：</w:delText>
        </w:r>
      </w:del>
    </w:p>
    <w:p>
      <w:pPr>
        <w:pStyle w:val="Normal"/>
        <w:widowControl w:val="false"/>
        <w:overflowPunct w:val="false"/>
        <w:bidi w:val="0"/>
        <w:snapToGrid w:val="false"/>
        <w:spacing w:lineRule="exact" w:line="590" w:before="0" w:after="0"/>
        <w:ind w:firstLineChars="200" w:startChars="0" w:start="0" w:endChars="0" w:end="0"/>
        <w:jc w:val="both"/>
        <w:rPr>
          <w:del w:id="2980" w:author="user" w:date="2019-10-22T14:51:00Z"/>
          <w:rFonts w:ascii="Times New Roman" w:hAnsi="Times New Roman" w:eastAsia="仿宋_GB2312" w:cs="Times New Roman"/>
          <w:kern w:val="2"/>
          <w:sz w:val="32"/>
        </w:rPr>
      </w:pPr>
      <w:del w:id="2979" w:author="user" w:date="2019-10-22T14:51:00Z">
        <w:r>
          <w:rPr>
            <w:rFonts w:ascii="Times New Roman" w:hAnsi="Times New Roman" w:cs="Times New Roman"/>
            <w:kern w:val="2"/>
            <w:sz w:val="32"/>
          </w:rPr>
          <w:delText xml:space="preserve">　　（一）选址符合城乡规划，并取得相应的规划许可文件； </w:delText>
        </w:r>
      </w:del>
    </w:p>
    <w:p>
      <w:pPr>
        <w:pStyle w:val="Normal"/>
        <w:widowControl w:val="false"/>
        <w:overflowPunct w:val="false"/>
        <w:bidi w:val="0"/>
        <w:snapToGrid w:val="false"/>
        <w:spacing w:lineRule="exact" w:line="590" w:before="0" w:after="0"/>
        <w:ind w:firstLineChars="200" w:startChars="0" w:start="0" w:endChars="0" w:end="0"/>
        <w:jc w:val="both"/>
        <w:rPr>
          <w:del w:id="2982" w:author="user" w:date="2019-10-22T14:51:00Z"/>
          <w:rFonts w:ascii="Times New Roman" w:hAnsi="Times New Roman" w:eastAsia="仿宋_GB2312" w:cs="Times New Roman"/>
          <w:kern w:val="2"/>
          <w:sz w:val="32"/>
        </w:rPr>
      </w:pPr>
      <w:del w:id="2981" w:author="user" w:date="2019-10-22T14:51:00Z">
        <w:r>
          <w:rPr>
            <w:rFonts w:ascii="Times New Roman" w:hAnsi="Times New Roman" w:cs="Times New Roman"/>
            <w:kern w:val="2"/>
            <w:sz w:val="32"/>
          </w:rPr>
          <w:delText xml:space="preserve">　　（二）采用的技术、工艺符合有关标准； </w:delText>
        </w:r>
      </w:del>
    </w:p>
    <w:p>
      <w:pPr>
        <w:pStyle w:val="Normal"/>
        <w:widowControl w:val="false"/>
        <w:overflowPunct w:val="false"/>
        <w:bidi w:val="0"/>
        <w:snapToGrid w:val="false"/>
        <w:spacing w:lineRule="exact" w:line="590" w:before="0" w:after="0"/>
        <w:ind w:firstLineChars="200" w:startChars="0" w:start="0" w:endChars="0" w:end="0"/>
        <w:jc w:val="both"/>
        <w:rPr>
          <w:del w:id="2984" w:author="user" w:date="2019-10-22T14:51:00Z"/>
          <w:rFonts w:ascii="Times New Roman" w:hAnsi="Times New Roman" w:eastAsia="仿宋_GB2312" w:cs="Times New Roman"/>
          <w:kern w:val="2"/>
          <w:sz w:val="32"/>
        </w:rPr>
      </w:pPr>
      <w:del w:id="2983" w:author="user" w:date="2019-10-22T14:51:00Z">
        <w:r>
          <w:rPr>
            <w:rFonts w:ascii="Times New Roman" w:hAnsi="Times New Roman" w:cs="Times New Roman"/>
            <w:kern w:val="2"/>
            <w:sz w:val="32"/>
          </w:rPr>
          <w:delText xml:space="preserve">　　（三）具有健全的工艺运行、设备管理、环境监测与保护、财务管理、生产安全、计量统计等方面的管理制度并得到有效执行； </w:delText>
        </w:r>
      </w:del>
    </w:p>
    <w:p>
      <w:pPr>
        <w:pStyle w:val="Normal"/>
        <w:widowControl w:val="false"/>
        <w:overflowPunct w:val="false"/>
        <w:bidi w:val="0"/>
        <w:snapToGrid w:val="false"/>
        <w:spacing w:lineRule="exact" w:line="590" w:before="0" w:after="0"/>
        <w:ind w:firstLineChars="200" w:startChars="0" w:start="0" w:endChars="0" w:end="0"/>
        <w:jc w:val="both"/>
        <w:rPr>
          <w:del w:id="2986" w:author="user" w:date="2019-10-22T14:51:00Z"/>
          <w:rFonts w:ascii="Times New Roman" w:hAnsi="Times New Roman" w:eastAsia="仿宋_GB2312" w:cs="Times New Roman"/>
          <w:kern w:val="2"/>
          <w:sz w:val="32"/>
        </w:rPr>
      </w:pPr>
      <w:del w:id="2985" w:author="user" w:date="2019-10-22T14:51:00Z">
        <w:r>
          <w:rPr>
            <w:rFonts w:ascii="Times New Roman" w:hAnsi="Times New Roman" w:cs="Times New Roman"/>
            <w:kern w:val="2"/>
            <w:sz w:val="32"/>
          </w:rPr>
          <w:delText xml:space="preserve">　　（四）具有可行的餐厨废弃物废水、废气、废渣处理技术方案和达标排放方案； </w:delText>
        </w:r>
      </w:del>
    </w:p>
    <w:p>
      <w:pPr>
        <w:pStyle w:val="Normal"/>
        <w:widowControl w:val="false"/>
        <w:overflowPunct w:val="false"/>
        <w:bidi w:val="0"/>
        <w:snapToGrid w:val="false"/>
        <w:spacing w:lineRule="exact" w:line="590" w:before="0" w:after="0"/>
        <w:ind w:firstLineChars="200" w:startChars="0" w:start="0" w:endChars="0" w:end="0"/>
        <w:jc w:val="both"/>
        <w:rPr>
          <w:del w:id="2988" w:author="user" w:date="2019-10-22T14:51:00Z"/>
          <w:rFonts w:ascii="Times New Roman" w:hAnsi="Times New Roman" w:eastAsia="仿宋_GB2312" w:cs="Times New Roman"/>
          <w:kern w:val="2"/>
          <w:sz w:val="32"/>
        </w:rPr>
      </w:pPr>
      <w:del w:id="2987" w:author="user" w:date="2019-10-22T14:51:00Z">
        <w:r>
          <w:rPr>
            <w:rFonts w:ascii="Times New Roman" w:hAnsi="Times New Roman" w:cs="Times New Roman"/>
            <w:kern w:val="2"/>
            <w:sz w:val="32"/>
          </w:rPr>
          <w:delText>（五）法律、法规规定的其他条件。</w:delText>
        </w:r>
      </w:del>
    </w:p>
    <w:p>
      <w:pPr>
        <w:pStyle w:val="Normal"/>
        <w:widowControl w:val="false"/>
        <w:overflowPunct w:val="false"/>
        <w:bidi w:val="0"/>
        <w:snapToGrid w:val="false"/>
        <w:spacing w:lineRule="exact" w:line="590" w:before="0" w:after="0"/>
        <w:ind w:firstLineChars="200" w:startChars="0" w:start="0" w:endChars="0" w:end="0"/>
        <w:jc w:val="both"/>
        <w:rPr>
          <w:del w:id="2992" w:author="user" w:date="2019-10-22T14:51:00Z"/>
          <w:rFonts w:ascii="Times New Roman" w:hAnsi="Times New Roman" w:eastAsia="仿宋_GB2312" w:cs="Times New Roman"/>
          <w:kern w:val="2"/>
          <w:sz w:val="32"/>
        </w:rPr>
      </w:pPr>
      <w:del w:id="2989" w:author="user" w:date="2019-10-22T14:51:00Z">
        <w:r>
          <w:rPr>
            <w:rFonts w:ascii="Times New Roman" w:hAnsi="Times New Roman" w:cs="Times New Roman" w:eastAsia="黑体"/>
            <w:kern w:val="2"/>
            <w:sz w:val="32"/>
          </w:rPr>
          <w:delText xml:space="preserve">第五十一条  </w:delText>
        </w:r>
      </w:del>
      <w:del w:id="2990" w:author="user" w:date="2019-10-22T14:51:00Z">
        <w:r>
          <w:rPr>
            <w:rFonts w:ascii="Times New Roman" w:hAnsi="Times New Roman" w:cs="Times New Roman"/>
            <w:sz w:val="32"/>
          </w:rPr>
          <w:delText>市、县级市城市管理行政主管部门</w:delText>
        </w:r>
      </w:del>
      <w:del w:id="2991" w:author="user" w:date="2019-10-22T14:51:00Z">
        <w:r>
          <w:rPr>
            <w:rFonts w:ascii="Times New Roman" w:hAnsi="Times New Roman" w:cs="Times New Roman"/>
            <w:kern w:val="2"/>
            <w:sz w:val="32"/>
          </w:rPr>
          <w:delText xml:space="preserve">应当通过招标等公平竞争的方式作出餐厨废弃物收集、运输服务许可决定和处置服务许可决定，向中标企业颁发餐厨废弃物收集、运输服务许可证和处置服务许可证。 </w:delText>
        </w:r>
      </w:del>
    </w:p>
    <w:p>
      <w:pPr>
        <w:pStyle w:val="Normal"/>
        <w:ind w:endChars="0" w:end="0"/>
        <w:rPr>
          <w:del w:id="2996" w:author="user" w:date="2019-10-22T14:51:00Z"/>
          <w:rFonts w:ascii="Times New Roman" w:hAnsi="Times New Roman" w:cs="Times New Roman"/>
          <w:szCs w:val="32"/>
        </w:rPr>
      </w:pPr>
      <w:del w:id="2993" w:author="user" w:date="2019-10-22T14:51:00Z">
        <w:r>
          <w:rPr>
            <w:rFonts w:ascii="Times New Roman" w:hAnsi="Times New Roman" w:cs="Times New Roman" w:eastAsia="黑体"/>
            <w:bCs/>
            <w:szCs w:val="32"/>
          </w:rPr>
          <w:delText>第五十二条</w:delText>
        </w:r>
      </w:del>
      <w:del w:id="2994" w:author="user" w:date="2019-10-22T14:51:00Z">
        <w:r>
          <w:rPr>
            <w:rFonts w:ascii="Times New Roman" w:hAnsi="Times New Roman" w:cs="Times New Roman"/>
            <w:bCs/>
            <w:szCs w:val="32"/>
          </w:rPr>
          <w:delText xml:space="preserve">  </w:delText>
        </w:r>
      </w:del>
      <w:del w:id="2995" w:author="user" w:date="2019-10-22T14:51:00Z">
        <w:r>
          <w:rPr>
            <w:rFonts w:ascii="Times New Roman" w:hAnsi="Times New Roman" w:cs="Times New Roman"/>
            <w:szCs w:val="32"/>
          </w:rPr>
          <w:delText>餐厨废弃物产生单位应当与餐厨废弃物收集、运输服务企业签订协议，并报所在地城市管理行政主管部门备案。</w:delText>
        </w:r>
      </w:del>
    </w:p>
    <w:p>
      <w:pPr>
        <w:pStyle w:val="Normal"/>
        <w:ind w:endChars="0" w:end="0"/>
        <w:rPr>
          <w:del w:id="2998" w:author="user" w:date="2019-10-22T14:51:00Z"/>
          <w:rFonts w:ascii="Times New Roman" w:hAnsi="Times New Roman" w:cs="Times New Roman"/>
          <w:szCs w:val="32"/>
        </w:rPr>
      </w:pPr>
      <w:del w:id="2997" w:author="user" w:date="2019-10-22T14:51:00Z">
        <w:r>
          <w:rPr>
            <w:rFonts w:ascii="Times New Roman" w:hAnsi="Times New Roman" w:cs="Times New Roman"/>
            <w:szCs w:val="32"/>
          </w:rPr>
          <w:delText>餐厨废弃物产生单位应当按照规定设置符合标准的收集点和收集容器；定期申报餐厨废弃物产生情况，并根据实际产生量，将餐厨废弃物交由依法取得相关资质的单位收集、运输、处置。</w:delText>
        </w:r>
      </w:del>
    </w:p>
    <w:p>
      <w:pPr>
        <w:pStyle w:val="Normal"/>
        <w:ind w:endChars="0" w:end="0"/>
        <w:rPr>
          <w:del w:id="3002" w:author="user" w:date="2019-10-22T14:51:00Z"/>
          <w:rFonts w:ascii="Times New Roman" w:hAnsi="Times New Roman" w:cs="Times New Roman"/>
          <w:szCs w:val="32"/>
        </w:rPr>
      </w:pPr>
      <w:del w:id="2999" w:author="user" w:date="2019-10-22T14:51:00Z">
        <w:r>
          <w:rPr>
            <w:rFonts w:ascii="Times New Roman" w:hAnsi="Times New Roman" w:cs="Times New Roman" w:eastAsia="黑体"/>
            <w:bCs/>
            <w:szCs w:val="32"/>
          </w:rPr>
          <w:delText>第五十三条</w:delText>
        </w:r>
      </w:del>
      <w:del w:id="3000" w:author="user" w:date="2019-10-22T14:51:00Z">
        <w:r>
          <w:rPr>
            <w:rFonts w:ascii="Times New Roman" w:hAnsi="Times New Roman" w:cs="Times New Roman"/>
            <w:bCs/>
            <w:szCs w:val="32"/>
          </w:rPr>
          <w:delText xml:space="preserve">  </w:delText>
        </w:r>
      </w:del>
      <w:del w:id="3001" w:author="user" w:date="2019-10-22T14:51:00Z">
        <w:r>
          <w:rPr>
            <w:rFonts w:ascii="Times New Roman" w:hAnsi="Times New Roman" w:cs="Times New Roman"/>
            <w:szCs w:val="32"/>
          </w:rPr>
          <w:delText>产生生活垃圾、餐厨废弃物的单位和个人，应当按照规定缴纳城市生活垃圾处理费。</w:delText>
        </w:r>
      </w:del>
    </w:p>
    <w:p>
      <w:pPr>
        <w:pStyle w:val="Normal"/>
        <w:ind w:endChars="0" w:end="0"/>
        <w:rPr>
          <w:del w:id="3004" w:author="user" w:date="2019-10-22T14:51:00Z"/>
          <w:rFonts w:ascii="Times New Roman" w:hAnsi="Times New Roman" w:cs="Times New Roman"/>
          <w:szCs w:val="32"/>
        </w:rPr>
      </w:pPr>
      <w:del w:id="3003" w:author="user" w:date="2019-10-22T14:51:00Z">
        <w:r>
          <w:rPr>
            <w:rFonts w:ascii="Times New Roman" w:hAnsi="Times New Roman" w:cs="Times New Roman"/>
            <w:szCs w:val="32"/>
          </w:rPr>
          <w:delText>城市生活垃圾处理费应当专项用于生活垃圾、餐厨废弃物的收集、运输和处置，不得挪作他用。</w:delText>
        </w:r>
      </w:del>
    </w:p>
    <w:p>
      <w:pPr>
        <w:pStyle w:val="Normal"/>
        <w:ind w:endChars="0" w:end="0"/>
        <w:rPr>
          <w:del w:id="3008" w:author="user" w:date="2019-10-22T14:51:00Z"/>
          <w:rFonts w:ascii="Times New Roman" w:hAnsi="Times New Roman" w:cs="Times New Roman"/>
          <w:szCs w:val="32"/>
        </w:rPr>
      </w:pPr>
      <w:del w:id="3005" w:author="user" w:date="2019-10-22T14:51:00Z">
        <w:r>
          <w:rPr>
            <w:rFonts w:ascii="Times New Roman" w:hAnsi="Times New Roman" w:cs="Times New Roman" w:eastAsia="黑体"/>
            <w:bCs/>
            <w:szCs w:val="32"/>
          </w:rPr>
          <w:delText>第五十四条</w:delText>
        </w:r>
      </w:del>
      <w:del w:id="3006" w:author="user" w:date="2019-10-22T14:51:00Z">
        <w:r>
          <w:rPr>
            <w:rFonts w:ascii="Times New Roman" w:hAnsi="Times New Roman" w:cs="Times New Roman"/>
            <w:bCs/>
            <w:szCs w:val="32"/>
          </w:rPr>
          <w:delText xml:space="preserve">  </w:delText>
        </w:r>
      </w:del>
      <w:del w:id="3007" w:author="user" w:date="2019-10-22T14:51:00Z">
        <w:r>
          <w:rPr>
            <w:rFonts w:ascii="Times New Roman" w:hAnsi="Times New Roman" w:cs="Times New Roman"/>
            <w:szCs w:val="32"/>
          </w:rPr>
          <w:delText>单位和个人因装饰、装修产生的垃圾，应当在指定的地点堆放，并承担清运费用。</w:delText>
        </w:r>
      </w:del>
    </w:p>
    <w:p>
      <w:pPr>
        <w:pStyle w:val="Normal"/>
        <w:ind w:endChars="0" w:end="0"/>
        <w:rPr>
          <w:del w:id="3011" w:author="user" w:date="2019-10-22T14:51:00Z"/>
          <w:rFonts w:ascii="Times New Roman" w:hAnsi="Times New Roman" w:cs="Times New Roman"/>
          <w:szCs w:val="32"/>
        </w:rPr>
      </w:pPr>
      <w:del w:id="3009" w:author="user" w:date="2019-10-22T14:51:00Z">
        <w:r>
          <w:rPr>
            <w:rFonts w:ascii="Times New Roman" w:hAnsi="Times New Roman" w:cs="Times New Roman"/>
            <w:spacing w:val="-4"/>
            <w:szCs w:val="32"/>
          </w:rPr>
          <w:delText>物业服务企业或者社区组织应当委托环境卫生专业作业单位，将装饰、装修垃圾运至城市管理行政主管部门确定的场所处置</w:delText>
        </w:r>
      </w:del>
      <w:del w:id="3010" w:author="user" w:date="2019-10-22T14:51:00Z">
        <w:r>
          <w:rPr>
            <w:rFonts w:ascii="Times New Roman" w:hAnsi="Times New Roman" w:cs="Times New Roman"/>
            <w:szCs w:val="32"/>
          </w:rPr>
          <w:delText>。</w:delText>
        </w:r>
      </w:del>
    </w:p>
    <w:p>
      <w:pPr>
        <w:pStyle w:val="Normal"/>
        <w:ind w:endChars="0" w:end="0"/>
        <w:rPr>
          <w:del w:id="3015" w:author="user" w:date="2019-10-22T14:51:00Z"/>
          <w:rFonts w:ascii="Times New Roman" w:hAnsi="Times New Roman" w:cs="Times New Roman"/>
          <w:szCs w:val="32"/>
        </w:rPr>
      </w:pPr>
      <w:del w:id="3012" w:author="user" w:date="2019-10-22T14:51:00Z">
        <w:r>
          <w:rPr>
            <w:rFonts w:ascii="Times New Roman" w:hAnsi="Times New Roman" w:cs="Times New Roman" w:eastAsia="黑体"/>
            <w:bCs/>
            <w:szCs w:val="32"/>
          </w:rPr>
          <w:delText>第五十五条</w:delText>
        </w:r>
      </w:del>
      <w:del w:id="3013" w:author="user" w:date="2019-10-22T14:51:00Z">
        <w:r>
          <w:rPr>
            <w:rFonts w:ascii="Times New Roman" w:hAnsi="Times New Roman" w:cs="Times New Roman"/>
            <w:bCs/>
            <w:szCs w:val="32"/>
          </w:rPr>
          <w:delText xml:space="preserve">  </w:delText>
        </w:r>
      </w:del>
      <w:del w:id="3014" w:author="user" w:date="2019-10-22T14:51:00Z">
        <w:r>
          <w:rPr>
            <w:rFonts w:ascii="Times New Roman" w:hAnsi="Times New Roman" w:cs="Times New Roman"/>
            <w:szCs w:val="32"/>
          </w:rPr>
          <w:delText>工业垃圾、医疗卫生垃圾及其他有毒有害垃圾应当按照规定单独收集、运输和处置，不得混入生活垃圾。</w:delText>
        </w:r>
      </w:del>
    </w:p>
    <w:p>
      <w:pPr>
        <w:pStyle w:val="Normal"/>
        <w:ind w:firstLineChars="200" w:endChars="0" w:end="0"/>
        <w:rPr>
          <w:del w:id="3017" w:author="user" w:date="2019-10-22T14:51:00Z"/>
          <w:rFonts w:ascii="Times New Roman" w:hAnsi="Times New Roman" w:eastAsia="楷体_GB2312" w:cs="Times New Roman"/>
          <w:szCs w:val="32"/>
        </w:rPr>
      </w:pPr>
      <w:del w:id="3016" w:author="user" w:date="2019-10-22T14:51:00Z">
        <w:r>
          <w:rPr>
            <w:rFonts w:eastAsia="楷体_GB2312" w:cs="Times New Roman" w:ascii="Times New Roman" w:hAnsi="Times New Roman"/>
            <w:szCs w:val="32"/>
          </w:rPr>
        </w:r>
      </w:del>
    </w:p>
    <w:p>
      <w:pPr>
        <w:pStyle w:val="Normal"/>
        <w:ind w:endChars="0" w:end="0"/>
        <w:jc w:val="both"/>
        <w:rPr>
          <w:del w:id="3019" w:author="user" w:date="2019-10-22T14:51:00Z"/>
          <w:rFonts w:ascii="Times New Roman" w:hAnsi="Times New Roman" w:eastAsia="楷体_GB2312" w:cs="Times New Roman"/>
          <w:szCs w:val="32"/>
        </w:rPr>
      </w:pPr>
      <w:del w:id="3018" w:author="user" w:date="2019-10-22T14:51:00Z">
        <w:r>
          <w:rPr>
            <w:rFonts w:ascii="Times New Roman" w:hAnsi="Times New Roman" w:cs="Times New Roman" w:eastAsia="楷体_GB2312"/>
            <w:szCs w:val="32"/>
          </w:rPr>
          <w:delText>第三节  环境卫生设施</w:delText>
        </w:r>
      </w:del>
    </w:p>
    <w:p>
      <w:pPr>
        <w:pStyle w:val="Normal"/>
        <w:ind w:endChars="0" w:end="0"/>
        <w:jc w:val="both"/>
        <w:rPr>
          <w:del w:id="3021" w:author="user" w:date="2019-10-22T14:51:00Z"/>
          <w:rFonts w:ascii="Times New Roman" w:hAnsi="Times New Roman" w:eastAsia="楷体_GB2312" w:cs="Times New Roman"/>
          <w:szCs w:val="32"/>
        </w:rPr>
      </w:pPr>
      <w:del w:id="3020" w:author="user" w:date="2019-10-22T14:51:00Z">
        <w:r>
          <w:rPr>
            <w:rFonts w:eastAsia="楷体_GB2312" w:cs="Times New Roman" w:ascii="Times New Roman" w:hAnsi="Times New Roman"/>
            <w:szCs w:val="32"/>
          </w:rPr>
        </w:r>
      </w:del>
    </w:p>
    <w:p>
      <w:pPr>
        <w:pStyle w:val="Normal"/>
        <w:ind w:endChars="0" w:end="0"/>
        <w:rPr>
          <w:del w:id="3025" w:author="user" w:date="2019-10-22T14:51:00Z"/>
          <w:rFonts w:ascii="Times New Roman" w:hAnsi="Times New Roman" w:cs="Times New Roman"/>
          <w:szCs w:val="32"/>
        </w:rPr>
      </w:pPr>
      <w:del w:id="3022" w:author="user" w:date="2019-10-22T14:51:00Z">
        <w:r>
          <w:rPr>
            <w:rFonts w:ascii="Times New Roman" w:hAnsi="Times New Roman" w:cs="Times New Roman" w:eastAsia="黑体"/>
            <w:bCs/>
            <w:szCs w:val="32"/>
          </w:rPr>
          <w:delText>第五十六条</w:delText>
        </w:r>
      </w:del>
      <w:del w:id="3023" w:author="user" w:date="2019-10-22T14:51:00Z">
        <w:r>
          <w:rPr>
            <w:rFonts w:ascii="Times New Roman" w:hAnsi="Times New Roman" w:cs="Times New Roman"/>
            <w:bCs/>
            <w:szCs w:val="32"/>
          </w:rPr>
          <w:delText xml:space="preserve">  </w:delText>
        </w:r>
      </w:del>
      <w:del w:id="3024" w:author="user" w:date="2019-10-22T14:51:00Z">
        <w:r>
          <w:rPr>
            <w:rFonts w:ascii="Times New Roman" w:hAnsi="Times New Roman" w:cs="Times New Roman"/>
            <w:szCs w:val="32"/>
          </w:rPr>
          <w:delText>城市管理行政主管部门应当会同自然资源规划等部门，根据城市总体规划和环境卫生事业需要，编制环境卫生专项规划，经法定程序批准后组织实施。</w:delText>
        </w:r>
      </w:del>
    </w:p>
    <w:p>
      <w:pPr>
        <w:pStyle w:val="Normal"/>
        <w:ind w:endChars="0" w:end="0"/>
        <w:rPr>
          <w:del w:id="3027" w:author="user" w:date="2019-10-22T14:51:00Z"/>
          <w:rFonts w:ascii="Times New Roman" w:hAnsi="Times New Roman" w:cs="Times New Roman"/>
          <w:szCs w:val="32"/>
        </w:rPr>
      </w:pPr>
      <w:del w:id="3026" w:author="user" w:date="2019-10-22T14:51:00Z">
        <w:r>
          <w:rPr>
            <w:rFonts w:ascii="Times New Roman" w:hAnsi="Times New Roman" w:cs="Times New Roman"/>
            <w:szCs w:val="32"/>
          </w:rPr>
          <w:delText>城市管理行政主管部门应当根据人口密度以及城市发展需要，制定公共厕所、垃圾中转站、大件垃圾投放点、垃圾处置设施的设置方案并纳入环境卫生专项规划，按照法定程序立项报批后组织实施。</w:delText>
        </w:r>
      </w:del>
    </w:p>
    <w:p>
      <w:pPr>
        <w:pStyle w:val="Normal"/>
        <w:ind w:endChars="0" w:end="0"/>
        <w:rPr>
          <w:del w:id="3030" w:author="user" w:date="2019-10-22T14:51:00Z"/>
          <w:rFonts w:ascii="Times New Roman" w:hAnsi="Times New Roman" w:cs="Times New Roman"/>
          <w:szCs w:val="32"/>
        </w:rPr>
      </w:pPr>
      <w:del w:id="3028" w:author="user" w:date="2019-10-22T14:51:00Z">
        <w:r>
          <w:rPr>
            <w:rFonts w:ascii="Times New Roman" w:hAnsi="Times New Roman" w:cs="Times New Roman" w:eastAsia="黑体"/>
            <w:szCs w:val="32"/>
          </w:rPr>
          <w:delText>第五十七条</w:delText>
        </w:r>
      </w:del>
      <w:del w:id="3029" w:author="user" w:date="2019-10-22T14:51:00Z">
        <w:r>
          <w:rPr>
            <w:rFonts w:ascii="Times New Roman" w:hAnsi="Times New Roman" w:cs="Times New Roman"/>
            <w:szCs w:val="32"/>
          </w:rPr>
          <w:delText xml:space="preserve">  建设项目应当按照环境卫生专项规划、行业标准以及城市管理、规划等部门的要求，配套建设环境卫生设施。</w:delText>
        </w:r>
      </w:del>
    </w:p>
    <w:p>
      <w:pPr>
        <w:pStyle w:val="Normal"/>
        <w:ind w:endChars="0" w:end="0"/>
        <w:rPr>
          <w:del w:id="3032" w:author="user" w:date="2019-10-22T14:51:00Z"/>
          <w:rFonts w:ascii="Times New Roman" w:hAnsi="Times New Roman" w:cs="Times New Roman"/>
          <w:szCs w:val="32"/>
        </w:rPr>
      </w:pPr>
      <w:del w:id="3031" w:author="user" w:date="2019-10-22T14:51:00Z">
        <w:r>
          <w:rPr>
            <w:rFonts w:ascii="Times New Roman" w:hAnsi="Times New Roman" w:cs="Times New Roman"/>
            <w:szCs w:val="32"/>
          </w:rPr>
          <w:delText>商品交易市场、城市综合体、特色街区、街景等建设和改造方案涉及环境卫生设施的，论证时应当听取城市管理行政主管部门意见。</w:delText>
        </w:r>
      </w:del>
    </w:p>
    <w:p>
      <w:pPr>
        <w:pStyle w:val="Normal"/>
        <w:ind w:endChars="0" w:end="0"/>
        <w:rPr>
          <w:del w:id="3034" w:author="user" w:date="2019-10-22T14:51:00Z"/>
          <w:rFonts w:ascii="Times New Roman" w:hAnsi="Times New Roman" w:cs="Times New Roman"/>
          <w:szCs w:val="32"/>
        </w:rPr>
      </w:pPr>
      <w:del w:id="3033" w:author="user" w:date="2019-10-22T14:51:00Z">
        <w:r>
          <w:rPr>
            <w:rFonts w:ascii="Times New Roman" w:hAnsi="Times New Roman" w:cs="Times New Roman"/>
            <w:szCs w:val="32"/>
          </w:rPr>
          <w:delText>环境卫生设施应当与主体工程同时设计、同时施工、同时投入使用，所需建设资金纳入建设工程概算。</w:delText>
        </w:r>
      </w:del>
    </w:p>
    <w:p>
      <w:pPr>
        <w:pStyle w:val="Normal"/>
        <w:ind w:endChars="0" w:end="0"/>
        <w:rPr>
          <w:del w:id="3036" w:author="user" w:date="2019-10-22T14:51:00Z"/>
          <w:rFonts w:ascii="Times New Roman" w:hAnsi="Times New Roman" w:cs="Times New Roman"/>
          <w:szCs w:val="32"/>
        </w:rPr>
      </w:pPr>
      <w:del w:id="3035" w:author="user" w:date="2019-10-22T14:51:00Z">
        <w:r>
          <w:rPr>
            <w:rFonts w:ascii="Times New Roman" w:hAnsi="Times New Roman" w:cs="Times New Roman"/>
            <w:szCs w:val="32"/>
          </w:rPr>
          <w:delText>不得擅自变更、占用环境卫生设施用地；经批准的环境卫生设施建设，任何单位和个人不得阻挠。</w:delText>
        </w:r>
      </w:del>
    </w:p>
    <w:p>
      <w:pPr>
        <w:pStyle w:val="Normal"/>
        <w:widowControl w:val="false"/>
        <w:overflowPunct w:val="false"/>
        <w:bidi w:val="0"/>
        <w:snapToGrid w:val="false"/>
        <w:spacing w:lineRule="exact" w:line="590"/>
        <w:ind w:firstLineChars="200" w:startChars="0" w:start="0" w:endChars="0" w:end="0"/>
        <w:jc w:val="both"/>
        <w:rPr>
          <w:del w:id="3039" w:author="user" w:date="2019-10-22T14:51:00Z"/>
          <w:rFonts w:ascii="Times New Roman" w:hAnsi="Times New Roman" w:cs="Times New Roman"/>
          <w:szCs w:val="32"/>
        </w:rPr>
      </w:pPr>
      <w:del w:id="3037" w:author="user" w:date="2019-10-22T14:51:00Z">
        <w:r>
          <w:rPr>
            <w:rFonts w:ascii="Times New Roman" w:hAnsi="Times New Roman" w:cs="Times New Roman" w:eastAsia="黑体"/>
            <w:szCs w:val="32"/>
          </w:rPr>
          <w:delText>第五十八条</w:delText>
        </w:r>
      </w:del>
      <w:del w:id="3038" w:author="user" w:date="2019-10-22T14:51:00Z">
        <w:r>
          <w:rPr>
            <w:rFonts w:ascii="Times New Roman" w:hAnsi="Times New Roman" w:cs="Times New Roman"/>
            <w:szCs w:val="32"/>
          </w:rPr>
          <w:delText xml:space="preserve">  市、县级市城市管理行政主管部门应当参与建设项目环境卫生配套设施的设计方案审查和竣工验收，环境卫生设施经验收合格后，方可交付使用。不符合城市环境卫生设置标准的，不得投入使用；已经投入使用的，建设单位应当限期改造。</w:delText>
        </w:r>
      </w:del>
    </w:p>
    <w:p>
      <w:pPr>
        <w:pStyle w:val="Normal"/>
        <w:ind w:endChars="0" w:end="0"/>
        <w:rPr>
          <w:del w:id="3043" w:author="user" w:date="2019-10-22T14:51:00Z"/>
          <w:rFonts w:ascii="Times New Roman" w:hAnsi="Times New Roman" w:cs="Times New Roman"/>
          <w:szCs w:val="32"/>
        </w:rPr>
      </w:pPr>
      <w:del w:id="3040" w:author="user" w:date="2019-10-22T14:51:00Z">
        <w:r>
          <w:rPr>
            <w:rFonts w:ascii="Times New Roman" w:hAnsi="Times New Roman" w:cs="Times New Roman" w:eastAsia="黑体"/>
            <w:bCs/>
            <w:szCs w:val="32"/>
          </w:rPr>
          <w:delText>第五十九条</w:delText>
        </w:r>
      </w:del>
      <w:del w:id="3041" w:author="user" w:date="2019-10-22T14:51:00Z">
        <w:r>
          <w:rPr>
            <w:rFonts w:ascii="Times New Roman" w:hAnsi="Times New Roman" w:cs="Times New Roman"/>
            <w:bCs/>
            <w:szCs w:val="32"/>
          </w:rPr>
          <w:delText xml:space="preserve">  任何单位和个人</w:delText>
        </w:r>
      </w:del>
      <w:del w:id="3042" w:author="user" w:date="2019-10-22T14:51:00Z">
        <w:r>
          <w:rPr>
            <w:rFonts w:ascii="Times New Roman" w:hAnsi="Times New Roman" w:cs="Times New Roman"/>
            <w:szCs w:val="32"/>
          </w:rPr>
          <w:delText>不得擅自迁移、拆除、封闭环境卫生设施或者改变其用途。确需迁移、拆除、封闭或者改变用途的，应当经市、县级市城市管理行政主管部门批准。</w:delText>
        </w:r>
      </w:del>
    </w:p>
    <w:p>
      <w:pPr>
        <w:pStyle w:val="Normal"/>
        <w:ind w:endChars="0" w:end="0"/>
        <w:rPr>
          <w:del w:id="3045" w:author="user" w:date="2019-10-22T14:51:00Z"/>
          <w:rFonts w:ascii="Times New Roman" w:hAnsi="Times New Roman" w:cs="Times New Roman"/>
          <w:szCs w:val="32"/>
        </w:rPr>
      </w:pPr>
      <w:del w:id="3044" w:author="user" w:date="2019-10-22T14:51:00Z">
        <w:r>
          <w:rPr>
            <w:rFonts w:ascii="Times New Roman" w:hAnsi="Times New Roman" w:cs="Times New Roman"/>
            <w:szCs w:val="32"/>
          </w:rPr>
          <w:delText>经批准拆除环境卫生设施的，应当按照规划和标准予以复建或者移建。</w:delText>
        </w:r>
      </w:del>
    </w:p>
    <w:p>
      <w:pPr>
        <w:pStyle w:val="Normal"/>
        <w:ind w:endChars="0" w:end="0"/>
        <w:rPr>
          <w:del w:id="3048" w:author="user" w:date="2019-10-22T14:51:00Z"/>
          <w:rFonts w:ascii="Times New Roman" w:hAnsi="Times New Roman" w:cs="Times New Roman"/>
          <w:szCs w:val="32"/>
        </w:rPr>
      </w:pPr>
      <w:del w:id="3046" w:author="user" w:date="2019-10-22T14:51:00Z">
        <w:r>
          <w:rPr>
            <w:rFonts w:ascii="Times New Roman" w:hAnsi="Times New Roman" w:cs="Times New Roman" w:eastAsia="黑体"/>
            <w:szCs w:val="32"/>
          </w:rPr>
          <w:delText xml:space="preserve">第六十条 </w:delText>
        </w:r>
      </w:del>
      <w:del w:id="3047" w:author="user" w:date="2019-10-22T14:51:00Z">
        <w:r>
          <w:rPr>
            <w:rFonts w:ascii="Times New Roman" w:hAnsi="Times New Roman" w:cs="Times New Roman"/>
            <w:szCs w:val="32"/>
          </w:rPr>
          <w:delText xml:space="preserve"> 新建、改建、复建公共厕所的布局、建设标准，应当符合环境卫生专项规划和国家有关规定；现有公共厕所数量和硬件设施达不到环境卫生专项规划和国家规定要求的，由县级市、区人民政府负责制定建设和改造方案，逐步达到规定要求。</w:delText>
        </w:r>
      </w:del>
    </w:p>
    <w:p>
      <w:pPr>
        <w:pStyle w:val="Normal"/>
        <w:ind w:endChars="0" w:end="0"/>
        <w:rPr>
          <w:del w:id="3052" w:author="user" w:date="2019-10-22T14:51:00Z"/>
          <w:rFonts w:ascii="Times New Roman" w:hAnsi="Times New Roman" w:cs="Times New Roman"/>
          <w:szCs w:val="32"/>
        </w:rPr>
      </w:pPr>
      <w:del w:id="3049" w:author="user" w:date="2019-10-22T14:51:00Z">
        <w:r>
          <w:rPr>
            <w:rFonts w:ascii="Times New Roman" w:hAnsi="Times New Roman" w:cs="Times New Roman" w:eastAsia="黑体"/>
            <w:bCs/>
            <w:szCs w:val="32"/>
          </w:rPr>
          <w:delText>第六十一条</w:delText>
        </w:r>
      </w:del>
      <w:del w:id="3050" w:author="user" w:date="2019-10-22T14:51:00Z">
        <w:r>
          <w:rPr>
            <w:rFonts w:ascii="Times New Roman" w:hAnsi="Times New Roman" w:cs="Times New Roman"/>
            <w:bCs/>
            <w:szCs w:val="32"/>
          </w:rPr>
          <w:delText xml:space="preserve">  </w:delText>
        </w:r>
      </w:del>
      <w:del w:id="3051" w:author="user" w:date="2019-10-22T14:51:00Z">
        <w:r>
          <w:rPr>
            <w:rFonts w:ascii="Times New Roman" w:hAnsi="Times New Roman" w:cs="Times New Roman"/>
            <w:szCs w:val="32"/>
          </w:rPr>
          <w:delText>公共厕所、垃圾中转站等环境卫生设施的管理责任人，应当按照管理标准进行管理、维护，确保设施完好。</w:delText>
        </w:r>
      </w:del>
    </w:p>
    <w:p>
      <w:pPr>
        <w:pStyle w:val="Normal"/>
        <w:ind w:endChars="0" w:end="0"/>
        <w:rPr>
          <w:del w:id="3054" w:author="user" w:date="2019-10-22T14:51:00Z"/>
          <w:rFonts w:ascii="Times New Roman" w:hAnsi="Times New Roman" w:cs="Times New Roman"/>
          <w:szCs w:val="32"/>
        </w:rPr>
      </w:pPr>
      <w:del w:id="3053" w:author="user" w:date="2019-10-22T14:51:00Z">
        <w:r>
          <w:rPr>
            <w:rFonts w:ascii="Times New Roman" w:hAnsi="Times New Roman" w:cs="Times New Roman"/>
            <w:szCs w:val="32"/>
          </w:rPr>
          <w:delText>鼓励临街宾馆、饭店等经营性场所的公共厕所向社会开放。</w:delText>
        </w:r>
      </w:del>
    </w:p>
    <w:p>
      <w:pPr>
        <w:pStyle w:val="Normal"/>
        <w:ind w:firstLineChars="200" w:endChars="0" w:end="0"/>
        <w:jc w:val="both"/>
        <w:rPr>
          <w:del w:id="3056" w:author="user" w:date="2019-10-22T14:51:00Z"/>
          <w:rFonts w:ascii="Times New Roman" w:hAnsi="Times New Roman" w:cs="Times New Roman"/>
          <w:szCs w:val="32"/>
        </w:rPr>
      </w:pPr>
      <w:del w:id="3055" w:author="user" w:date="2019-10-22T14:51:00Z">
        <w:r>
          <w:rPr>
            <w:rFonts w:cs="Times New Roman" w:ascii="Times New Roman" w:hAnsi="Times New Roman"/>
            <w:szCs w:val="32"/>
          </w:rPr>
        </w:r>
      </w:del>
    </w:p>
    <w:p>
      <w:pPr>
        <w:pStyle w:val="Normal"/>
        <w:ind w:endChars="0" w:end="0"/>
        <w:jc w:val="both"/>
        <w:rPr>
          <w:del w:id="3058" w:author="user" w:date="2019-10-22T14:51:00Z"/>
          <w:rFonts w:ascii="Times New Roman" w:hAnsi="Times New Roman" w:eastAsia="黑体" w:cs="Times New Roman"/>
          <w:bCs/>
          <w:szCs w:val="32"/>
        </w:rPr>
      </w:pPr>
      <w:del w:id="3057" w:author="user" w:date="2019-10-22T14:51:00Z">
        <w:r>
          <w:rPr>
            <w:rFonts w:ascii="Times New Roman" w:hAnsi="Times New Roman" w:cs="Times New Roman" w:eastAsia="黑体"/>
            <w:bCs/>
            <w:szCs w:val="32"/>
          </w:rPr>
          <w:delText>第五章  法律责任</w:delText>
        </w:r>
      </w:del>
    </w:p>
    <w:p>
      <w:pPr>
        <w:pStyle w:val="Normal"/>
        <w:ind w:endChars="0" w:end="0"/>
        <w:jc w:val="both"/>
        <w:rPr>
          <w:del w:id="3060" w:author="user" w:date="2019-10-22T14:51:00Z"/>
          <w:rFonts w:ascii="Times New Roman" w:hAnsi="Times New Roman" w:eastAsia="黑体" w:cs="Times New Roman"/>
          <w:bCs/>
          <w:szCs w:val="32"/>
        </w:rPr>
      </w:pPr>
      <w:del w:id="3059" w:author="user" w:date="2019-10-22T14:51:00Z">
        <w:r>
          <w:rPr>
            <w:rFonts w:eastAsia="黑体" w:cs="Times New Roman" w:ascii="Times New Roman" w:hAnsi="Times New Roman"/>
            <w:bCs/>
            <w:szCs w:val="32"/>
          </w:rPr>
        </w:r>
      </w:del>
    </w:p>
    <w:p>
      <w:pPr>
        <w:pStyle w:val="Normal"/>
        <w:ind w:endChars="0" w:end="0"/>
        <w:rPr>
          <w:del w:id="3063" w:author="user" w:date="2019-10-22T14:51:00Z"/>
          <w:rFonts w:ascii="Times New Roman" w:hAnsi="Times New Roman" w:cs="Times New Roman"/>
          <w:szCs w:val="32"/>
        </w:rPr>
      </w:pPr>
      <w:del w:id="3061" w:author="user" w:date="2019-10-22T14:51:00Z">
        <w:r>
          <w:rPr>
            <w:rFonts w:ascii="Times New Roman" w:hAnsi="Times New Roman" w:cs="Times New Roman" w:eastAsia="黑体"/>
            <w:color w:val="000000"/>
            <w:szCs w:val="32"/>
          </w:rPr>
          <w:delText xml:space="preserve">第六十二条  </w:delText>
        </w:r>
      </w:del>
      <w:del w:id="3062" w:author="user" w:date="2019-10-22T14:51:00Z">
        <w:r>
          <w:rPr>
            <w:rFonts w:ascii="Times New Roman" w:hAnsi="Times New Roman" w:cs="Times New Roman"/>
            <w:szCs w:val="32"/>
          </w:rPr>
          <w:delText>违反本条例规定，法律、法规已有处罚规定的，从其规定。</w:delText>
        </w:r>
      </w:del>
    </w:p>
    <w:p>
      <w:pPr>
        <w:pStyle w:val="Normal"/>
        <w:ind w:endChars="0" w:end="0"/>
        <w:rPr>
          <w:del w:id="3065" w:author="user" w:date="2019-10-22T14:51:00Z"/>
          <w:rFonts w:ascii="Times New Roman" w:hAnsi="Times New Roman" w:cs="Times New Roman"/>
          <w:szCs w:val="32"/>
        </w:rPr>
      </w:pPr>
      <w:del w:id="3064" w:author="user" w:date="2019-10-22T14:51:00Z">
        <w:r>
          <w:rPr>
            <w:rFonts w:ascii="Times New Roman" w:hAnsi="Times New Roman" w:cs="Times New Roman"/>
            <w:szCs w:val="32"/>
          </w:rPr>
          <w:delText>本条例规定的行政处罚，按照城市管理相对集中行政处罚权的相关规定，应当由城市管理综合行政执法部门行使的，从其规定。</w:delText>
        </w:r>
      </w:del>
    </w:p>
    <w:p>
      <w:pPr>
        <w:pStyle w:val="Normal"/>
        <w:ind w:endChars="0" w:end="0"/>
        <w:rPr>
          <w:del w:id="3070" w:author="user" w:date="2019-10-22T14:51:00Z"/>
          <w:rFonts w:ascii="Times New Roman" w:hAnsi="Times New Roman" w:cs="Times New Roman"/>
          <w:szCs w:val="32"/>
        </w:rPr>
      </w:pPr>
      <w:del w:id="3066" w:author="user" w:date="2019-10-22T14:51:00Z">
        <w:r>
          <w:rPr>
            <w:rFonts w:ascii="Times New Roman" w:hAnsi="Times New Roman" w:cs="Times New Roman" w:eastAsia="黑体"/>
            <w:szCs w:val="32"/>
          </w:rPr>
          <w:delText>第六十</w:delText>
        </w:r>
      </w:del>
      <w:del w:id="3067" w:author="user" w:date="2019-10-22T14:51:00Z">
        <w:r>
          <w:rPr>
            <w:rFonts w:ascii="Times New Roman" w:hAnsi="Times New Roman" w:cs="Times New Roman" w:eastAsia="黑体"/>
            <w:color w:val="000000"/>
            <w:szCs w:val="32"/>
          </w:rPr>
          <w:delText>三</w:delText>
        </w:r>
      </w:del>
      <w:del w:id="3068" w:author="user" w:date="2019-10-22T14:51:00Z">
        <w:r>
          <w:rPr>
            <w:rFonts w:ascii="Times New Roman" w:hAnsi="Times New Roman" w:cs="Times New Roman" w:eastAsia="黑体"/>
            <w:szCs w:val="32"/>
          </w:rPr>
          <w:delText>条</w:delText>
        </w:r>
      </w:del>
      <w:del w:id="3069" w:author="user" w:date="2019-10-22T14:51:00Z">
        <w:r>
          <w:rPr>
            <w:rFonts w:ascii="Times New Roman" w:hAnsi="Times New Roman" w:cs="Times New Roman"/>
            <w:szCs w:val="32"/>
          </w:rPr>
          <w:delText xml:space="preserve">  违反本条例第十二条第二款规定，市容和环境卫生责任人不履行市容和环境卫生责任的，由城市管理综合行政执法部门责令限期改正；逾期未改正的，处以一百元以上一千元以下罚款。</w:delText>
        </w:r>
      </w:del>
    </w:p>
    <w:p>
      <w:pPr>
        <w:pStyle w:val="Normal"/>
        <w:ind w:endChars="0" w:end="0"/>
        <w:rPr>
          <w:del w:id="3075" w:author="user" w:date="2019-10-22T14:51:00Z"/>
          <w:rFonts w:ascii="Times New Roman" w:hAnsi="Times New Roman" w:eastAsia="黑体" w:cs="Times New Roman"/>
          <w:szCs w:val="32"/>
        </w:rPr>
      </w:pPr>
      <w:del w:id="3071" w:author="user" w:date="2019-10-22T14:51:00Z">
        <w:r>
          <w:rPr>
            <w:rFonts w:ascii="Times New Roman" w:hAnsi="Times New Roman" w:cs="Times New Roman" w:eastAsia="黑体"/>
            <w:szCs w:val="32"/>
          </w:rPr>
          <w:delText>第六十</w:delText>
        </w:r>
      </w:del>
      <w:del w:id="3072" w:author="user" w:date="2019-10-22T14:51:00Z">
        <w:r>
          <w:rPr>
            <w:rFonts w:ascii="Times New Roman" w:hAnsi="Times New Roman" w:cs="Times New Roman" w:eastAsia="黑体"/>
            <w:color w:val="000000"/>
            <w:szCs w:val="32"/>
          </w:rPr>
          <w:delText>四</w:delText>
        </w:r>
      </w:del>
      <w:del w:id="3073" w:author="user" w:date="2019-10-22T14:51:00Z">
        <w:r>
          <w:rPr>
            <w:rFonts w:ascii="Times New Roman" w:hAnsi="Times New Roman" w:cs="Times New Roman" w:eastAsia="黑体"/>
            <w:szCs w:val="32"/>
          </w:rPr>
          <w:delText xml:space="preserve">条  </w:delText>
        </w:r>
      </w:del>
      <w:del w:id="3074" w:author="user" w:date="2019-10-22T14:51: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ind w:endChars="0" w:end="0"/>
        <w:rPr>
          <w:del w:id="3077" w:author="user" w:date="2019-10-22T14:51:00Z"/>
          <w:rFonts w:ascii="Times New Roman" w:hAnsi="Times New Roman" w:eastAsia="黑体" w:cs="Times New Roman"/>
          <w:szCs w:val="32"/>
        </w:rPr>
      </w:pPr>
      <w:del w:id="3076" w:author="user" w:date="2019-10-22T14:51: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p>
    <w:p>
      <w:pPr>
        <w:pStyle w:val="Normal"/>
        <w:ind w:endChars="0" w:end="0"/>
        <w:rPr>
          <w:del w:id="3082" w:author="user" w:date="2019-10-22T14:51:00Z"/>
          <w:rFonts w:ascii="Times New Roman" w:hAnsi="Times New Roman" w:cs="Times New Roman"/>
          <w:szCs w:val="32"/>
          <w:bdr w:val="single" w:sz="4" w:space="0" w:color="000000"/>
        </w:rPr>
      </w:pPr>
      <w:del w:id="3078" w:author="user" w:date="2019-10-22T14:51:00Z">
        <w:r>
          <w:rPr>
            <w:rFonts w:ascii="Times New Roman" w:hAnsi="Times New Roman" w:cs="Times New Roman" w:eastAsia="黑体"/>
            <w:szCs w:val="32"/>
          </w:rPr>
          <w:delText>第六十</w:delText>
        </w:r>
      </w:del>
      <w:del w:id="3079" w:author="user" w:date="2019-10-22T14:51:00Z">
        <w:r>
          <w:rPr>
            <w:rFonts w:ascii="Times New Roman" w:hAnsi="Times New Roman" w:cs="Times New Roman" w:eastAsia="黑体"/>
            <w:color w:val="000000"/>
            <w:szCs w:val="32"/>
          </w:rPr>
          <w:delText>五</w:delText>
        </w:r>
      </w:del>
      <w:del w:id="3080" w:author="user" w:date="2019-10-22T14:51:00Z">
        <w:r>
          <w:rPr>
            <w:rFonts w:ascii="Times New Roman" w:hAnsi="Times New Roman" w:cs="Times New Roman" w:eastAsia="黑体"/>
            <w:szCs w:val="32"/>
          </w:rPr>
          <w:delText>条</w:delText>
        </w:r>
      </w:del>
      <w:del w:id="3081" w:author="user" w:date="2019-10-22T14:51:00Z">
        <w:r>
          <w:rPr>
            <w:rFonts w:ascii="Times New Roman" w:hAnsi="Times New Roman" w:cs="Times New Roman"/>
            <w:szCs w:val="32"/>
          </w:rPr>
          <w:delText xml:space="preserve">  违反本条例第十六条第一款规定，从事违法建设活动的，由城市管理综合行政执法部门作出责令停止建设或者限期拆除的决定；当事人不停止建设或者逾期不拆除的，县级市、区人民政府可以责成有关部门依法采取查封施工现场、强制拆除等措施。</w:delText>
        </w:r>
      </w:del>
    </w:p>
    <w:p>
      <w:pPr>
        <w:pStyle w:val="Normal"/>
        <w:ind w:endChars="0" w:end="0"/>
        <w:rPr>
          <w:del w:id="3088" w:author="user" w:date="2019-10-22T14:51:00Z"/>
          <w:rFonts w:ascii="Times New Roman" w:hAnsi="Times New Roman" w:cs="Times New Roman"/>
          <w:color w:val="000000"/>
        </w:rPr>
      </w:pPr>
      <w:del w:id="3083" w:author="user" w:date="2019-10-22T14:51:00Z">
        <w:r>
          <w:rPr>
            <w:rFonts w:ascii="Times New Roman" w:hAnsi="Times New Roman" w:cs="Times New Roman" w:eastAsia="黑体"/>
            <w:szCs w:val="32"/>
          </w:rPr>
          <w:delText>第六十</w:delText>
        </w:r>
      </w:del>
      <w:del w:id="3084" w:author="user" w:date="2019-10-22T14:51:00Z">
        <w:r>
          <w:rPr>
            <w:rFonts w:ascii="Times New Roman" w:hAnsi="Times New Roman" w:cs="Times New Roman" w:eastAsia="黑体"/>
            <w:color w:val="000000"/>
            <w:szCs w:val="32"/>
          </w:rPr>
          <w:delText>六</w:delText>
        </w:r>
      </w:del>
      <w:del w:id="3085" w:author="user" w:date="2019-10-22T14:51:00Z">
        <w:r>
          <w:rPr>
            <w:rFonts w:ascii="Times New Roman" w:hAnsi="Times New Roman" w:cs="Times New Roman" w:eastAsia="黑体"/>
            <w:szCs w:val="32"/>
          </w:rPr>
          <w:delText>条</w:delText>
        </w:r>
      </w:del>
      <w:del w:id="3086" w:author="user" w:date="2019-10-22T14:51:00Z">
        <w:r>
          <w:rPr>
            <w:rFonts w:ascii="Times New Roman" w:hAnsi="Times New Roman" w:cs="Times New Roman"/>
            <w:szCs w:val="32"/>
          </w:rPr>
          <w:delText xml:space="preserve">  </w:delText>
        </w:r>
      </w:del>
      <w:del w:id="3087" w:author="user" w:date="2019-10-22T14:51:00Z">
        <w:r>
          <w:rPr>
            <w:rFonts w:ascii="Times New Roman" w:hAnsi="Times New Roman" w:cs="Times New Roman"/>
            <w:color w:val="000000"/>
          </w:rPr>
          <w:delText>违反本条例关于户外广告设施设置规定的，按照下列规定予以处罚：</w:delText>
        </w:r>
      </w:del>
    </w:p>
    <w:p>
      <w:pPr>
        <w:pStyle w:val="Normal"/>
        <w:ind w:endChars="0" w:end="0"/>
        <w:rPr>
          <w:del w:id="3090" w:author="user" w:date="2019-10-22T14:51:00Z"/>
          <w:rFonts w:ascii="Times New Roman" w:hAnsi="Times New Roman" w:cs="Times New Roman"/>
          <w:color w:val="000000"/>
        </w:rPr>
      </w:pPr>
      <w:del w:id="3089" w:author="user" w:date="2019-10-22T14:51: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ind w:endChars="0" w:end="0"/>
        <w:rPr>
          <w:del w:id="3092" w:author="user" w:date="2019-10-22T14:51:00Z"/>
          <w:rFonts w:ascii="Times New Roman" w:hAnsi="Times New Roman" w:cs="Times New Roman"/>
          <w:szCs w:val="32"/>
        </w:rPr>
      </w:pPr>
      <w:del w:id="3091" w:author="user" w:date="2019-10-22T14:51: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ind w:endChars="0" w:end="0"/>
        <w:rPr>
          <w:del w:id="3097" w:author="user" w:date="2019-10-22T14:51:00Z"/>
          <w:rFonts w:ascii="Times New Roman" w:hAnsi="Times New Roman" w:cs="Times New Roman"/>
          <w:szCs w:val="32"/>
        </w:rPr>
      </w:pPr>
      <w:del w:id="3093" w:author="user" w:date="2019-10-22T14:51:00Z">
        <w:r>
          <w:rPr>
            <w:rFonts w:ascii="Times New Roman" w:hAnsi="Times New Roman" w:cs="Times New Roman" w:eastAsia="黑体"/>
            <w:szCs w:val="32"/>
          </w:rPr>
          <w:delText>第六十</w:delText>
        </w:r>
      </w:del>
      <w:del w:id="3094" w:author="user" w:date="2019-10-22T14:51:00Z">
        <w:r>
          <w:rPr>
            <w:rFonts w:ascii="Times New Roman" w:hAnsi="Times New Roman" w:cs="Times New Roman" w:eastAsia="黑体"/>
            <w:color w:val="000000"/>
            <w:szCs w:val="32"/>
          </w:rPr>
          <w:delText>七</w:delText>
        </w:r>
      </w:del>
      <w:del w:id="3095" w:author="user" w:date="2019-10-22T14:51:00Z">
        <w:r>
          <w:rPr>
            <w:rFonts w:ascii="Times New Roman" w:hAnsi="Times New Roman" w:cs="Times New Roman" w:eastAsia="黑体"/>
            <w:szCs w:val="32"/>
          </w:rPr>
          <w:delText>条</w:delText>
        </w:r>
      </w:del>
      <w:del w:id="3096" w:author="user" w:date="2019-10-22T14:51:00Z">
        <w:r>
          <w:rPr>
            <w:rFonts w:ascii="Times New Roman" w:hAnsi="Times New Roman" w:cs="Times New Roman"/>
            <w:szCs w:val="32"/>
          </w:rPr>
          <w:delText xml:space="preserve">  违反本条例第二十四条第一款规定，占用城市道路、广场及其附属设施设置临时充气拱门、移动灯箱（柱）、撑牌、气球、卡通造型、旗幡、布幔等户外广告设施不符合规定的，由城市管理综合行政执法部门责令限期改正，并处以五百元以上五千元以下罚款。</w:delText>
        </w:r>
      </w:del>
    </w:p>
    <w:p>
      <w:pPr>
        <w:pStyle w:val="Normal"/>
        <w:ind w:endChars="0" w:end="0"/>
        <w:rPr>
          <w:del w:id="3099" w:author="user" w:date="2019-10-22T14:51:00Z"/>
          <w:rFonts w:ascii="Times New Roman" w:hAnsi="Times New Roman" w:cs="Times New Roman"/>
          <w:szCs w:val="32"/>
        </w:rPr>
      </w:pPr>
      <w:del w:id="3098" w:author="user" w:date="2019-10-22T14:51:00Z">
        <w:r>
          <w:rPr>
            <w:rFonts w:ascii="Times New Roman" w:hAnsi="Times New Roman" w:cs="Times New Roman"/>
            <w:szCs w:val="32"/>
          </w:rPr>
          <w:delText>违反本条例第二十四条第二款规定，在树木、地面、建筑物、构筑物以及其他设施上刻画、涂写、喷涂或者擅自悬挂、张贴宣传品的，由城市管理综合行政执法部门责令限期清除，处以一百元以上五百元以下罚款；逾期不清除的，代为清除，所需费用由违法行为人承担。造成损失的，依法承担赔偿责任。使用通讯工具从事上述行为的，由城市管理综合行政执法部门依照有关法律、法规规定处理。</w:delText>
        </w:r>
      </w:del>
    </w:p>
    <w:p>
      <w:pPr>
        <w:pStyle w:val="Normal"/>
        <w:ind w:endChars="0" w:end="0"/>
        <w:rPr>
          <w:del w:id="3104" w:author="user" w:date="2019-10-22T14:51:00Z"/>
          <w:rFonts w:ascii="Times New Roman" w:hAnsi="Times New Roman" w:cs="Times New Roman"/>
          <w:szCs w:val="32"/>
        </w:rPr>
      </w:pPr>
      <w:del w:id="3100" w:author="user" w:date="2019-10-22T14:51:00Z">
        <w:r>
          <w:rPr>
            <w:rFonts w:ascii="Times New Roman" w:hAnsi="Times New Roman" w:cs="Times New Roman" w:eastAsia="黑体"/>
            <w:szCs w:val="32"/>
          </w:rPr>
          <w:delText>第六十</w:delText>
        </w:r>
      </w:del>
      <w:del w:id="3101" w:author="user" w:date="2019-10-22T14:51:00Z">
        <w:r>
          <w:rPr>
            <w:rFonts w:ascii="Times New Roman" w:hAnsi="Times New Roman" w:cs="Times New Roman" w:eastAsia="黑体"/>
            <w:color w:val="000000"/>
            <w:szCs w:val="32"/>
          </w:rPr>
          <w:delText>八</w:delText>
        </w:r>
      </w:del>
      <w:del w:id="3102" w:author="user" w:date="2019-10-22T14:51:00Z">
        <w:r>
          <w:rPr>
            <w:rFonts w:ascii="Times New Roman" w:hAnsi="Times New Roman" w:cs="Times New Roman" w:eastAsia="黑体"/>
            <w:szCs w:val="32"/>
          </w:rPr>
          <w:delText>条</w:delText>
        </w:r>
      </w:del>
      <w:del w:id="3103" w:author="user" w:date="2019-10-22T14:51:00Z">
        <w:r>
          <w:rPr>
            <w:rFonts w:ascii="Times New Roman" w:hAnsi="Times New Roman" w:cs="Times New Roman"/>
            <w:szCs w:val="32"/>
          </w:rPr>
          <w:delText xml:space="preserve">  违反本条例关于城市道路、公共场地容貌管理规定的，由城市管理综合行政执法部门按照下列规定予以处罚：</w:delText>
        </w:r>
      </w:del>
    </w:p>
    <w:p>
      <w:pPr>
        <w:pStyle w:val="Normal"/>
        <w:ind w:endChars="0" w:end="0"/>
        <w:rPr>
          <w:del w:id="3106" w:author="user" w:date="2019-10-22T14:51:00Z"/>
          <w:rFonts w:ascii="Times New Roman" w:hAnsi="Times New Roman" w:cs="Times New Roman"/>
          <w:szCs w:val="32"/>
        </w:rPr>
      </w:pPr>
      <w:del w:id="3105" w:author="user" w:date="2019-10-22T14:51:00Z">
        <w:r>
          <w:rPr>
            <w:rFonts w:ascii="Times New Roman" w:hAnsi="Times New Roman" w:cs="Times New Roman"/>
            <w:szCs w:val="32"/>
          </w:rPr>
          <w:delText>（一）违反本条例第二十六条规定，擅自挖掘城市道路或者未及时平整现场、恢复路面，拆除临时设施的，责令限期改正，可以处以二千元以上二万元以下罚款。造成损失的，依法承担赔偿责任。</w:delText>
        </w:r>
      </w:del>
    </w:p>
    <w:p>
      <w:pPr>
        <w:pStyle w:val="Normal"/>
        <w:ind w:endChars="0" w:end="0"/>
        <w:rPr>
          <w:del w:id="3108" w:author="user" w:date="2019-10-22T14:51:00Z"/>
          <w:rFonts w:ascii="Times New Roman" w:hAnsi="Times New Roman" w:cs="Times New Roman"/>
          <w:szCs w:val="32"/>
        </w:rPr>
      </w:pPr>
      <w:del w:id="3107" w:author="user" w:date="2019-10-22T14:51:00Z">
        <w:r>
          <w:rPr>
            <w:rFonts w:ascii="Times New Roman" w:hAnsi="Times New Roman" w:cs="Times New Roman"/>
            <w:szCs w:val="32"/>
          </w:rPr>
          <w:delText>（二）违反本条例第二十七条第一款规定，机动车未按照指定地点停放，影响市容，妨碍其他车辆、行人通行，驾驶人不在现场的，处以五十元的罚款，并可以将车辆拖移至不妨碍车辆、行人通行的地点或者指定的地点停放。</w:delText>
        </w:r>
      </w:del>
    </w:p>
    <w:p>
      <w:pPr>
        <w:pStyle w:val="Normal"/>
        <w:ind w:endChars="0" w:end="0"/>
        <w:rPr>
          <w:del w:id="3110" w:author="user" w:date="2019-10-22T14:51:00Z"/>
          <w:rFonts w:ascii="Times New Roman" w:hAnsi="Times New Roman" w:cs="Times New Roman"/>
          <w:szCs w:val="32"/>
        </w:rPr>
      </w:pPr>
      <w:del w:id="3109" w:author="user" w:date="2019-10-22T14:51:00Z">
        <w:r>
          <w:rPr>
            <w:rFonts w:ascii="Times New Roman" w:hAnsi="Times New Roman" w:cs="Times New Roman"/>
            <w:szCs w:val="32"/>
          </w:rPr>
          <w:delText>（三）违反本条例第二十八条第一款第一项、第二款、第三款规定，擅自占用城市道路堆放物料，搭建建筑物、构筑物，举办各类公益、商业活动或者设置临时停车泊位的，责令限期改正，可以处以二千元以上二万元以下罚款。造成损失的，依法承担赔偿责任。</w:delText>
        </w:r>
      </w:del>
    </w:p>
    <w:p>
      <w:pPr>
        <w:pStyle w:val="Normal"/>
        <w:ind w:endChars="0" w:end="0"/>
        <w:rPr>
          <w:del w:id="3113" w:author="user" w:date="2019-10-22T14:51:00Z"/>
          <w:rFonts w:ascii="Times New Roman" w:hAnsi="Times New Roman" w:eastAsia="黑体" w:cs="Times New Roman"/>
          <w:szCs w:val="32"/>
        </w:rPr>
      </w:pPr>
      <w:del w:id="3111" w:author="user" w:date="2019-10-22T14:51:00Z">
        <w:r>
          <w:rPr>
            <w:rFonts w:ascii="Times New Roman" w:hAnsi="Times New Roman" w:cs="Times New Roman"/>
            <w:szCs w:val="32"/>
          </w:rPr>
          <w:delText>（四）</w:delText>
        </w:r>
      </w:del>
      <w:del w:id="3112" w:author="user" w:date="2019-10-22T14:51:00Z">
        <w:r>
          <w:rPr>
            <w:rFonts w:ascii="Times New Roman" w:hAnsi="Times New Roman" w:cs="Times New Roman"/>
            <w:color w:val="000000"/>
          </w:rPr>
          <w:delText>违反本条例第二十八条第一款第三项、第三款规定，占用公共场地清洗机动车辆、设置临时停车泊位的，责令改正，可以处以二百元以上二千元以下罚款。</w:delText>
        </w:r>
      </w:del>
    </w:p>
    <w:p>
      <w:pPr>
        <w:pStyle w:val="Normal"/>
        <w:ind w:endChars="0" w:end="0"/>
        <w:rPr>
          <w:del w:id="3115" w:author="user" w:date="2019-10-22T14:51:00Z"/>
          <w:rFonts w:ascii="Times New Roman" w:hAnsi="Times New Roman" w:cs="Times New Roman"/>
          <w:szCs w:val="32"/>
        </w:rPr>
      </w:pPr>
      <w:del w:id="3114" w:author="user" w:date="2019-10-22T14:51:00Z">
        <w:r>
          <w:rPr>
            <w:rFonts w:ascii="Times New Roman" w:hAnsi="Times New Roman" w:cs="Times New Roman"/>
            <w:szCs w:val="32"/>
          </w:rPr>
          <w:delText>（五）违反本条例第三十一条第一款规定，在城市道路两侧从事车辆修理（清洗）、材料加工、殡葬服务、废品收购等经营活动产生垃圾，未配备符合规范要求的垃圾收集容器的，责令限期改正，可以处以一千元以上一万元以下罚款。</w:delText>
        </w:r>
      </w:del>
    </w:p>
    <w:p>
      <w:pPr>
        <w:pStyle w:val="Normal"/>
        <w:ind w:endChars="0" w:end="0"/>
        <w:rPr>
          <w:del w:id="3120" w:author="user" w:date="2019-10-22T14:51:00Z"/>
          <w:rFonts w:ascii="Times New Roman" w:hAnsi="Times New Roman" w:eastAsia="黑体" w:cs="Times New Roman"/>
          <w:kern w:val="0"/>
          <w:szCs w:val="32"/>
        </w:rPr>
      </w:pPr>
      <w:del w:id="3116" w:author="user" w:date="2019-10-22T14:51:00Z">
        <w:r>
          <w:rPr>
            <w:rFonts w:ascii="Times New Roman" w:hAnsi="Times New Roman" w:cs="Times New Roman" w:eastAsia="黑体"/>
            <w:kern w:val="0"/>
            <w:szCs w:val="32"/>
          </w:rPr>
          <w:delText>第六十</w:delText>
        </w:r>
      </w:del>
      <w:del w:id="3117" w:author="user" w:date="2019-10-22T14:51:00Z">
        <w:r>
          <w:rPr>
            <w:rFonts w:ascii="Times New Roman" w:hAnsi="Times New Roman" w:cs="Times New Roman" w:eastAsia="黑体"/>
            <w:color w:val="000000"/>
            <w:kern w:val="0"/>
            <w:szCs w:val="32"/>
          </w:rPr>
          <w:delText>九</w:delText>
        </w:r>
      </w:del>
      <w:del w:id="3118" w:author="user" w:date="2019-10-22T14:51:00Z">
        <w:r>
          <w:rPr>
            <w:rFonts w:ascii="Times New Roman" w:hAnsi="Times New Roman" w:cs="Times New Roman" w:eastAsia="黑体"/>
            <w:kern w:val="0"/>
            <w:szCs w:val="32"/>
          </w:rPr>
          <w:delText xml:space="preserve">条  </w:delText>
        </w:r>
      </w:del>
      <w:del w:id="3119" w:author="user" w:date="2019-10-22T14:51:00Z">
        <w:r>
          <w:rPr>
            <w:rFonts w:ascii="Times New Roman" w:hAnsi="Times New Roman" w:cs="Times New Roman"/>
            <w:szCs w:val="32"/>
          </w:rPr>
          <w:delText>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ind w:endChars="0" w:end="0"/>
        <w:rPr>
          <w:del w:id="3124" w:author="user" w:date="2019-10-22T14:51:00Z"/>
          <w:rFonts w:ascii="Times New Roman" w:hAnsi="Times New Roman" w:cs="Times New Roman"/>
          <w:szCs w:val="32"/>
        </w:rPr>
      </w:pPr>
      <w:del w:id="3121" w:author="user" w:date="2019-10-22T14:51:00Z">
        <w:r>
          <w:rPr>
            <w:rFonts w:ascii="Times New Roman" w:hAnsi="Times New Roman" w:cs="Times New Roman" w:eastAsia="黑体"/>
            <w:color w:val="000000"/>
            <w:kern w:val="0"/>
            <w:szCs w:val="32"/>
          </w:rPr>
          <w:delText>第七十条</w:delText>
        </w:r>
      </w:del>
      <w:del w:id="3122" w:author="user" w:date="2019-10-22T14:51:00Z">
        <w:r>
          <w:rPr>
            <w:rFonts w:ascii="Times New Roman" w:hAnsi="Times New Roman" w:cs="Times New Roman" w:eastAsia="黑体"/>
            <w:color w:val="000000"/>
            <w:szCs w:val="32"/>
          </w:rPr>
          <w:delText xml:space="preserve">  </w:delText>
        </w:r>
      </w:del>
      <w:del w:id="3123" w:author="user" w:date="2019-10-22T14:51:00Z">
        <w:r>
          <w:rPr>
            <w:rFonts w:ascii="Times New Roman" w:hAnsi="Times New Roman" w:cs="Times New Roman"/>
            <w:szCs w:val="32"/>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ind w:endChars="0" w:end="0"/>
        <w:rPr>
          <w:del w:id="3130" w:author="user" w:date="2019-10-22T14:51:00Z"/>
          <w:rFonts w:ascii="Times New Roman" w:hAnsi="Times New Roman" w:cs="Times New Roman"/>
          <w:color w:val="000000"/>
        </w:rPr>
      </w:pPr>
      <w:del w:id="3125" w:author="user" w:date="2019-10-22T14:51:00Z">
        <w:r>
          <w:rPr>
            <w:rFonts w:ascii="Times New Roman" w:hAnsi="Times New Roman" w:cs="Times New Roman" w:eastAsia="黑体"/>
            <w:szCs w:val="32"/>
          </w:rPr>
          <w:delText>第</w:delText>
        </w:r>
      </w:del>
      <w:del w:id="3126" w:author="user" w:date="2019-10-22T14:51:00Z">
        <w:r>
          <w:rPr>
            <w:rFonts w:ascii="Times New Roman" w:hAnsi="Times New Roman" w:cs="Times New Roman" w:eastAsia="黑体"/>
            <w:color w:val="000000"/>
            <w:szCs w:val="32"/>
          </w:rPr>
          <w:delText>七十一</w:delText>
        </w:r>
      </w:del>
      <w:del w:id="3127" w:author="user" w:date="2019-10-22T14:51:00Z">
        <w:r>
          <w:rPr>
            <w:rFonts w:ascii="Times New Roman" w:hAnsi="Times New Roman" w:cs="Times New Roman" w:eastAsia="黑体"/>
            <w:szCs w:val="32"/>
          </w:rPr>
          <w:delText>条</w:delText>
        </w:r>
      </w:del>
      <w:del w:id="3128" w:author="user" w:date="2019-10-22T14:51:00Z">
        <w:r>
          <w:rPr>
            <w:rFonts w:ascii="Times New Roman" w:hAnsi="Times New Roman" w:cs="Times New Roman"/>
            <w:szCs w:val="32"/>
          </w:rPr>
          <w:delText xml:space="preserve">  </w:delText>
        </w:r>
      </w:del>
      <w:del w:id="3129" w:author="user" w:date="2019-10-22T14:51:00Z">
        <w:r>
          <w:rPr>
            <w:rFonts w:ascii="Times New Roman" w:hAnsi="Times New Roman" w:cs="Times New Roman"/>
            <w:color w:val="000000"/>
          </w:rPr>
          <w:delText>违反本条例关于建设工地管理规定的，由城市管理综合行政执法部门按照下列规定予以处罚：</w:delText>
        </w:r>
      </w:del>
    </w:p>
    <w:p>
      <w:pPr>
        <w:pStyle w:val="Normal"/>
        <w:ind w:endChars="0" w:end="0"/>
        <w:rPr>
          <w:del w:id="3132" w:author="user" w:date="2019-10-22T14:51:00Z"/>
          <w:rFonts w:ascii="Times New Roman" w:hAnsi="Times New Roman" w:cs="Times New Roman"/>
          <w:color w:val="000000"/>
        </w:rPr>
      </w:pPr>
      <w:del w:id="3131" w:author="user" w:date="2019-10-22T14:51: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ind w:endChars="0" w:end="0"/>
        <w:rPr>
          <w:del w:id="3134" w:author="user" w:date="2019-10-22T14:51:00Z"/>
          <w:rFonts w:ascii="Times New Roman" w:hAnsi="Times New Roman" w:cs="Times New Roman"/>
          <w:color w:val="000000"/>
        </w:rPr>
      </w:pPr>
      <w:del w:id="3133" w:author="user" w:date="2019-10-22T14:51:00Z">
        <w:r>
          <w:rPr>
            <w:rFonts w:ascii="Times New Roman" w:hAnsi="Times New Roman" w:cs="Times New Roman"/>
            <w:color w:val="000000"/>
          </w:rPr>
          <w:delText>（二）违反本条例第三十七条第二款第一项规定，未密闭运输的，责令运输单位限期改正，处以五千元以上两万元以下罚款。</w:delText>
        </w:r>
      </w:del>
    </w:p>
    <w:p>
      <w:pPr>
        <w:pStyle w:val="Normal"/>
        <w:ind w:endChars="0" w:end="0"/>
        <w:rPr>
          <w:del w:id="3136" w:author="user" w:date="2019-10-22T14:51:00Z"/>
          <w:rFonts w:ascii="Times New Roman" w:hAnsi="Times New Roman" w:cs="Times New Roman"/>
          <w:color w:val="000000"/>
        </w:rPr>
      </w:pPr>
      <w:del w:id="3135" w:author="user" w:date="2019-10-22T14:51: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ind w:endChars="0" w:end="0"/>
        <w:rPr>
          <w:del w:id="3139" w:author="user" w:date="2019-10-22T14:51:00Z"/>
          <w:rFonts w:ascii="Times New Roman" w:hAnsi="Times New Roman" w:cs="Times New Roman"/>
          <w:szCs w:val="32"/>
        </w:rPr>
      </w:pPr>
      <w:del w:id="3137" w:author="user" w:date="2019-10-22T14:51:00Z">
        <w:r>
          <w:rPr>
            <w:rFonts w:ascii="Times New Roman" w:hAnsi="Times New Roman" w:cs="Times New Roman"/>
            <w:color w:val="000000"/>
          </w:rPr>
          <w:delText>（四）违反本条例第三十七条第二款第六项规定，车辆未按照规定时间和线路行驶的，处以五百元以上五千元以下罚款。</w:delText>
        </w:r>
      </w:del>
      <w:del w:id="3138" w:author="user" w:date="2019-10-22T14:51:00Z">
        <w:r>
          <w:rPr>
            <w:rFonts w:ascii="Times New Roman" w:hAnsi="Times New Roman" w:cs="Times New Roman"/>
            <w:szCs w:val="32"/>
          </w:rPr>
          <w:delText xml:space="preserve"> </w:delText>
        </w:r>
      </w:del>
    </w:p>
    <w:p>
      <w:pPr>
        <w:pStyle w:val="Normal"/>
        <w:ind w:endChars="0" w:end="0"/>
        <w:rPr>
          <w:del w:id="3142" w:author="user" w:date="2019-10-22T14:51:00Z"/>
          <w:rFonts w:ascii="Times New Roman" w:hAnsi="Times New Roman" w:cs="Times New Roman"/>
          <w:szCs w:val="32"/>
        </w:rPr>
      </w:pPr>
      <w:del w:id="3140" w:author="user" w:date="2019-10-22T14:51:00Z">
        <w:r>
          <w:rPr>
            <w:rFonts w:ascii="Times New Roman" w:hAnsi="Times New Roman" w:cs="Times New Roman" w:eastAsia="黑体"/>
            <w:szCs w:val="32"/>
          </w:rPr>
          <w:delText>第七十二条</w:delText>
        </w:r>
      </w:del>
      <w:del w:id="3141" w:author="user" w:date="2019-10-22T14:51:00Z">
        <w:r>
          <w:rPr>
            <w:rFonts w:ascii="Times New Roman" w:hAnsi="Times New Roman" w:cs="Times New Roman"/>
            <w:szCs w:val="32"/>
          </w:rPr>
          <w:delText xml:space="preserve">  违反本条例关于垃圾处置规定的，由城市管理综合行政执法部门按照下列规定予以处罚：</w:delText>
        </w:r>
      </w:del>
    </w:p>
    <w:p>
      <w:pPr>
        <w:pStyle w:val="Normal"/>
        <w:ind w:endChars="0" w:end="0"/>
        <w:rPr>
          <w:del w:id="3144" w:author="user" w:date="2019-10-22T14:51:00Z"/>
          <w:rFonts w:ascii="Times New Roman" w:hAnsi="Times New Roman" w:cs="Times New Roman"/>
          <w:szCs w:val="32"/>
          <w:bdr w:val="single" w:sz="4" w:space="0" w:color="000000"/>
        </w:rPr>
      </w:pPr>
      <w:del w:id="3143" w:author="user" w:date="2019-10-22T14:51:00Z">
        <w:r>
          <w:rPr>
            <w:rFonts w:ascii="Times New Roman" w:hAnsi="Times New Roman" w:cs="Times New Roman"/>
            <w:szCs w:val="32"/>
          </w:rPr>
          <w:delText>（一）违反本条例第四十五条第二项规定，向道路、河道、雨水管道、绿化带倾倒、排放城市生活垃圾或者其他废弃物的，责令停止违法行为，限期改正，对个人处以二百元以下罚款，对单位处以五千元以上五万元以下罚款。</w:delText>
        </w:r>
      </w:del>
    </w:p>
    <w:p>
      <w:pPr>
        <w:pStyle w:val="Normal"/>
        <w:ind w:endChars="0" w:end="0"/>
        <w:rPr>
          <w:del w:id="3146" w:author="user" w:date="2019-10-22T14:51:00Z"/>
          <w:rFonts w:ascii="Times New Roman" w:hAnsi="Times New Roman" w:cs="Times New Roman"/>
          <w:szCs w:val="32"/>
        </w:rPr>
      </w:pPr>
      <w:del w:id="3145" w:author="user" w:date="2019-10-22T14:51:00Z">
        <w:r>
          <w:rPr>
            <w:rFonts w:ascii="Times New Roman" w:hAnsi="Times New Roman" w:cs="Times New Roman"/>
            <w:szCs w:val="32"/>
          </w:rPr>
          <w:delText>（二）违反本条例第四十八条规定，未经许可擅自从事生活垃圾经营性清扫、收集、运输、处置服务或者擅自从事餐厨废弃物经营性收集、运输、处置服务的，责令停止违法行为，可以没收违法所得，对单位处以一万元以上三万元以下罚款，对个人处以二百元以上二千元以下罚款。</w:delText>
        </w:r>
      </w:del>
    </w:p>
    <w:p>
      <w:pPr>
        <w:pStyle w:val="Normal"/>
        <w:ind w:endChars="0" w:end="0"/>
        <w:rPr>
          <w:del w:id="3148" w:author="user" w:date="2019-10-22T14:51:00Z"/>
          <w:rFonts w:ascii="Times New Roman" w:hAnsi="Times New Roman" w:cs="Times New Roman"/>
          <w:szCs w:val="32"/>
        </w:rPr>
      </w:pPr>
      <w:del w:id="3147" w:author="user" w:date="2019-10-22T14:51:00Z">
        <w:r>
          <w:rPr>
            <w:rFonts w:ascii="Times New Roman" w:hAnsi="Times New Roman" w:cs="Times New Roman"/>
            <w:szCs w:val="32"/>
          </w:rPr>
          <w:delText>（三）违反本条例第五十二条第二款规定，未设置符合标准的收集容器或者将餐厨废弃物交由未依法取得相关资质的单位收集、运输、处置的，责令其限期改正，处以五千元以上三万元以下罚款。</w:delText>
        </w:r>
      </w:del>
    </w:p>
    <w:p>
      <w:pPr>
        <w:pStyle w:val="Normal"/>
        <w:ind w:endChars="0" w:end="0"/>
        <w:rPr>
          <w:del w:id="3150" w:author="user" w:date="2019-10-22T14:51:00Z"/>
          <w:rFonts w:ascii="Times New Roman" w:hAnsi="Times New Roman" w:cs="Times New Roman"/>
          <w:szCs w:val="32"/>
        </w:rPr>
      </w:pPr>
      <w:del w:id="3149" w:author="user" w:date="2019-10-22T14:51:00Z">
        <w:r>
          <w:rPr>
            <w:rFonts w:ascii="Times New Roman" w:hAnsi="Times New Roman" w:cs="Times New Roman"/>
            <w:szCs w:val="32"/>
          </w:rPr>
          <w:delText>（四）违反本条例第五十三条第一款规定，未按照规定缴纳城市生活垃圾处理费的，责令限期改正；逾期不改正的，对单位可以处以应交城市生活垃圾处理费一倍以下且不超过三万元的罚款，对个人可以处以应交城市生活垃圾处理费一倍以下且不超过一千元的罚款。</w:delText>
        </w:r>
      </w:del>
    </w:p>
    <w:p>
      <w:pPr>
        <w:pStyle w:val="Normal"/>
        <w:ind w:endChars="0" w:end="0"/>
        <w:rPr>
          <w:del w:id="3152" w:author="user" w:date="2019-10-22T14:51:00Z"/>
          <w:rFonts w:ascii="Times New Roman" w:hAnsi="Times New Roman" w:cs="Times New Roman"/>
          <w:szCs w:val="32"/>
        </w:rPr>
      </w:pPr>
      <w:del w:id="3151" w:author="user" w:date="2019-10-22T14:51:00Z">
        <w:r>
          <w:rPr>
            <w:rFonts w:ascii="Times New Roman" w:hAnsi="Times New Roman" w:cs="Times New Roman"/>
            <w:szCs w:val="32"/>
          </w:rPr>
          <w:delText>（五）违反本条例第五十四条规定，单位和个人因装饰、装修产生的垃圾未在指定的地点堆放的，责令限期改正，给予警告，并对单位处以五千元以上五万元以下罚款，对个人处以二百元以下罚款。</w:delText>
        </w:r>
      </w:del>
    </w:p>
    <w:p>
      <w:pPr>
        <w:pStyle w:val="Normal"/>
        <w:ind w:endChars="0" w:end="0"/>
        <w:rPr>
          <w:del w:id="3157" w:author="user" w:date="2019-10-22T14:51:00Z"/>
          <w:rFonts w:ascii="Times New Roman" w:hAnsi="Times New Roman" w:cs="Times New Roman"/>
          <w:szCs w:val="32"/>
        </w:rPr>
      </w:pPr>
      <w:del w:id="3153" w:author="user" w:date="2019-10-22T14:51:00Z">
        <w:r>
          <w:rPr>
            <w:rFonts w:ascii="Times New Roman" w:hAnsi="Times New Roman" w:cs="Times New Roman" w:eastAsia="黑体"/>
            <w:szCs w:val="32"/>
          </w:rPr>
          <w:delText>第七</w:delText>
        </w:r>
      </w:del>
      <w:del w:id="3154" w:author="user" w:date="2019-10-22T14:51:00Z">
        <w:r>
          <w:rPr>
            <w:rFonts w:ascii="Times New Roman" w:hAnsi="Times New Roman" w:cs="Times New Roman" w:eastAsia="黑体"/>
            <w:color w:val="000000"/>
            <w:szCs w:val="32"/>
          </w:rPr>
          <w:delText>十三</w:delText>
        </w:r>
      </w:del>
      <w:del w:id="3155" w:author="user" w:date="2019-10-22T14:51:00Z">
        <w:r>
          <w:rPr>
            <w:rFonts w:ascii="Times New Roman" w:hAnsi="Times New Roman" w:cs="Times New Roman" w:eastAsia="黑体"/>
            <w:szCs w:val="32"/>
          </w:rPr>
          <w:delText>条</w:delText>
        </w:r>
      </w:del>
      <w:del w:id="3156" w:author="user" w:date="2019-10-22T14:51:00Z">
        <w:r>
          <w:rPr>
            <w:rFonts w:ascii="Times New Roman" w:hAnsi="Times New Roman" w:cs="Times New Roman"/>
            <w:szCs w:val="32"/>
          </w:rPr>
          <w:delText xml:space="preserve">  违反本条例关于环境卫生设施建设和管理规定的，由城市管理综合行政执法部门按照下列规定予以处罚：</w:delText>
        </w:r>
      </w:del>
    </w:p>
    <w:p>
      <w:pPr>
        <w:pStyle w:val="Normal"/>
        <w:ind w:endChars="0" w:end="0"/>
        <w:rPr>
          <w:del w:id="3159" w:author="user" w:date="2019-10-22T14:51:00Z"/>
          <w:rFonts w:ascii="Times New Roman" w:hAnsi="Times New Roman" w:cs="Times New Roman"/>
          <w:szCs w:val="32"/>
        </w:rPr>
      </w:pPr>
      <w:del w:id="3158" w:author="user" w:date="2019-10-22T14:51:00Z">
        <w:r>
          <w:rPr>
            <w:rFonts w:ascii="Times New Roman" w:hAnsi="Times New Roman" w:cs="Times New Roman"/>
            <w:szCs w:val="32"/>
          </w:rPr>
          <w:delText>（一）违反本条例第五十七条第一款规定，未按照要求配套建设环境卫生设施的，可以处以应建配套设施工程造价一倍以上两倍以下的罚款，未建的配套设施由所在地人民政府建设。</w:delText>
        </w:r>
      </w:del>
    </w:p>
    <w:p>
      <w:pPr>
        <w:pStyle w:val="Normal"/>
        <w:ind w:endChars="0" w:end="0"/>
        <w:rPr>
          <w:del w:id="3161" w:author="user" w:date="2019-10-22T14:51:00Z"/>
          <w:rFonts w:ascii="Times New Roman" w:hAnsi="Times New Roman" w:cs="Times New Roman"/>
          <w:szCs w:val="32"/>
        </w:rPr>
      </w:pPr>
      <w:del w:id="3160" w:author="user" w:date="2019-10-22T14:51:00Z">
        <w:r>
          <w:rPr>
            <w:rFonts w:ascii="Times New Roman" w:hAnsi="Times New Roman" w:cs="Times New Roman"/>
            <w:szCs w:val="32"/>
          </w:rPr>
          <w:delText>（二）违反本条例第五十八条规定，配套建设的环境卫生设施未经验收或者验收不合格即投入使用的，责令限期改正，处以工程合同价款百分之二以上百分之四以下罚款。造成损失的，依法承担赔偿责任。</w:delText>
        </w:r>
      </w:del>
    </w:p>
    <w:p>
      <w:pPr>
        <w:pStyle w:val="Normal"/>
        <w:ind w:endChars="0" w:end="0"/>
        <w:rPr>
          <w:del w:id="3163" w:author="user" w:date="2019-10-22T14:51:00Z"/>
          <w:rFonts w:ascii="Times New Roman" w:hAnsi="Times New Roman" w:cs="Times New Roman"/>
          <w:szCs w:val="32"/>
        </w:rPr>
      </w:pPr>
      <w:del w:id="3162" w:author="user" w:date="2019-10-22T14:51:00Z">
        <w:r>
          <w:rPr>
            <w:rFonts w:ascii="Times New Roman" w:hAnsi="Times New Roman" w:cs="Times New Roman"/>
            <w:szCs w:val="32"/>
          </w:rPr>
          <w:delText>（三）违反本条例第五十九条第一款规定，未经批准擅自改变环境卫生设施用途的，处以五百元以上三千元以下罚款。造成损失的，依法承担赔偿责任。</w:delText>
        </w:r>
      </w:del>
    </w:p>
    <w:p>
      <w:pPr>
        <w:pStyle w:val="Normal"/>
        <w:ind w:endChars="0" w:end="0"/>
        <w:rPr>
          <w:del w:id="3168" w:author="user" w:date="2019-10-22T14:51:00Z"/>
          <w:rFonts w:ascii="Times New Roman" w:hAnsi="Times New Roman" w:cs="Times New Roman"/>
          <w:szCs w:val="32"/>
        </w:rPr>
      </w:pPr>
      <w:del w:id="3164" w:author="user" w:date="2019-10-22T14:51:00Z">
        <w:r>
          <w:rPr>
            <w:rFonts w:ascii="Times New Roman" w:hAnsi="Times New Roman" w:cs="Times New Roman" w:eastAsia="黑体"/>
            <w:szCs w:val="32"/>
          </w:rPr>
          <w:delText>第七十</w:delText>
        </w:r>
      </w:del>
      <w:del w:id="3165" w:author="user" w:date="2019-10-22T14:51:00Z">
        <w:r>
          <w:rPr>
            <w:rFonts w:ascii="Times New Roman" w:hAnsi="Times New Roman" w:cs="Times New Roman" w:eastAsia="黑体"/>
            <w:color w:val="000000"/>
            <w:szCs w:val="32"/>
          </w:rPr>
          <w:delText>四</w:delText>
        </w:r>
      </w:del>
      <w:del w:id="3166" w:author="user" w:date="2019-10-22T14:51:00Z">
        <w:r>
          <w:rPr>
            <w:rFonts w:ascii="Times New Roman" w:hAnsi="Times New Roman" w:cs="Times New Roman" w:eastAsia="黑体"/>
            <w:szCs w:val="32"/>
          </w:rPr>
          <w:delText>条</w:delText>
        </w:r>
      </w:del>
      <w:del w:id="3167" w:author="user" w:date="2019-10-22T14:51:00Z">
        <w:r>
          <w:rPr>
            <w:rFonts w:ascii="Times New Roman" w:hAnsi="Times New Roman" w:cs="Times New Roman"/>
            <w:szCs w:val="32"/>
          </w:rPr>
          <w:delText xml:space="preserve">  城市管理综合行政执法或者有关部门在查处违反本条例规定的行为时，相关行政主管部门或者服务运营单位应当提供复制、查阅相关资料等便利，并根据职能协助制止和消除违法行为的影响。</w:delText>
        </w:r>
      </w:del>
    </w:p>
    <w:p>
      <w:pPr>
        <w:pStyle w:val="Normal"/>
        <w:ind w:endChars="0" w:end="0"/>
        <w:rPr>
          <w:del w:id="3170" w:author="user" w:date="2019-10-22T14:51:00Z"/>
          <w:rFonts w:ascii="Times New Roman" w:hAnsi="Times New Roman" w:cs="Times New Roman"/>
          <w:szCs w:val="32"/>
        </w:rPr>
      </w:pPr>
      <w:del w:id="3169" w:author="user" w:date="2019-10-22T14:51:00Z">
        <w:r>
          <w:rPr>
            <w:rFonts w:ascii="Times New Roman" w:hAnsi="Times New Roman" w:cs="Times New Roman"/>
            <w:szCs w:val="32"/>
          </w:rPr>
          <w:delText>城市管理综合行政执法部门在行政执法过程中涉及城市绿化等赔偿补偿标准的，按照市人民政府有关规定执行。</w:delText>
        </w:r>
      </w:del>
    </w:p>
    <w:p>
      <w:pPr>
        <w:pStyle w:val="Normal"/>
        <w:ind w:endChars="0" w:end="0"/>
        <w:rPr>
          <w:del w:id="3175" w:author="user" w:date="2019-10-22T14:51:00Z"/>
          <w:rFonts w:ascii="Times New Roman" w:hAnsi="Times New Roman" w:cs="Times New Roman"/>
          <w:szCs w:val="32"/>
        </w:rPr>
      </w:pPr>
      <w:del w:id="3171" w:author="user" w:date="2019-10-22T14:51:00Z">
        <w:r>
          <w:rPr>
            <w:rFonts w:ascii="Times New Roman" w:hAnsi="Times New Roman" w:cs="Times New Roman" w:eastAsia="黑体"/>
            <w:szCs w:val="32"/>
          </w:rPr>
          <w:delText>第七十</w:delText>
        </w:r>
      </w:del>
      <w:del w:id="3172" w:author="user" w:date="2019-10-22T14:51:00Z">
        <w:r>
          <w:rPr>
            <w:rFonts w:ascii="Times New Roman" w:hAnsi="Times New Roman" w:cs="Times New Roman" w:eastAsia="黑体"/>
            <w:color w:val="000000"/>
            <w:szCs w:val="32"/>
          </w:rPr>
          <w:delText>五</w:delText>
        </w:r>
      </w:del>
      <w:del w:id="3173" w:author="user" w:date="2019-10-22T14:51:00Z">
        <w:r>
          <w:rPr>
            <w:rFonts w:ascii="Times New Roman" w:hAnsi="Times New Roman" w:cs="Times New Roman" w:eastAsia="黑体"/>
            <w:szCs w:val="32"/>
          </w:rPr>
          <w:delText>条</w:delText>
        </w:r>
      </w:del>
      <w:del w:id="3174" w:author="user" w:date="2019-10-22T14:51:00Z">
        <w:r>
          <w:rPr>
            <w:rFonts w:ascii="Times New Roman" w:hAnsi="Times New Roman" w:cs="Times New Roman"/>
            <w:szCs w:val="32"/>
          </w:rPr>
          <w:delText xml:space="preserve">  城市管理、城市管理综合行政执法或者有关部门工作人员有下列情形之一的，由所在单位或者上级行政机关责令改正，对直接负责的主管人员和其他直接责任人员依法给予行政处分；构成犯罪的，依法追究刑事责任：</w:delText>
        </w:r>
      </w:del>
    </w:p>
    <w:p>
      <w:pPr>
        <w:pStyle w:val="Normal"/>
        <w:ind w:endChars="0" w:end="0"/>
        <w:rPr>
          <w:del w:id="3177" w:author="user" w:date="2019-10-22T14:51:00Z"/>
          <w:rFonts w:ascii="Times New Roman" w:hAnsi="Times New Roman" w:cs="Times New Roman"/>
          <w:szCs w:val="32"/>
        </w:rPr>
      </w:pPr>
      <w:del w:id="3176" w:author="user" w:date="2019-10-22T14:51:00Z">
        <w:r>
          <w:rPr>
            <w:rFonts w:ascii="Times New Roman" w:hAnsi="Times New Roman" w:cs="Times New Roman"/>
            <w:szCs w:val="32"/>
          </w:rPr>
          <w:delText>（一）未按照法定程序实施行政管理和执法的；</w:delText>
        </w:r>
      </w:del>
    </w:p>
    <w:p>
      <w:pPr>
        <w:pStyle w:val="Normal"/>
        <w:ind w:endChars="0" w:end="0"/>
        <w:rPr>
          <w:del w:id="3179" w:author="user" w:date="2019-10-22T14:51:00Z"/>
          <w:rFonts w:ascii="Times New Roman" w:hAnsi="Times New Roman" w:cs="Times New Roman"/>
          <w:szCs w:val="32"/>
        </w:rPr>
      </w:pPr>
      <w:del w:id="3178" w:author="user" w:date="2019-10-22T14:51:00Z">
        <w:r>
          <w:rPr>
            <w:rFonts w:ascii="Times New Roman" w:hAnsi="Times New Roman" w:cs="Times New Roman"/>
            <w:szCs w:val="32"/>
          </w:rPr>
          <w:delText>（二）打骂、侮辱当事人的；</w:delText>
        </w:r>
      </w:del>
    </w:p>
    <w:p>
      <w:pPr>
        <w:pStyle w:val="Normal"/>
        <w:ind w:endChars="0" w:end="0"/>
        <w:rPr>
          <w:del w:id="3181" w:author="user" w:date="2019-10-22T14:51:00Z"/>
          <w:rFonts w:ascii="Times New Roman" w:hAnsi="Times New Roman" w:cs="Times New Roman"/>
          <w:szCs w:val="32"/>
        </w:rPr>
      </w:pPr>
      <w:del w:id="3180" w:author="user" w:date="2019-10-22T14:51:00Z">
        <w:r>
          <w:rPr>
            <w:rFonts w:ascii="Times New Roman" w:hAnsi="Times New Roman" w:cs="Times New Roman"/>
            <w:szCs w:val="32"/>
          </w:rPr>
          <w:delText>（三）违规收费或者收缴罚款后不出具专用票据的；</w:delText>
        </w:r>
      </w:del>
    </w:p>
    <w:p>
      <w:pPr>
        <w:pStyle w:val="Normal"/>
        <w:ind w:endChars="0" w:end="0"/>
        <w:rPr>
          <w:del w:id="3183" w:author="user" w:date="2019-10-22T14:51:00Z"/>
          <w:rFonts w:ascii="Times New Roman" w:hAnsi="Times New Roman" w:cs="Times New Roman"/>
          <w:szCs w:val="32"/>
        </w:rPr>
      </w:pPr>
      <w:del w:id="3182" w:author="user" w:date="2019-10-22T14:51:00Z">
        <w:r>
          <w:rPr>
            <w:rFonts w:ascii="Times New Roman" w:hAnsi="Times New Roman" w:cs="Times New Roman"/>
            <w:szCs w:val="32"/>
          </w:rPr>
          <w:delText>（四）玩忽职守、滥用职权、徇私舞弊、贪污受贿的；</w:delText>
        </w:r>
      </w:del>
    </w:p>
    <w:p>
      <w:pPr>
        <w:pStyle w:val="Normal"/>
        <w:ind w:endChars="0" w:end="0"/>
        <w:rPr>
          <w:del w:id="3185" w:author="user" w:date="2019-10-22T14:51:00Z"/>
          <w:rFonts w:ascii="Times New Roman" w:hAnsi="Times New Roman" w:cs="Times New Roman"/>
          <w:szCs w:val="32"/>
        </w:rPr>
      </w:pPr>
      <w:del w:id="3184" w:author="user" w:date="2019-10-22T14:51:00Z">
        <w:r>
          <w:rPr>
            <w:rFonts w:ascii="Times New Roman" w:hAnsi="Times New Roman" w:cs="Times New Roman"/>
            <w:szCs w:val="32"/>
          </w:rPr>
          <w:delText>（五）法律、法规规定的其他违法行为。</w:delText>
        </w:r>
      </w:del>
    </w:p>
    <w:p>
      <w:pPr>
        <w:pStyle w:val="Normal"/>
        <w:ind w:endChars="0" w:end="0"/>
        <w:rPr>
          <w:del w:id="3190" w:author="user" w:date="2019-10-22T14:51:00Z"/>
          <w:rFonts w:ascii="Times New Roman" w:hAnsi="Times New Roman" w:cs="Times New Roman"/>
          <w:szCs w:val="32"/>
        </w:rPr>
      </w:pPr>
      <w:del w:id="3186" w:author="user" w:date="2019-10-22T14:51:00Z">
        <w:r>
          <w:rPr>
            <w:rFonts w:ascii="Times New Roman" w:hAnsi="Times New Roman" w:cs="Times New Roman" w:eastAsia="黑体"/>
            <w:szCs w:val="32"/>
          </w:rPr>
          <w:delText>第七十</w:delText>
        </w:r>
      </w:del>
      <w:del w:id="3187" w:author="user" w:date="2019-10-22T14:51:00Z">
        <w:r>
          <w:rPr>
            <w:rFonts w:ascii="Times New Roman" w:hAnsi="Times New Roman" w:cs="Times New Roman" w:eastAsia="黑体"/>
            <w:color w:val="000000"/>
            <w:szCs w:val="32"/>
          </w:rPr>
          <w:delText>六</w:delText>
        </w:r>
      </w:del>
      <w:del w:id="3188" w:author="user" w:date="2019-10-22T14:51:00Z">
        <w:r>
          <w:rPr>
            <w:rFonts w:ascii="Times New Roman" w:hAnsi="Times New Roman" w:cs="Times New Roman" w:eastAsia="黑体"/>
            <w:szCs w:val="32"/>
          </w:rPr>
          <w:delText>条</w:delText>
        </w:r>
      </w:del>
      <w:del w:id="3189" w:author="user" w:date="2019-10-22T14:51:00Z">
        <w:r>
          <w:rPr>
            <w:rFonts w:ascii="Times New Roman" w:hAnsi="Times New Roman" w:cs="Times New Roman"/>
            <w:szCs w:val="32"/>
          </w:rPr>
          <w:delText xml:space="preserve">  阻挠或者妨碍城市管理、城市管理综合行政执法和有关部门依法履行公务的，公安城市管理治安机构应当予以制止和处置。</w:delText>
        </w:r>
      </w:del>
    </w:p>
    <w:p>
      <w:pPr>
        <w:pStyle w:val="Normal"/>
        <w:ind w:endChars="0" w:end="0"/>
        <w:rPr>
          <w:del w:id="3192" w:author="user" w:date="2019-10-22T14:51:00Z"/>
          <w:rFonts w:ascii="Times New Roman" w:hAnsi="Times New Roman" w:cs="Times New Roman"/>
          <w:szCs w:val="32"/>
        </w:rPr>
      </w:pPr>
      <w:del w:id="3191" w:author="user" w:date="2019-10-22T14:51:00Z">
        <w:r>
          <w:rPr>
            <w:rFonts w:cs="Times New Roman" w:ascii="Times New Roman" w:hAnsi="Times New Roman"/>
            <w:szCs w:val="32"/>
          </w:rPr>
        </w:r>
      </w:del>
    </w:p>
    <w:p>
      <w:pPr>
        <w:pStyle w:val="Normal"/>
        <w:ind w:endChars="0" w:end="0"/>
        <w:jc w:val="both"/>
        <w:rPr>
          <w:del w:id="3194" w:author="user" w:date="2019-10-22T14:51:00Z"/>
          <w:rFonts w:ascii="Times New Roman" w:hAnsi="Times New Roman" w:eastAsia="黑体" w:cs="Times New Roman"/>
          <w:bCs/>
          <w:szCs w:val="32"/>
        </w:rPr>
      </w:pPr>
      <w:del w:id="3193" w:author="user" w:date="2019-10-22T14:51:00Z">
        <w:r>
          <w:rPr>
            <w:rFonts w:ascii="Times New Roman" w:hAnsi="Times New Roman" w:cs="Times New Roman" w:eastAsia="黑体"/>
            <w:bCs/>
            <w:szCs w:val="32"/>
          </w:rPr>
          <w:delText>第六章  附则</w:delText>
        </w:r>
      </w:del>
    </w:p>
    <w:p>
      <w:pPr>
        <w:pStyle w:val="Normal"/>
        <w:ind w:endChars="0" w:end="0"/>
        <w:jc w:val="both"/>
        <w:rPr>
          <w:del w:id="3196" w:author="user" w:date="2019-10-22T14:51:00Z"/>
          <w:rFonts w:ascii="Times New Roman" w:hAnsi="Times New Roman" w:eastAsia="黑体" w:cs="Times New Roman"/>
          <w:bCs/>
          <w:szCs w:val="32"/>
        </w:rPr>
      </w:pPr>
      <w:del w:id="3195" w:author="user" w:date="2019-10-22T14:51:00Z">
        <w:r>
          <w:rPr>
            <w:rFonts w:eastAsia="黑体" w:cs="Times New Roman" w:ascii="Times New Roman" w:hAnsi="Times New Roman"/>
            <w:bCs/>
            <w:szCs w:val="32"/>
          </w:rPr>
        </w:r>
      </w:del>
    </w:p>
    <w:p>
      <w:pPr>
        <w:pStyle w:val="Normal"/>
        <w:ind w:endChars="0" w:end="0"/>
        <w:rPr>
          <w:del w:id="3207" w:author="user" w:date="2019-10-22T14:51:00Z"/>
          <w:rFonts w:ascii="Times New Roman" w:hAnsi="Times New Roman" w:cs="Times New Roman"/>
          <w:szCs w:val="32"/>
        </w:rPr>
      </w:pPr>
      <w:del w:id="3197" w:author="user" w:date="2019-10-22T14:51:00Z">
        <w:r>
          <w:rPr>
            <w:rFonts w:ascii="Times New Roman" w:hAnsi="Times New Roman" w:cs="Times New Roman" w:eastAsia="黑体"/>
            <w:szCs w:val="32"/>
          </w:rPr>
          <w:delText>第七十</w:delText>
        </w:r>
      </w:del>
      <w:del w:id="3198" w:author="user" w:date="2019-10-22T14:51:00Z">
        <w:r>
          <w:rPr>
            <w:rFonts w:ascii="Times New Roman" w:hAnsi="Times New Roman" w:cs="Times New Roman" w:eastAsia="黑体"/>
            <w:color w:val="000000"/>
            <w:szCs w:val="32"/>
          </w:rPr>
          <w:delText>七</w:delText>
        </w:r>
      </w:del>
      <w:del w:id="3199" w:author="user" w:date="2019-10-22T14:51:00Z">
        <w:r>
          <w:rPr>
            <w:rFonts w:ascii="Times New Roman" w:hAnsi="Times New Roman" w:cs="Times New Roman" w:eastAsia="黑体"/>
            <w:szCs w:val="32"/>
          </w:rPr>
          <w:delText>条</w:delText>
        </w:r>
      </w:del>
      <w:del w:id="3200" w:author="user" w:date="2019-10-22T14:51:00Z">
        <w:r>
          <w:rPr>
            <w:rFonts w:ascii="Times New Roman" w:hAnsi="Times New Roman" w:cs="Times New Roman"/>
            <w:szCs w:val="32"/>
          </w:rPr>
          <w:delText xml:space="preserve">  本条例自</w:delText>
        </w:r>
      </w:del>
      <w:del w:id="3201" w:author="user" w:date="2019-10-22T14:51:00Z">
        <w:r>
          <w:rPr>
            <w:rFonts w:cs="Times New Roman" w:ascii="Times New Roman" w:hAnsi="Times New Roman"/>
            <w:szCs w:val="32"/>
          </w:rPr>
          <w:delText>2012</w:delText>
        </w:r>
      </w:del>
      <w:del w:id="3202" w:author="user" w:date="2019-10-22T14:51:00Z">
        <w:r>
          <w:rPr>
            <w:rFonts w:ascii="Times New Roman" w:hAnsi="Times New Roman" w:cs="Times New Roman"/>
            <w:szCs w:val="32"/>
          </w:rPr>
          <w:delText>年</w:delText>
        </w:r>
      </w:del>
      <w:del w:id="3203" w:author="user" w:date="2019-10-22T14:51:00Z">
        <w:r>
          <w:rPr>
            <w:rFonts w:cs="Times New Roman" w:ascii="Times New Roman" w:hAnsi="Times New Roman"/>
            <w:szCs w:val="32"/>
          </w:rPr>
          <w:delText>7</w:delText>
        </w:r>
      </w:del>
      <w:del w:id="3204" w:author="user" w:date="2019-10-22T14:51:00Z">
        <w:r>
          <w:rPr>
            <w:rFonts w:ascii="Times New Roman" w:hAnsi="Times New Roman" w:cs="Times New Roman"/>
            <w:szCs w:val="32"/>
          </w:rPr>
          <w:delText>月</w:delText>
        </w:r>
      </w:del>
      <w:del w:id="3205" w:author="user" w:date="2019-10-22T14:51:00Z">
        <w:r>
          <w:rPr>
            <w:rFonts w:cs="Times New Roman" w:ascii="Times New Roman" w:hAnsi="Times New Roman"/>
            <w:szCs w:val="32"/>
          </w:rPr>
          <w:delText>1</w:delText>
        </w:r>
      </w:del>
      <w:del w:id="3206" w:author="user" w:date="2019-10-22T14:51:00Z">
        <w:r>
          <w:rPr>
            <w:rFonts w:ascii="Times New Roman" w:hAnsi="Times New Roman" w:cs="Times New Roman"/>
            <w:szCs w:val="32"/>
          </w:rPr>
          <w:delText>日起施行。原《无锡市城市市容和环境卫生管理条例》同时废止。</w:delText>
        </w:r>
      </w:del>
    </w:p>
    <w:p>
      <w:pPr>
        <w:pStyle w:val="Normal"/>
        <w:widowControl w:val="false"/>
        <w:overflowPunct w:val="false"/>
        <w:bidi w:val="0"/>
        <w:snapToGrid w:val="false"/>
        <w:spacing w:lineRule="exact" w:line="590"/>
        <w:ind w:firstLineChars="200" w:startChars="0" w:start="0" w:endChars="0" w:end="0"/>
        <w:jc w:val="both"/>
        <w:rPr>
          <w:del w:id="3209" w:author="user" w:date="2019-10-22T14:51:00Z"/>
          <w:rFonts w:ascii="Times New Roman" w:hAnsi="Times New Roman" w:cs="Times New Roman"/>
          <w:szCs w:val="32"/>
        </w:rPr>
      </w:pPr>
      <w:del w:id="3208"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211" w:author="user" w:date="2019-10-22T14:51:00Z"/>
          <w:rFonts w:ascii="Times New Roman" w:hAnsi="Times New Roman" w:cs="Times New Roman"/>
          <w:szCs w:val="32"/>
        </w:rPr>
      </w:pPr>
      <w:del w:id="3210" w:author="user" w:date="2019-10-22T14:51: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3213" w:author="user" w:date="2019-10-22T14:51:00Z"/>
          <w:rFonts w:ascii="Times New Roman" w:hAnsi="Times New Roman" w:cs="Times New Roman"/>
          <w:szCs w:val="32"/>
        </w:rPr>
      </w:pPr>
      <w:del w:id="3212"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215" w:author="user" w:date="2019-10-22T14:51:00Z"/>
          <w:rFonts w:ascii="Times New Roman" w:hAnsi="Times New Roman" w:cs="Times New Roman"/>
        </w:rPr>
      </w:pPr>
      <w:del w:id="3214" w:author="user" w:date="2019-10-22T14:51:00Z">
        <w:r>
          <w:rPr>
            <w:rFonts w:cs="Times New Roman" w:ascii="Times New Roman" w:hAnsi="Times New Roman"/>
          </w:rPr>
        </w:r>
      </w:del>
    </w:p>
    <w:p>
      <w:pPr>
        <w:pStyle w:val="Normal"/>
        <w:widowControl w:val="false"/>
        <w:overflowPunct w:val="false"/>
        <w:bidi w:val="0"/>
        <w:snapToGrid w:val="false"/>
        <w:spacing w:lineRule="exact" w:line="590"/>
        <w:ind w:firstLineChars="200" w:startChars="0" w:start="0" w:endChars="0" w:end="0"/>
        <w:jc w:val="both"/>
        <w:rPr>
          <w:del w:id="3217" w:author="user" w:date="2019-10-22T14:51:00Z"/>
          <w:rFonts w:ascii="Times New Roman" w:hAnsi="Times New Roman" w:eastAsia="黑体" w:cs="Times New Roman"/>
        </w:rPr>
      </w:pPr>
      <w:del w:id="3216" w:author="user" w:date="2019-10-22T14:51:00Z">
        <w:r>
          <w:rPr>
            <w:rFonts w:ascii="Times New Roman" w:hAnsi="Times New Roman" w:cs="Times New Roman" w:eastAsia="黑体"/>
          </w:rPr>
          <w:delText>关于《无锡市人民代表大会常务委员会</w:delText>
        </w:r>
      </w:del>
    </w:p>
    <w:p>
      <w:pPr>
        <w:pStyle w:val="Normal"/>
        <w:widowControl w:val="false"/>
        <w:overflowPunct w:val="false"/>
        <w:bidi w:val="0"/>
        <w:snapToGrid w:val="false"/>
        <w:spacing w:lineRule="exact" w:line="590"/>
        <w:ind w:firstLineChars="200" w:startChars="0" w:start="0" w:endChars="0" w:end="0"/>
        <w:jc w:val="both"/>
        <w:rPr>
          <w:del w:id="3219" w:author="user" w:date="2019-10-22T14:51:00Z"/>
          <w:rFonts w:ascii="Times New Roman" w:hAnsi="Times New Roman" w:eastAsia="黑体" w:cs="Times New Roman"/>
          <w:spacing w:val="-12"/>
        </w:rPr>
      </w:pPr>
      <w:del w:id="3218" w:author="user" w:date="2019-10-22T14:51:00Z">
        <w:r>
          <w:rPr>
            <w:rFonts w:ascii="Times New Roman" w:hAnsi="Times New Roman" w:cs="Times New Roman" w:eastAsia="黑体"/>
            <w:spacing w:val="-12"/>
          </w:rPr>
          <w:delText>关于修改〈无锡市禁止燃放烟花爆竹条例〉</w:delText>
        </w:r>
      </w:del>
    </w:p>
    <w:p>
      <w:pPr>
        <w:pStyle w:val="Normal"/>
        <w:widowControl w:val="false"/>
        <w:overflowPunct w:val="false"/>
        <w:bidi w:val="0"/>
        <w:snapToGrid w:val="false"/>
        <w:spacing w:lineRule="exact" w:line="590"/>
        <w:ind w:firstLineChars="200" w:startChars="0" w:start="0" w:endChars="0" w:end="0"/>
        <w:jc w:val="both"/>
        <w:rPr>
          <w:del w:id="3222" w:author="user" w:date="2019-10-22T14:51:00Z"/>
          <w:rFonts w:ascii="Times New Roman" w:hAnsi="Times New Roman" w:eastAsia="黑体" w:cs="Times New Roman"/>
        </w:rPr>
      </w:pPr>
      <w:del w:id="3220" w:author="user" w:date="2019-10-22T14:51:00Z">
        <w:r>
          <w:rPr>
            <w:rFonts w:ascii="Times New Roman" w:hAnsi="Times New Roman" w:cs="Times New Roman" w:eastAsia="黑体"/>
            <w:spacing w:val="-12"/>
          </w:rPr>
          <w:delText>等</w:delText>
        </w:r>
      </w:del>
      <w:del w:id="3221" w:author="user" w:date="2019-10-22T14:51:00Z">
        <w:r>
          <w:rPr>
            <w:rFonts w:ascii="Times New Roman" w:hAnsi="Times New Roman" w:cs="Times New Roman" w:eastAsia="黑体"/>
          </w:rPr>
          <w:delText>五件地方性法规的决定》的说明</w:delText>
        </w:r>
      </w:del>
    </w:p>
    <w:p>
      <w:pPr>
        <w:pStyle w:val="Normal"/>
        <w:ind w:endChars="0" w:end="0"/>
        <w:rPr>
          <w:del w:id="3230" w:author="user" w:date="2019-10-22T14:51:00Z"/>
          <w:rFonts w:ascii="Times New Roman" w:hAnsi="Times New Roman" w:cs="Times New Roman"/>
          <w:kern w:val="0"/>
        </w:rPr>
      </w:pPr>
      <w:del w:id="3223" w:author="user" w:date="2019-10-22T14:51:00Z">
        <w:r>
          <w:rPr>
            <w:rFonts w:cs="Times New Roman" w:ascii="Times New Roman" w:hAnsi="Times New Roman"/>
            <w:kern w:val="0"/>
          </w:rPr>
          <w:delText>——</w:delText>
        </w:r>
      </w:del>
      <w:del w:id="3224" w:author="user" w:date="2019-10-22T14:51:00Z">
        <w:r>
          <w:rPr>
            <w:rFonts w:cs="Times New Roman" w:ascii="Times New Roman" w:hAnsi="Times New Roman"/>
            <w:kern w:val="0"/>
          </w:rPr>
          <w:delText>2019</w:delText>
        </w:r>
      </w:del>
      <w:del w:id="3225" w:author="user" w:date="2019-10-22T14:51:00Z">
        <w:r>
          <w:rPr>
            <w:rFonts w:ascii="Times New Roman" w:hAnsi="Times New Roman" w:cs="Times New Roman"/>
            <w:kern w:val="0"/>
          </w:rPr>
          <w:delText>年</w:delText>
        </w:r>
      </w:del>
      <w:del w:id="3226" w:author="user" w:date="2019-10-22T14:51:00Z">
        <w:r>
          <w:rPr>
            <w:rFonts w:cs="Times New Roman" w:ascii="Times New Roman" w:hAnsi="Times New Roman"/>
            <w:kern w:val="0"/>
          </w:rPr>
          <w:delText>9</w:delText>
        </w:r>
      </w:del>
      <w:del w:id="3227" w:author="user" w:date="2019-10-22T14:51:00Z">
        <w:r>
          <w:rPr>
            <w:rFonts w:ascii="Times New Roman" w:hAnsi="Times New Roman" w:cs="Times New Roman"/>
            <w:kern w:val="0"/>
          </w:rPr>
          <w:delText>月</w:delText>
        </w:r>
      </w:del>
      <w:del w:id="3228" w:author="user" w:date="2019-10-22T14:51:00Z">
        <w:r>
          <w:rPr>
            <w:rFonts w:cs="Times New Roman" w:ascii="Times New Roman" w:hAnsi="Times New Roman"/>
            <w:kern w:val="0"/>
          </w:rPr>
          <w:delText>24</w:delText>
        </w:r>
      </w:del>
      <w:del w:id="3229" w:author="user" w:date="2019-10-22T14:51:00Z">
        <w:r>
          <w:rPr>
            <w:rFonts w:ascii="Times New Roman" w:hAnsi="Times New Roman" w:cs="Times New Roman"/>
            <w:kern w:val="0"/>
          </w:rPr>
          <w:delText>日在省十三届人大常委会第十一次会议上</w:delText>
        </w:r>
      </w:del>
    </w:p>
    <w:p>
      <w:pPr>
        <w:pStyle w:val="Normal"/>
        <w:ind w:endChars="0" w:end="0"/>
        <w:rPr>
          <w:del w:id="3232" w:author="user" w:date="2019-10-22T14:51:00Z"/>
          <w:rFonts w:ascii="Times New Roman" w:hAnsi="Times New Roman" w:cs="Times New Roman"/>
        </w:rPr>
      </w:pPr>
      <w:del w:id="3231" w:author="user" w:date="2019-10-22T14:51:00Z">
        <w:r>
          <w:rPr>
            <w:rFonts w:ascii="Times New Roman" w:hAnsi="Times New Roman" w:cs="Times New Roman"/>
          </w:rPr>
          <w:delText>无锡市人大常委会</w:delText>
        </w:r>
      </w:del>
    </w:p>
    <w:p>
      <w:pPr>
        <w:pStyle w:val="Normal"/>
        <w:ind w:endChars="0" w:end="0"/>
        <w:jc w:val="both"/>
        <w:rPr>
          <w:del w:id="3234" w:author="user" w:date="2019-10-22T14:51:00Z"/>
          <w:rFonts w:ascii="Times New Roman" w:hAnsi="Times New Roman" w:cs="Times New Roman"/>
          <w:color w:val="000000"/>
          <w:szCs w:val="32"/>
        </w:rPr>
      </w:pPr>
      <w:del w:id="3233" w:author="user" w:date="2019-10-22T14:51:00Z">
        <w:r>
          <w:rPr>
            <w:rFonts w:cs="Times New Roman" w:ascii="Times New Roman" w:hAnsi="Times New Roman"/>
            <w:color w:val="000000"/>
            <w:szCs w:val="32"/>
          </w:rPr>
        </w:r>
      </w:del>
    </w:p>
    <w:p>
      <w:pPr>
        <w:pStyle w:val="Normal"/>
        <w:ind w:endChars="0" w:end="0"/>
        <w:rPr>
          <w:del w:id="3236" w:author="user" w:date="2019-10-22T14:51:00Z"/>
          <w:rFonts w:ascii="Times New Roman" w:hAnsi="Times New Roman" w:eastAsia="黑体" w:cs="Times New Roman"/>
          <w:color w:val="000000"/>
          <w:szCs w:val="32"/>
        </w:rPr>
      </w:pPr>
      <w:del w:id="3235" w:author="user" w:date="2019-10-22T14:51:00Z">
        <w:r>
          <w:rPr>
            <w:rFonts w:ascii="Times New Roman" w:hAnsi="Times New Roman" w:cs="Times New Roman" w:eastAsia="黑体"/>
            <w:color w:val="000000"/>
            <w:szCs w:val="32"/>
          </w:rPr>
          <w:delText>主任、各位副主任、秘书长、各位委员：</w:delText>
        </w:r>
      </w:del>
    </w:p>
    <w:p>
      <w:pPr>
        <w:pStyle w:val="Normal"/>
        <w:ind w:endChars="0" w:end="0"/>
        <w:rPr>
          <w:del w:id="3244" w:author="user" w:date="2019-10-22T14:51:00Z"/>
          <w:rFonts w:ascii="Times New Roman" w:hAnsi="Times New Roman" w:cs="Times New Roman"/>
          <w:color w:val="000000"/>
          <w:szCs w:val="32"/>
        </w:rPr>
      </w:pPr>
      <w:del w:id="3237" w:author="user" w:date="2019-10-22T14:51:00Z">
        <w:r>
          <w:rPr>
            <w:rFonts w:ascii="Times New Roman" w:hAnsi="Times New Roman" w:cs="Times New Roman"/>
            <w:color w:val="000000"/>
            <w:szCs w:val="32"/>
          </w:rPr>
          <w:delText>《无锡市人民代表大会常务委员会关于修改〈无锡市禁止燃放烟花爆竹条例〉等五件地方性法规的决定》（以下简称《决定》） 已于</w:delText>
        </w:r>
      </w:del>
      <w:del w:id="3238" w:author="user" w:date="2019-10-22T14:51:00Z">
        <w:r>
          <w:rPr>
            <w:rFonts w:cs="Times New Roman" w:ascii="Times New Roman" w:hAnsi="Times New Roman"/>
            <w:color w:val="000000"/>
            <w:szCs w:val="32"/>
          </w:rPr>
          <w:delText>2019</w:delText>
        </w:r>
      </w:del>
      <w:del w:id="3239" w:author="user" w:date="2019-10-22T14:51:00Z">
        <w:r>
          <w:rPr>
            <w:rFonts w:ascii="Times New Roman" w:hAnsi="Times New Roman" w:cs="Times New Roman"/>
            <w:color w:val="000000"/>
            <w:szCs w:val="32"/>
          </w:rPr>
          <w:delText>年</w:delText>
        </w:r>
      </w:del>
      <w:del w:id="3240" w:author="user" w:date="2019-10-22T14:51:00Z">
        <w:r>
          <w:rPr>
            <w:rFonts w:cs="Times New Roman" w:ascii="Times New Roman" w:hAnsi="Times New Roman"/>
            <w:color w:val="000000"/>
            <w:szCs w:val="32"/>
          </w:rPr>
          <w:delText>8</w:delText>
        </w:r>
      </w:del>
      <w:del w:id="3241" w:author="user" w:date="2019-10-22T14:51:00Z">
        <w:r>
          <w:rPr>
            <w:rFonts w:ascii="Times New Roman" w:hAnsi="Times New Roman" w:cs="Times New Roman"/>
            <w:color w:val="000000"/>
            <w:szCs w:val="32"/>
          </w:rPr>
          <w:delText>月</w:delText>
        </w:r>
      </w:del>
      <w:del w:id="3242" w:author="user" w:date="2019-10-22T14:51:00Z">
        <w:r>
          <w:rPr>
            <w:rFonts w:cs="Times New Roman" w:ascii="Times New Roman" w:hAnsi="Times New Roman"/>
            <w:color w:val="000000"/>
            <w:szCs w:val="32"/>
          </w:rPr>
          <w:delText>29</w:delText>
        </w:r>
      </w:del>
      <w:del w:id="3243" w:author="user" w:date="2019-10-22T14:51:00Z">
        <w:r>
          <w:rPr>
            <w:rFonts w:ascii="Times New Roman" w:hAnsi="Times New Roman" w:cs="Times New Roman"/>
            <w:color w:val="000000"/>
            <w:szCs w:val="32"/>
          </w:rPr>
          <w:delText>日由无锡市第十六届人大常委会第二十一次会议通过，现提请本次省人大常委会会议审议批准。无锡市人大常委会按照全国人大常委会法工委和省人大常委会办公厅关于做好涉及生态文明建设、环境保护、大气污染防治的地方性法规清理工作部署要求，根据年度立法计划工作安排，决定集中修改五件地方性法规。我受无锡市人大常委会的委托，现就《决定》作如下说明。</w:delText>
        </w:r>
      </w:del>
    </w:p>
    <w:p>
      <w:pPr>
        <w:pStyle w:val="Normal"/>
        <w:ind w:endChars="0" w:end="0"/>
        <w:rPr>
          <w:del w:id="3246" w:author="user" w:date="2019-10-22T14:51:00Z"/>
          <w:rFonts w:ascii="Times New Roman" w:hAnsi="Times New Roman" w:eastAsia="黑体" w:cs="Times New Roman"/>
          <w:color w:val="000000"/>
          <w:szCs w:val="32"/>
        </w:rPr>
      </w:pPr>
      <w:del w:id="3245" w:author="user" w:date="2019-10-22T14:51:00Z">
        <w:r>
          <w:rPr>
            <w:rFonts w:ascii="Times New Roman" w:hAnsi="Times New Roman" w:cs="Times New Roman" w:eastAsia="黑体"/>
            <w:color w:val="000000"/>
            <w:szCs w:val="32"/>
          </w:rPr>
          <w:delText>一、关于《无锡市禁止燃放烟花爆竹条例》</w:delText>
        </w:r>
      </w:del>
    </w:p>
    <w:p>
      <w:pPr>
        <w:pStyle w:val="Normal"/>
        <w:ind w:endChars="0" w:end="0"/>
        <w:rPr>
          <w:del w:id="3248" w:author="user" w:date="2019-10-22T14:51:00Z"/>
          <w:rFonts w:ascii="Times New Roman" w:hAnsi="Times New Roman" w:cs="Times New Roman"/>
          <w:color w:val="000000"/>
          <w:szCs w:val="32"/>
        </w:rPr>
      </w:pPr>
      <w:del w:id="3247" w:author="user" w:date="2019-10-22T14:51:00Z">
        <w:r>
          <w:rPr>
            <w:rFonts w:ascii="Times New Roman" w:hAnsi="Times New Roman" w:cs="Times New Roman"/>
            <w:color w:val="000000"/>
            <w:szCs w:val="32"/>
          </w:rPr>
          <w:delText>主要作以下四个方面的修改：一是进一步明确了烟花爆竹禁放区域、地点、时段。随着城市建设的快速发展，原来以市区和农村作为划分禁放区域的标准，已不适应管理工作要求。为此，对原条例第三条进行修改，明确市、县级市人民政府应当根据实际情况确定禁放区域并向社会公布；对禁止燃放的场所、地点进行完善补充；同时设置禁放时段，规定中考、高考期间，重污染天气预警期间，市、县级市人民政府发布的重大活动保障期间，禁止燃放烟花爆竹。二是强化了监管责任。对原条例第四条进行修改，进一步细化政府及相关部门的职责。三是删去上位法已有明确规定或者与上位法规定不一致的原条例第八条至第十四条。四是进一步明确了相关管理要求。根据管理需要，增加了第八条至第十条、第十二条、第十三条，明确了燃放烟花爆竹的具体要求，从事婚丧喜庆服务的单位、个人以及在禁放区域内的酒店和宾馆经营者应当遵守的具体规定，并设置了相应的法律责任。</w:delText>
        </w:r>
      </w:del>
    </w:p>
    <w:p>
      <w:pPr>
        <w:pStyle w:val="Normal"/>
        <w:ind w:endChars="0" w:end="0"/>
        <w:rPr>
          <w:del w:id="3250" w:author="user" w:date="2019-10-22T14:51:00Z"/>
          <w:rFonts w:ascii="Times New Roman" w:hAnsi="Times New Roman" w:eastAsia="黑体" w:cs="Times New Roman"/>
          <w:color w:val="000000"/>
          <w:szCs w:val="32"/>
        </w:rPr>
      </w:pPr>
      <w:del w:id="3249" w:author="user" w:date="2019-10-22T14:51:00Z">
        <w:r>
          <w:rPr>
            <w:rFonts w:ascii="Times New Roman" w:hAnsi="Times New Roman" w:cs="Times New Roman" w:eastAsia="黑体"/>
            <w:color w:val="000000"/>
            <w:szCs w:val="32"/>
          </w:rPr>
          <w:delText>二、关于《无锡市水资源节约利用条例》</w:delText>
        </w:r>
      </w:del>
    </w:p>
    <w:p>
      <w:pPr>
        <w:pStyle w:val="Normal"/>
        <w:ind w:endChars="0" w:end="0"/>
        <w:rPr>
          <w:del w:id="3252" w:author="user" w:date="2019-10-22T14:51:00Z"/>
          <w:rFonts w:ascii="Times New Roman" w:hAnsi="Times New Roman" w:cs="Times New Roman"/>
          <w:color w:val="000000"/>
          <w:szCs w:val="32"/>
        </w:rPr>
      </w:pPr>
      <w:del w:id="3251" w:author="user" w:date="2019-10-22T14:51:00Z">
        <w:r>
          <w:rPr>
            <w:rFonts w:ascii="Times New Roman" w:hAnsi="Times New Roman" w:cs="Times New Roman"/>
            <w:color w:val="000000"/>
            <w:szCs w:val="32"/>
          </w:rPr>
          <w:delText>主要作以下两个方面修改：一是根据上位法的规定，对原条例第十三条进行修改，取消新改扩建项目申请取水许可的前置要求，对水资源论证规定作相应修改。二是原条例第三十八条规定的水平衡测试和第四十四条、第四十五条规定的法律责任与上位法不一致，予以删除。</w:delText>
        </w:r>
      </w:del>
    </w:p>
    <w:p>
      <w:pPr>
        <w:pStyle w:val="Normal"/>
        <w:ind w:endChars="0" w:end="0"/>
        <w:rPr>
          <w:del w:id="3254" w:author="user" w:date="2019-10-22T14:51:00Z"/>
          <w:rFonts w:ascii="Times New Roman" w:hAnsi="Times New Roman" w:eastAsia="黑体" w:cs="Times New Roman"/>
          <w:color w:val="000000"/>
          <w:szCs w:val="32"/>
        </w:rPr>
      </w:pPr>
      <w:del w:id="3253" w:author="user" w:date="2019-10-22T14:51:00Z">
        <w:r>
          <w:rPr>
            <w:rFonts w:ascii="Times New Roman" w:hAnsi="Times New Roman" w:cs="Times New Roman" w:eastAsia="黑体"/>
            <w:color w:val="000000"/>
            <w:szCs w:val="32"/>
          </w:rPr>
          <w:delText>三、关于《无锡市河道管理条例》</w:delText>
        </w:r>
      </w:del>
    </w:p>
    <w:p>
      <w:pPr>
        <w:pStyle w:val="Normal"/>
        <w:ind w:endChars="0" w:end="0"/>
        <w:rPr>
          <w:del w:id="3256" w:author="user" w:date="2019-10-22T14:51:00Z"/>
          <w:rFonts w:ascii="Times New Roman" w:hAnsi="Times New Roman" w:cs="Times New Roman"/>
          <w:color w:val="000000"/>
          <w:szCs w:val="32"/>
        </w:rPr>
      </w:pPr>
      <w:del w:id="3255" w:author="user" w:date="2019-10-22T14:51:00Z">
        <w:r>
          <w:rPr>
            <w:rFonts w:ascii="Times New Roman" w:hAnsi="Times New Roman" w:cs="Times New Roman"/>
            <w:color w:val="000000"/>
            <w:szCs w:val="32"/>
          </w:rPr>
          <w:delText>主要作以下四个方面修改：一是进一步明晰河道管理体制。明确各级政府的主体责任，健全河道管理机构，落实日常管护工作。二是进一步明确“河长制”要求。总结我市实施多年的河长制成熟经验做法，落实上位法有关要求，明确“河长制”的实施主体、任务分工、管理机制，建立河长制工作考核评价、公众参与监督制度。三是进一步完善河道管理要求。根据上位法的新要求，明确河道管理范围，补充河道管理范围内的具体禁止性行为，规范河道保护涉及的相关审批和管理制度。四是删去与上位法规定不一致或者上位法已有明确规定的原条例第二十四条、第二十五条、第三十五条、第三十六条、第四十一条、第四十二条，并根据上位法的有关规定对原条例第三十八条、第四十条规定的法律责任进行修改完善。</w:delText>
        </w:r>
      </w:del>
    </w:p>
    <w:p>
      <w:pPr>
        <w:pStyle w:val="Normal"/>
        <w:ind w:endChars="0" w:end="0"/>
        <w:rPr>
          <w:del w:id="3258" w:author="user" w:date="2019-10-22T14:51:00Z"/>
          <w:rFonts w:ascii="Times New Roman" w:hAnsi="Times New Roman" w:eastAsia="黑体" w:cs="Times New Roman"/>
          <w:color w:val="000000"/>
          <w:szCs w:val="32"/>
        </w:rPr>
      </w:pPr>
      <w:del w:id="3257" w:author="user" w:date="2019-10-22T14:51:00Z">
        <w:r>
          <w:rPr>
            <w:rFonts w:ascii="Times New Roman" w:hAnsi="Times New Roman" w:cs="Times New Roman" w:eastAsia="黑体"/>
            <w:color w:val="000000"/>
            <w:szCs w:val="32"/>
          </w:rPr>
          <w:delText>四、关于《无锡市城市绿化管理条例》</w:delText>
        </w:r>
      </w:del>
    </w:p>
    <w:p>
      <w:pPr>
        <w:pStyle w:val="Normal"/>
        <w:ind w:endChars="0" w:end="0"/>
        <w:rPr>
          <w:del w:id="3260" w:author="user" w:date="2019-10-22T14:51:00Z"/>
          <w:rFonts w:ascii="Times New Roman" w:hAnsi="Times New Roman" w:eastAsia="方正黑体_GBK;微软雅黑" w:cs="Times New Roman"/>
          <w:color w:val="000000"/>
          <w:spacing w:val="-4"/>
          <w:szCs w:val="32"/>
        </w:rPr>
      </w:pPr>
      <w:del w:id="3259" w:author="user" w:date="2019-10-22T14:51:00Z">
        <w:r>
          <w:rPr>
            <w:rFonts w:ascii="Times New Roman" w:hAnsi="Times New Roman" w:cs="Times New Roman"/>
            <w:color w:val="000000"/>
            <w:spacing w:val="-4"/>
            <w:szCs w:val="32"/>
          </w:rPr>
          <w:delText>主要作以下三个方面修改：一是增加生态绿色城市建设内容。新增一条作为第十一条，规定“建设工程项目实施立体绿化可以按照国家、省有关立体绿化技术规范折算绿地面积”。二是删去相关行政收费的规定。原条例第十一条第三款规定“因条件限制确实无法达到绿化用地面积的工程项目，经市城市绿化行政主管部门审核、城市规划部门批准，建设单位可以采取易地绿化措施或者向城市绿化行政主管部门缴纳苗木费、劳务费等费用，由城市绿化行政主管部门按照城市绿化规划统一组织建设”。该规定可操作性不强，且相关审核批准以及补偿易地建设土地和费用没有上位法依据，予以删去。三是完善相关管理要求。按照上位法规定，取消城市绿化建设工程施工单位的资质要求，补充城市园林绿化工程项目的管理规定，增加因城市规划调整需要变更城市绿地的具体要求，调整关于保护管线安全的具体绿化管理规定。</w:delText>
        </w:r>
      </w:del>
    </w:p>
    <w:p>
      <w:pPr>
        <w:pStyle w:val="Normal"/>
        <w:ind w:endChars="0" w:end="0"/>
        <w:rPr>
          <w:del w:id="3262" w:author="user" w:date="2019-10-22T14:51:00Z"/>
          <w:rFonts w:ascii="Times New Roman" w:hAnsi="Times New Roman" w:eastAsia="黑体" w:cs="Times New Roman"/>
          <w:color w:val="000000"/>
          <w:szCs w:val="32"/>
        </w:rPr>
      </w:pPr>
      <w:del w:id="3261" w:author="user" w:date="2019-10-22T14:51:00Z">
        <w:r>
          <w:rPr>
            <w:rFonts w:ascii="Times New Roman" w:hAnsi="Times New Roman" w:cs="Times New Roman" w:eastAsia="黑体"/>
            <w:color w:val="000000"/>
            <w:szCs w:val="32"/>
          </w:rPr>
          <w:delText>五、关于《无锡市市容和环境卫生管理条例》</w:delText>
        </w:r>
      </w:del>
    </w:p>
    <w:p>
      <w:pPr>
        <w:pStyle w:val="Normal"/>
        <w:ind w:endChars="0" w:end="0"/>
        <w:rPr>
          <w:del w:id="3264" w:author="user" w:date="2019-10-22T14:51:00Z"/>
          <w:rFonts w:ascii="Times New Roman" w:hAnsi="Times New Roman" w:cs="Times New Roman"/>
          <w:color w:val="000000"/>
          <w:szCs w:val="32"/>
        </w:rPr>
      </w:pPr>
      <w:del w:id="3263" w:author="user" w:date="2019-10-22T14:51:00Z">
        <w:r>
          <w:rPr>
            <w:rFonts w:ascii="Times New Roman" w:hAnsi="Times New Roman" w:cs="Times New Roman"/>
            <w:color w:val="000000"/>
            <w:szCs w:val="32"/>
          </w:rPr>
          <w:delText>主要作以下五个方面修改：一是加强建（构）筑物管理。结合上位法的规定和城市管理实际需要，对原条例第十四条进行修改，扩大了纳入市容管理的建（构）筑物及相关设施范围，并设置了相应的法律责任。二是加强户外广告设施管理。结合户外广告设施设置的管理实际，落实上位法的有关要求，对原条例第十九条、第二十条、第六十四条关于户外广告设施设置许可、规划、法律责任等内容进行了修改。三是加强互联网租赁自行车管理。增加两条分别作为第二十九条、第六十九条，明确对互联网租赁自行车的管理规范和相应的法律责任。四是加强城市道路和公共场地管理。针对现实管理需要，对占用城市道路和公共场地清洗机动车辆作出禁止性规定，并设置相应法律责任。五是对法律责任作相应调整。删去与上位法规定不一致的第六十八条第二项、第六十九条第三项；根据上位法规定对原条例第六十六条第二项、第六十七条第一项、第二项、第三项的处罚幅度、处罚主体等作相应修改。</w:delText>
        </w:r>
      </w:del>
    </w:p>
    <w:p>
      <w:pPr>
        <w:pStyle w:val="Normal"/>
        <w:ind w:endChars="0" w:end="0"/>
        <w:rPr>
          <w:del w:id="3266" w:author="user" w:date="2019-10-22T14:51:00Z"/>
          <w:rFonts w:ascii="Times New Roman" w:hAnsi="Times New Roman" w:cs="Times New Roman"/>
          <w:color w:val="000000"/>
          <w:szCs w:val="32"/>
        </w:rPr>
      </w:pPr>
      <w:del w:id="3265" w:author="user" w:date="2019-10-22T14:51:00Z">
        <w:r>
          <w:rPr>
            <w:rFonts w:ascii="Times New Roman" w:hAnsi="Times New Roman" w:cs="Times New Roman"/>
            <w:color w:val="000000"/>
            <w:szCs w:val="32"/>
          </w:rPr>
          <w:delText>此外，对上述五件法规中有关部门的表述，根据机构改革后的变化作相应修改。对有关法规条文顺序作相应调整。</w:delText>
        </w:r>
      </w:del>
    </w:p>
    <w:p>
      <w:pPr>
        <w:pStyle w:val="Normal"/>
        <w:ind w:endChars="0" w:end="0"/>
        <w:rPr>
          <w:del w:id="3268" w:author="user" w:date="2019-10-22T14:51:00Z"/>
          <w:rFonts w:ascii="Times New Roman" w:hAnsi="Times New Roman" w:cs="Times New Roman"/>
          <w:color w:val="000000"/>
          <w:szCs w:val="32"/>
        </w:rPr>
      </w:pPr>
      <w:del w:id="3267" w:author="user" w:date="2019-10-22T14:51:00Z">
        <w:r>
          <w:rPr>
            <w:rFonts w:ascii="Times New Roman" w:hAnsi="Times New Roman" w:cs="Times New Roman"/>
            <w:color w:val="000000"/>
            <w:szCs w:val="32"/>
          </w:rPr>
          <w:delText>以上说明和《决定》，请予审议。</w:delText>
        </w:r>
      </w:del>
      <w:r>
        <w:br w:type="page"/>
      </w:r>
    </w:p>
    <w:p>
      <w:pPr>
        <w:pStyle w:val="Normal"/>
        <w:overflowPunct w:val="false"/>
        <w:snapToGrid w:val="false"/>
        <w:ind w:endChars="0" w:end="0"/>
        <w:jc w:val="both"/>
        <w:rPr>
          <w:del w:id="3270" w:author="user" w:date="2019-10-22T14:51:00Z"/>
          <w:rFonts w:ascii="Times New Roman" w:hAnsi="Times New Roman" w:cs="Times New Roman"/>
          <w:color w:val="000000"/>
          <w:szCs w:val="32"/>
        </w:rPr>
      </w:pPr>
      <w:del w:id="3269" w:author="user" w:date="2019-10-22T14:51:00Z">
        <w:r>
          <w:rPr>
            <w:rFonts w:cs="Times New Roman" w:ascii="Times New Roman" w:hAnsi="Times New Roman"/>
            <w:color w:val="000000"/>
            <w:szCs w:val="32"/>
          </w:rPr>
        </w:r>
      </w:del>
    </w:p>
    <w:p>
      <w:pPr>
        <w:pStyle w:val="Normal"/>
        <w:overflowPunct w:val="false"/>
        <w:snapToGrid w:val="false"/>
        <w:ind w:firstLineChars="200" w:endChars="0" w:end="0"/>
        <w:jc w:val="both"/>
        <w:rPr>
          <w:del w:id="3272" w:author="user" w:date="2019-10-22T14:51:00Z"/>
          <w:rFonts w:ascii="Times New Roman" w:hAnsi="Times New Roman" w:eastAsia="黑体" w:cs="Times New Roman"/>
          <w:color w:val="000000"/>
          <w:szCs w:val="32"/>
        </w:rPr>
      </w:pPr>
      <w:del w:id="3271" w:author="user" w:date="2019-10-22T14:51:00Z">
        <w:r>
          <w:rPr>
            <w:rFonts w:eastAsia="黑体" w:cs="Times New Roman" w:ascii="Times New Roman" w:hAnsi="Times New Roman"/>
            <w:color w:val="000000"/>
            <w:szCs w:val="32"/>
          </w:rPr>
        </w:r>
      </w:del>
    </w:p>
    <w:p>
      <w:pPr>
        <w:pStyle w:val="Normal"/>
        <w:overflowPunct w:val="false"/>
        <w:snapToGrid w:val="false"/>
        <w:ind w:endChars="0" w:end="0"/>
        <w:jc w:val="both"/>
        <w:rPr>
          <w:del w:id="3274" w:author="user" w:date="2019-10-22T14:51:00Z"/>
          <w:rFonts w:ascii="Times New Roman" w:hAnsi="Times New Roman" w:eastAsia="黑体" w:cs="Times New Roman"/>
          <w:sz w:val="44"/>
          <w:szCs w:val="44"/>
        </w:rPr>
      </w:pPr>
      <w:del w:id="3273" w:author="user" w:date="2019-10-22T14:51:00Z">
        <w:r>
          <w:rPr>
            <w:rFonts w:ascii="Times New Roman" w:hAnsi="Times New Roman" w:cs="Times New Roman" w:eastAsia="黑体"/>
            <w:sz w:val="44"/>
            <w:szCs w:val="44"/>
          </w:rPr>
          <w:delText>关于《无锡市人民代表大会常务委员会</w:delText>
        </w:r>
      </w:del>
    </w:p>
    <w:p>
      <w:pPr>
        <w:pStyle w:val="Normal"/>
        <w:overflowPunct w:val="false"/>
        <w:snapToGrid w:val="false"/>
        <w:ind w:endChars="0" w:end="0"/>
        <w:jc w:val="both"/>
        <w:rPr>
          <w:del w:id="3276" w:author="user" w:date="2019-10-22T14:51:00Z"/>
          <w:rFonts w:ascii="Times New Roman" w:hAnsi="Times New Roman" w:eastAsia="黑体" w:cs="Times New Roman"/>
          <w:sz w:val="44"/>
          <w:szCs w:val="44"/>
        </w:rPr>
      </w:pPr>
      <w:del w:id="3275" w:author="user" w:date="2019-10-22T14:51:00Z">
        <w:r>
          <w:rPr>
            <w:rFonts w:ascii="Times New Roman" w:hAnsi="Times New Roman" w:cs="Times New Roman" w:eastAsia="黑体"/>
            <w:sz w:val="44"/>
            <w:szCs w:val="44"/>
          </w:rPr>
          <w:delText>关于修改〈无锡市禁止燃放烟花爆竹条例〉</w:delText>
        </w:r>
      </w:del>
    </w:p>
    <w:p>
      <w:pPr>
        <w:pStyle w:val="Normal"/>
        <w:overflowPunct w:val="false"/>
        <w:snapToGrid w:val="false"/>
        <w:ind w:endChars="0" w:end="0"/>
        <w:jc w:val="both"/>
        <w:rPr>
          <w:del w:id="3278" w:author="user" w:date="2019-10-22T14:51:00Z"/>
          <w:rFonts w:ascii="Times New Roman" w:hAnsi="Times New Roman" w:eastAsia="黑体" w:cs="Times New Roman"/>
          <w:sz w:val="44"/>
          <w:szCs w:val="44"/>
        </w:rPr>
      </w:pPr>
      <w:del w:id="3277" w:author="user" w:date="2019-10-22T14:51:00Z">
        <w:r>
          <w:rPr>
            <w:rFonts w:ascii="Times New Roman" w:hAnsi="Times New Roman" w:cs="Times New Roman" w:eastAsia="黑体"/>
            <w:sz w:val="44"/>
            <w:szCs w:val="44"/>
          </w:rPr>
          <w:delText>等五件地方性法规的决定》审议意见的报告</w:delText>
        </w:r>
      </w:del>
    </w:p>
    <w:p>
      <w:pPr>
        <w:pStyle w:val="Normal"/>
        <w:ind w:endChars="0" w:end="0"/>
        <w:rPr>
          <w:del w:id="3286" w:author="user" w:date="2019-10-22T14:51:00Z"/>
          <w:rFonts w:ascii="Times New Roman" w:hAnsi="Times New Roman" w:cs="Times New Roman"/>
          <w:kern w:val="0"/>
        </w:rPr>
      </w:pPr>
      <w:del w:id="3279" w:author="user" w:date="2019-10-22T14:51:00Z">
        <w:r>
          <w:rPr>
            <w:rFonts w:cs="Times New Roman" w:ascii="Times New Roman" w:hAnsi="Times New Roman"/>
            <w:kern w:val="0"/>
          </w:rPr>
          <w:delText>——</w:delText>
        </w:r>
      </w:del>
      <w:del w:id="3280" w:author="user" w:date="2019-10-22T14:51:00Z">
        <w:r>
          <w:rPr>
            <w:rFonts w:cs="Times New Roman" w:ascii="Times New Roman" w:hAnsi="Times New Roman"/>
            <w:kern w:val="0"/>
          </w:rPr>
          <w:delText>2019</w:delText>
        </w:r>
      </w:del>
      <w:del w:id="3281" w:author="user" w:date="2019-10-22T14:51:00Z">
        <w:r>
          <w:rPr>
            <w:rFonts w:ascii="Times New Roman" w:hAnsi="Times New Roman" w:cs="Times New Roman"/>
            <w:kern w:val="0"/>
          </w:rPr>
          <w:delText>年</w:delText>
        </w:r>
      </w:del>
      <w:del w:id="3282" w:author="user" w:date="2019-10-22T14:51:00Z">
        <w:r>
          <w:rPr>
            <w:rFonts w:cs="Times New Roman" w:ascii="Times New Roman" w:hAnsi="Times New Roman"/>
            <w:kern w:val="0"/>
          </w:rPr>
          <w:delText>9</w:delText>
        </w:r>
      </w:del>
      <w:del w:id="3283" w:author="user" w:date="2019-10-22T14:51:00Z">
        <w:r>
          <w:rPr>
            <w:rFonts w:ascii="Times New Roman" w:hAnsi="Times New Roman" w:cs="Times New Roman"/>
            <w:kern w:val="0"/>
          </w:rPr>
          <w:delText>月</w:delText>
        </w:r>
      </w:del>
      <w:del w:id="3284" w:author="user" w:date="2019-10-22T14:51:00Z">
        <w:r>
          <w:rPr>
            <w:rFonts w:cs="Times New Roman" w:ascii="Times New Roman" w:hAnsi="Times New Roman"/>
            <w:kern w:val="0"/>
          </w:rPr>
          <w:delText>24</w:delText>
        </w:r>
      </w:del>
      <w:del w:id="3285" w:author="user" w:date="2019-10-22T14:51:00Z">
        <w:r>
          <w:rPr>
            <w:rFonts w:ascii="Times New Roman" w:hAnsi="Times New Roman" w:cs="Times New Roman"/>
            <w:kern w:val="0"/>
          </w:rPr>
          <w:delText>日在省十三届人大常委会第十一次会议上</w:delText>
        </w:r>
      </w:del>
    </w:p>
    <w:p>
      <w:pPr>
        <w:pStyle w:val="Normal"/>
        <w:ind w:endChars="0" w:end="0"/>
        <w:rPr>
          <w:del w:id="3288" w:author="user" w:date="2019-10-22T14:51:00Z"/>
          <w:rFonts w:ascii="Times New Roman" w:hAnsi="Times New Roman" w:cs="Times New Roman"/>
          <w:kern w:val="0"/>
        </w:rPr>
      </w:pPr>
      <w:del w:id="3287" w:author="user" w:date="2019-10-22T14:51:00Z">
        <w:r>
          <w:rPr>
            <w:rFonts w:ascii="Times New Roman" w:hAnsi="Times New Roman" w:cs="Times New Roman"/>
            <w:kern w:val="0"/>
          </w:rPr>
          <w:delText>省人大法制委员会</w:delText>
        </w:r>
      </w:del>
    </w:p>
    <w:p>
      <w:pPr>
        <w:pStyle w:val="Normal"/>
        <w:overflowPunct w:val="false"/>
        <w:snapToGrid w:val="false"/>
        <w:ind w:endChars="0" w:end="0"/>
        <w:rPr>
          <w:del w:id="3290" w:author="user" w:date="2019-10-22T14:51:00Z"/>
          <w:rFonts w:ascii="Times New Roman" w:hAnsi="Times New Roman" w:eastAsia="楷体_GB2312" w:cs="Times New Roman"/>
          <w:kern w:val="0"/>
          <w:szCs w:val="32"/>
        </w:rPr>
      </w:pPr>
      <w:del w:id="3289" w:author="user" w:date="2019-10-22T14:51:00Z">
        <w:r>
          <w:rPr>
            <w:rFonts w:eastAsia="楷体_GB2312" w:cs="Times New Roman" w:ascii="Times New Roman" w:hAnsi="Times New Roman"/>
            <w:kern w:val="0"/>
            <w:szCs w:val="32"/>
          </w:rPr>
        </w:r>
      </w:del>
    </w:p>
    <w:p>
      <w:pPr>
        <w:pStyle w:val="Normal"/>
        <w:overflowPunct w:val="false"/>
        <w:snapToGrid w:val="false"/>
        <w:ind w:endChars="0" w:end="0"/>
        <w:rPr>
          <w:del w:id="3292" w:author="user" w:date="2019-10-22T14:51:00Z"/>
          <w:rFonts w:ascii="Times New Roman" w:hAnsi="Times New Roman" w:eastAsia="黑体" w:cs="Times New Roman"/>
          <w:szCs w:val="32"/>
        </w:rPr>
      </w:pPr>
      <w:del w:id="3291" w:author="user" w:date="2019-10-22T14:51:00Z">
        <w:r>
          <w:rPr>
            <w:rFonts w:ascii="Times New Roman" w:hAnsi="Times New Roman" w:cs="Times New Roman" w:eastAsia="黑体"/>
            <w:szCs w:val="32"/>
          </w:rPr>
          <w:delText>主任、各位副主任、秘书长、各位委员：</w:delText>
        </w:r>
      </w:del>
    </w:p>
    <w:p>
      <w:pPr>
        <w:pStyle w:val="Normal"/>
        <w:overflowPunct w:val="false"/>
        <w:snapToGrid w:val="false"/>
        <w:ind w:endChars="0" w:end="0"/>
        <w:rPr>
          <w:del w:id="3299" w:author="user" w:date="2019-10-22T14:51:00Z"/>
          <w:rFonts w:ascii="Times New Roman" w:hAnsi="Times New Roman" w:cs="Times New Roman"/>
        </w:rPr>
      </w:pPr>
      <w:del w:id="3293" w:author="user" w:date="2019-10-22T14:51:00Z">
        <w:r>
          <w:rPr>
            <w:rFonts w:ascii="Times New Roman" w:hAnsi="Times New Roman" w:cs="Times New Roman"/>
            <w:kern w:val="0"/>
            <w:szCs w:val="32"/>
          </w:rPr>
          <w:delText>《无锡市人民代表大会常务委员会关于修改〈无锡市禁止燃放烟花爆竹条例〉等五件地方性法规的决定》（以下简称决定）已经无锡市第十六届人大常委会第二十一次会议通过，现报省人大常委会批准。省人大常委会法工委在该决定通过前进行了初步审查，征求了省编办、司法厅、公安厅、自然资源厅、生态环境厅、交通运输厅、农业农村厅、水利厅等有关单位和法制专业组代表、立法咨询专家的意见。在此基础上，法工委对本次报送的修正案草案和修改方案，以及五件地方性法规中未报送修改的其他全部条文，对照上位法进行了逐条审查，经集体研究后提出了修改意见和建议，无锡市人大常委会已作了相应修改。</w:delText>
        </w:r>
      </w:del>
      <w:del w:id="3294" w:author="user" w:date="2019-10-22T14:51:00Z">
        <w:r>
          <w:rPr>
            <w:rFonts w:cs="Times New Roman" w:ascii="Times New Roman" w:hAnsi="Times New Roman"/>
          </w:rPr>
          <w:delText>9</w:delText>
        </w:r>
      </w:del>
      <w:del w:id="3295" w:author="user" w:date="2019-10-22T14:51:00Z">
        <w:r>
          <w:rPr>
            <w:rFonts w:ascii="Times New Roman" w:hAnsi="Times New Roman" w:cs="Times New Roman"/>
          </w:rPr>
          <w:delText>月</w:delText>
        </w:r>
      </w:del>
      <w:del w:id="3296" w:author="user" w:date="2019-10-22T14:51:00Z">
        <w:r>
          <w:rPr>
            <w:rFonts w:cs="Times New Roman" w:ascii="Times New Roman" w:hAnsi="Times New Roman"/>
          </w:rPr>
          <w:delText>6</w:delText>
        </w:r>
      </w:del>
      <w:del w:id="3297" w:author="user" w:date="2019-10-22T14:51:00Z">
        <w:r>
          <w:rPr>
            <w:rFonts w:ascii="Times New Roman" w:hAnsi="Times New Roman" w:cs="Times New Roman"/>
          </w:rPr>
          <w:delText>日，</w:delText>
        </w:r>
      </w:del>
      <w:del w:id="3298" w:author="user" w:date="2019-10-22T14:51:00Z">
        <w:r>
          <w:rPr>
            <w:rFonts w:ascii="Times New Roman" w:hAnsi="Times New Roman" w:cs="Times New Roman"/>
            <w:spacing w:val="-6"/>
            <w:szCs w:val="32"/>
          </w:rPr>
          <w:delText>省人大法制委员会对该决定进行了审议，现将审议意见报告如下：</w:delText>
        </w:r>
      </w:del>
    </w:p>
    <w:p>
      <w:pPr>
        <w:pStyle w:val="Normal"/>
        <w:overflowPunct w:val="false"/>
        <w:ind w:endChars="0" w:end="0"/>
        <w:rPr>
          <w:del w:id="3302" w:author="user" w:date="2019-10-22T14:51:00Z"/>
          <w:rFonts w:ascii="Times New Roman" w:hAnsi="Times New Roman" w:cs="Times New Roman"/>
          <w:kern w:val="0"/>
          <w:szCs w:val="32"/>
        </w:rPr>
      </w:pPr>
      <w:del w:id="3300" w:author="user" w:date="2019-10-22T14:51:00Z">
        <w:r>
          <w:rPr>
            <w:rFonts w:ascii="Times New Roman" w:hAnsi="Times New Roman" w:cs="Times New Roman"/>
            <w:color w:val="000000"/>
            <w:szCs w:val="32"/>
          </w:rPr>
          <w:delText>按照全国人大常委会法工委和省人大常委会办公厅关于做好涉及生态文明建设、环境保护、大气污染防治地方性法规清理工作的要求，</w:delText>
        </w:r>
      </w:del>
      <w:del w:id="3301" w:author="user" w:date="2019-10-22T14:51:00Z">
        <w:r>
          <w:rPr>
            <w:rFonts w:ascii="Times New Roman" w:hAnsi="Times New Roman" w:cs="Times New Roman"/>
            <w:kern w:val="0"/>
            <w:szCs w:val="32"/>
          </w:rPr>
          <w:delText>无锡市人大常委会对相关地方性法规进行了清理，决定集中修改《无锡市禁止燃放烟花爆竹条例》《无锡市水资源节约利用条例》《无锡市河道管理条例》《无锡市城市绿化管理条例》《无锡市市容和环境卫生管理条例》等五件地方性法规。修改后的内容符合上位法的规定，明确、具体，操作性强。</w:delText>
        </w:r>
      </w:del>
    </w:p>
    <w:p>
      <w:pPr>
        <w:pStyle w:val="Normal"/>
        <w:overflowPunct w:val="false"/>
        <w:ind w:endChars="0" w:end="0"/>
        <w:rPr>
          <w:del w:id="3304" w:author="user" w:date="2019-10-22T14:51:00Z"/>
          <w:rFonts w:ascii="Times New Roman" w:hAnsi="Times New Roman" w:cs="Times New Roman"/>
          <w:kern w:val="0"/>
          <w:szCs w:val="32"/>
        </w:rPr>
      </w:pPr>
      <w:del w:id="3303" w:author="user" w:date="2019-10-22T14:51:00Z">
        <w:r>
          <w:rPr>
            <w:rFonts w:ascii="Times New Roman" w:hAnsi="Times New Roman" w:cs="Times New Roman"/>
            <w:kern w:val="0"/>
            <w:szCs w:val="32"/>
          </w:rPr>
          <w:delText>该决定同宪法、法律、行政法规和本省的地方性法规不相抵触，建议本次常委会会议审议批准。</w:delText>
        </w:r>
      </w:del>
    </w:p>
    <w:p>
      <w:pPr>
        <w:pStyle w:val="Normal"/>
        <w:overflowPunct w:val="false"/>
        <w:ind w:endChars="0" w:end="0"/>
        <w:rPr>
          <w:del w:id="3306" w:author="user" w:date="2019-10-22T14:51:00Z"/>
          <w:rFonts w:ascii="Times New Roman" w:hAnsi="Times New Roman" w:cs="Times New Roman"/>
          <w:kern w:val="0"/>
          <w:szCs w:val="32"/>
        </w:rPr>
      </w:pPr>
      <w:del w:id="3305" w:author="user" w:date="2019-10-22T14:51:00Z">
        <w:r>
          <w:rPr>
            <w:rFonts w:ascii="Times New Roman" w:hAnsi="Times New Roman" w:cs="Times New Roman"/>
            <w:kern w:val="0"/>
            <w:szCs w:val="32"/>
          </w:rPr>
          <w:delText>以上报告，请审议。</w:delText>
        </w:r>
      </w:del>
    </w:p>
    <w:p>
      <w:pPr>
        <w:pStyle w:val="Normal"/>
        <w:overflowPunct w:val="false"/>
        <w:ind w:endChars="0" w:end="0"/>
        <w:rPr>
          <w:del w:id="3308" w:author="user" w:date="2019-10-22T14:51:00Z"/>
          <w:rFonts w:ascii="Times New Roman" w:hAnsi="Times New Roman" w:cs="Times New Roman"/>
          <w:kern w:val="0"/>
          <w:szCs w:val="32"/>
        </w:rPr>
      </w:pPr>
      <w:del w:id="3307" w:author="user" w:date="2019-10-22T14:51:00Z">
        <w:r>
          <w:rPr>
            <w:rFonts w:cs="Times New Roman" w:ascii="Times New Roman" w:hAnsi="Times New Roman"/>
            <w:kern w:val="0"/>
            <w:szCs w:val="32"/>
          </w:rPr>
        </w:r>
      </w:del>
    </w:p>
    <w:p>
      <w:pPr>
        <w:pStyle w:val="Normal"/>
        <w:overflowPunct w:val="false"/>
        <w:snapToGrid w:val="false"/>
        <w:ind w:endChars="0" w:end="0"/>
        <w:rPr>
          <w:del w:id="3310" w:author="user" w:date="2019-10-22T14:51:00Z"/>
          <w:rFonts w:ascii="Times New Roman" w:hAnsi="Times New Roman" w:cs="Times New Roman"/>
          <w:kern w:val="0"/>
          <w:szCs w:val="32"/>
        </w:rPr>
      </w:pPr>
      <w:del w:id="3309" w:author="user" w:date="2019-10-22T14:51:00Z">
        <w:r>
          <w:rPr>
            <w:rFonts w:cs="Times New Roman" w:ascii="Times New Roman" w:hAnsi="Times New Roman"/>
            <w:kern w:val="0"/>
            <w:szCs w:val="32"/>
          </w:rPr>
        </w:r>
      </w:del>
    </w:p>
    <w:p>
      <w:pPr>
        <w:pStyle w:val="Normal"/>
        <w:overflowPunct w:val="false"/>
        <w:snapToGrid w:val="false"/>
        <w:ind w:endChars="0" w:end="0"/>
        <w:rPr>
          <w:del w:id="3312" w:author="user" w:date="2019-10-22T14:51:00Z"/>
          <w:rFonts w:ascii="Times New Roman" w:hAnsi="Times New Roman" w:cs="Times New Roman"/>
          <w:spacing w:val="-11"/>
          <w:kern w:val="0"/>
          <w:szCs w:val="32"/>
        </w:rPr>
      </w:pPr>
      <w:del w:id="3311" w:author="user" w:date="2019-10-22T14:51:00Z">
        <w:r>
          <w:rPr>
            <w:rFonts w:cs="Times New Roman" w:ascii="Times New Roman" w:hAnsi="Times New Roman"/>
            <w:spacing w:val="-11"/>
            <w:kern w:val="0"/>
            <w:szCs w:val="32"/>
          </w:rPr>
        </w:r>
      </w:del>
    </w:p>
    <w:p>
      <w:pPr>
        <w:pStyle w:val="Normal"/>
        <w:overflowPunct w:val="false"/>
        <w:snapToGrid w:val="false"/>
        <w:ind w:endChars="0" w:end="0"/>
        <w:rPr>
          <w:del w:id="3314" w:author="user" w:date="2019-10-22T14:51:00Z"/>
          <w:rFonts w:ascii="Times New Roman" w:hAnsi="Times New Roman" w:cs="Times New Roman"/>
          <w:spacing w:val="-11"/>
          <w:szCs w:val="32"/>
        </w:rPr>
      </w:pPr>
      <w:del w:id="3313" w:author="user" w:date="2019-10-22T14:51: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3316" w:author="user" w:date="2019-10-22T14:51:00Z"/>
          <w:rFonts w:ascii="Times New Roman" w:hAnsi="Times New Roman" w:cs="Times New Roman"/>
          <w:spacing w:val="-11"/>
          <w:szCs w:val="32"/>
        </w:rPr>
      </w:pPr>
      <w:del w:id="3315" w:author="user" w:date="2019-10-22T14:51: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3318" w:author="user" w:date="2019-10-22T14:51:00Z"/>
          <w:rFonts w:ascii="Times New Roman" w:hAnsi="Times New Roman" w:cs="Times New Roman"/>
          <w:szCs w:val="32"/>
        </w:rPr>
      </w:pPr>
      <w:del w:id="331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20" w:author="user" w:date="2019-10-22T14:51:00Z"/>
          <w:rFonts w:ascii="Times New Roman" w:hAnsi="Times New Roman" w:cs="Times New Roman"/>
          <w:szCs w:val="32"/>
        </w:rPr>
      </w:pPr>
      <w:del w:id="331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22" w:author="user" w:date="2019-10-22T14:51:00Z"/>
          <w:rFonts w:ascii="Times New Roman" w:hAnsi="Times New Roman" w:cs="Times New Roman"/>
          <w:szCs w:val="32"/>
        </w:rPr>
      </w:pPr>
      <w:del w:id="332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24" w:author="user" w:date="2019-10-22T14:51:00Z"/>
          <w:rFonts w:ascii="Times New Roman" w:hAnsi="Times New Roman" w:cs="Times New Roman"/>
          <w:szCs w:val="32"/>
        </w:rPr>
      </w:pPr>
      <w:del w:id="3323"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26" w:author="user" w:date="2019-10-22T14:51:00Z"/>
          <w:rFonts w:ascii="Times New Roman" w:hAnsi="Times New Roman" w:cs="Times New Roman"/>
          <w:szCs w:val="32"/>
        </w:rPr>
      </w:pPr>
      <w:del w:id="3325"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28" w:author="user" w:date="2019-10-22T14:51:00Z"/>
          <w:rFonts w:ascii="Times New Roman" w:hAnsi="Times New Roman" w:cs="Times New Roman"/>
          <w:szCs w:val="32"/>
        </w:rPr>
      </w:pPr>
      <w:del w:id="332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30" w:author="user" w:date="2019-10-22T14:51:00Z"/>
          <w:rFonts w:ascii="Times New Roman" w:hAnsi="Times New Roman" w:cs="Times New Roman"/>
          <w:szCs w:val="32"/>
        </w:rPr>
      </w:pPr>
      <w:del w:id="3329" w:author="user" w:date="2019-10-22T14:51: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3332" w:author="user" w:date="2019-10-22T14:51:00Z"/>
          <w:rFonts w:ascii="Times New Roman" w:hAnsi="Times New Roman" w:cs="Times New Roman"/>
          <w:szCs w:val="32"/>
        </w:rPr>
      </w:pPr>
      <w:del w:id="333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34" w:author="user" w:date="2019-10-22T14:51:00Z"/>
          <w:rFonts w:ascii="Times New Roman" w:hAnsi="Times New Roman" w:cs="Times New Roman"/>
          <w:szCs w:val="32"/>
        </w:rPr>
      </w:pPr>
      <w:del w:id="3333"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36" w:author="user" w:date="2019-10-22T14:51:00Z"/>
          <w:rFonts w:ascii="Times New Roman" w:hAnsi="Times New Roman" w:cs="Times New Roman"/>
          <w:szCs w:val="32"/>
        </w:rPr>
      </w:pPr>
      <w:del w:id="3335"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38" w:author="user" w:date="2019-10-22T14:51:00Z"/>
          <w:rFonts w:ascii="Times New Roman" w:hAnsi="Times New Roman" w:cs="Times New Roman"/>
          <w:szCs w:val="32"/>
        </w:rPr>
      </w:pPr>
      <w:del w:id="333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40" w:author="user" w:date="2019-10-22T14:51:00Z"/>
          <w:rFonts w:ascii="Times New Roman" w:hAnsi="Times New Roman" w:cs="Times New Roman"/>
          <w:szCs w:val="32"/>
        </w:rPr>
      </w:pPr>
      <w:del w:id="333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42" w:author="user" w:date="2019-10-22T14:51:00Z"/>
          <w:rFonts w:ascii="Times New Roman" w:hAnsi="Times New Roman" w:cs="Times New Roman"/>
          <w:szCs w:val="32"/>
        </w:rPr>
      </w:pPr>
      <w:del w:id="334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44" w:author="user" w:date="2019-10-22T14:51:00Z"/>
          <w:rFonts w:ascii="Times New Roman" w:hAnsi="Times New Roman" w:cs="Times New Roman"/>
          <w:szCs w:val="32"/>
        </w:rPr>
      </w:pPr>
      <w:del w:id="3343"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46" w:author="user" w:date="2019-10-22T14:51:00Z"/>
          <w:rFonts w:ascii="Times New Roman" w:hAnsi="Times New Roman" w:cs="Times New Roman"/>
          <w:szCs w:val="32"/>
        </w:rPr>
      </w:pPr>
      <w:del w:id="3345"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48" w:author="user" w:date="2019-10-22T14:51:00Z"/>
          <w:rFonts w:ascii="Times New Roman" w:hAnsi="Times New Roman" w:cs="Times New Roman"/>
          <w:szCs w:val="32"/>
        </w:rPr>
      </w:pPr>
      <w:del w:id="334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50" w:author="user" w:date="2019-10-22T14:51:00Z"/>
          <w:rFonts w:ascii="Times New Roman" w:hAnsi="Times New Roman" w:cs="Times New Roman"/>
          <w:szCs w:val="32"/>
        </w:rPr>
      </w:pPr>
      <w:del w:id="334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52" w:author="user" w:date="2019-10-22T14:51:00Z"/>
          <w:rFonts w:ascii="Times New Roman" w:hAnsi="Times New Roman" w:cs="Times New Roman"/>
          <w:szCs w:val="32"/>
        </w:rPr>
      </w:pPr>
      <w:del w:id="335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54" w:author="user" w:date="2019-10-22T14:51:00Z"/>
          <w:rFonts w:ascii="Times New Roman" w:hAnsi="Times New Roman" w:cs="Times New Roman"/>
          <w:szCs w:val="32"/>
        </w:rPr>
      </w:pPr>
      <w:del w:id="3353"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56" w:author="user" w:date="2019-10-22T14:51:00Z"/>
          <w:rFonts w:ascii="Times New Roman" w:hAnsi="Times New Roman" w:cs="Times New Roman"/>
          <w:szCs w:val="32"/>
        </w:rPr>
      </w:pPr>
      <w:del w:id="3355"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58" w:author="user" w:date="2019-10-22T14:51:00Z"/>
          <w:rFonts w:ascii="Times New Roman" w:hAnsi="Times New Roman" w:cs="Times New Roman"/>
          <w:szCs w:val="32"/>
        </w:rPr>
      </w:pPr>
      <w:del w:id="335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60" w:author="user" w:date="2019-10-22T14:51:00Z"/>
          <w:rFonts w:ascii="Times New Roman" w:hAnsi="Times New Roman" w:cs="Times New Roman"/>
          <w:szCs w:val="32"/>
        </w:rPr>
      </w:pPr>
      <w:del w:id="335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62" w:author="user" w:date="2019-10-22T14:51:00Z"/>
          <w:rFonts w:ascii="Times New Roman" w:hAnsi="Times New Roman" w:cs="Times New Roman"/>
          <w:szCs w:val="32"/>
        </w:rPr>
      </w:pPr>
      <w:del w:id="3361"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64" w:author="user" w:date="2019-10-22T14:51:00Z"/>
          <w:rFonts w:ascii="Times New Roman" w:hAnsi="Times New Roman" w:cs="Times New Roman"/>
          <w:szCs w:val="32"/>
        </w:rPr>
      </w:pPr>
      <w:del w:id="3363"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66" w:author="user" w:date="2019-10-22T14:51:00Z"/>
          <w:rFonts w:ascii="Times New Roman" w:hAnsi="Times New Roman" w:cs="Times New Roman"/>
          <w:szCs w:val="32"/>
        </w:rPr>
      </w:pPr>
      <w:del w:id="3365"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68" w:author="user" w:date="2019-10-22T14:51:00Z"/>
          <w:rFonts w:ascii="Times New Roman" w:hAnsi="Times New Roman" w:cs="Times New Roman"/>
          <w:szCs w:val="32"/>
        </w:rPr>
      </w:pPr>
      <w:del w:id="3367"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3370" w:author="user" w:date="2019-10-22T14:51:00Z"/>
          <w:rFonts w:ascii="Times New Roman" w:hAnsi="Times New Roman" w:cs="Times New Roman"/>
          <w:szCs w:val="32"/>
        </w:rPr>
      </w:pPr>
      <w:del w:id="3369" w:author="user" w:date="2019-10-22T14:51: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590"/>
              <w:ind w:endChars="0" w:end="0"/>
              <w:jc w:val="both"/>
              <w:textAlignment w:val="auto"/>
              <w:rPr>
                <w:rFonts w:ascii="Times New Roman" w:hAnsi="Times New Roman" w:cs="Times New Roman"/>
                <w:szCs w:val="32"/>
              </w:rPr>
            </w:pPr>
            <w:del w:id="3371" w:author="user" w:date="2019-10-22T14:51:00Z">
              <w:r>
                <w:rPr>
                  <w:rFonts w:ascii="Times New Roman" w:hAnsi="Times New Roman" w:cs="Times New Roman"/>
                  <w:szCs w:val="32"/>
                </w:rPr>
                <w:delText xml:space="preserve">江苏省人大常委会办公厅           </w:delText>
              </w:r>
            </w:del>
            <w:del w:id="3372" w:author="user" w:date="2019-10-22T14:51:00Z">
              <w:r>
                <w:rPr>
                  <w:rFonts w:cs="Times New Roman" w:ascii="Times New Roman" w:hAnsi="Times New Roman"/>
                  <w:szCs w:val="32"/>
                </w:rPr>
                <w:delText>2019</w:delText>
              </w:r>
            </w:del>
            <w:del w:id="3373" w:author="user" w:date="2019-10-22T14:51:00Z">
              <w:r>
                <w:rPr>
                  <w:rFonts w:ascii="Times New Roman" w:hAnsi="Times New Roman" w:cs="Times New Roman"/>
                  <w:szCs w:val="32"/>
                </w:rPr>
                <w:delText>年</w:delText>
              </w:r>
            </w:del>
            <w:del w:id="3374" w:author="user" w:date="2019-10-22T14:51:00Z">
              <w:r>
                <w:rPr>
                  <w:rFonts w:cs="Times New Roman" w:ascii="Times New Roman" w:hAnsi="Times New Roman"/>
                  <w:szCs w:val="32"/>
                </w:rPr>
                <w:delText>10</w:delText>
              </w:r>
            </w:del>
            <w:del w:id="3375" w:author="user" w:date="2019-10-22T14:51:00Z">
              <w:r>
                <w:rPr>
                  <w:rFonts w:ascii="Times New Roman" w:hAnsi="Times New Roman" w:cs="Times New Roman"/>
                  <w:szCs w:val="32"/>
                </w:rPr>
                <w:delText>月</w:delText>
              </w:r>
            </w:del>
            <w:del w:id="3376" w:author="user" w:date="2019-10-22T14:51:00Z">
              <w:r>
                <w:rPr>
                  <w:rFonts w:ascii="Times New Roman" w:hAnsi="Times New Roman" w:cs="Times New Roman"/>
                  <w:szCs w:val="32"/>
                </w:rPr>
                <w:delText xml:space="preserve">  </w:delText>
              </w:r>
            </w:del>
            <w:ins w:id="3377" w:author="吴正楠" w:date="2019-10-17T16:15:00Z">
              <w:del w:id="3378" w:author="user" w:date="2019-10-22T14:51:00Z">
                <w:r>
                  <w:rPr>
                    <w:rFonts w:cs="Times New Roman" w:ascii="Times New Roman" w:hAnsi="Times New Roman"/>
                    <w:szCs w:val="32"/>
                  </w:rPr>
                  <w:delText>17</w:delText>
                </w:r>
              </w:del>
            </w:ins>
            <w:del w:id="3379" w:author="user" w:date="2019-10-22T14:51:00Z">
              <w:r>
                <w:rPr>
                  <w:rFonts w:ascii="Times New Roman" w:hAnsi="Times New Roman" w:cs="Times New Roman"/>
                  <w:szCs w:val="32"/>
                </w:rPr>
                <w:delText>日印发</w:delText>
              </w:r>
            </w:del>
          </w:p>
        </w:tc>
      </w:tr>
    </w:tbl>
    <w:p>
      <w:pPr>
        <w:pStyle w:val="Normal"/>
        <w:spacing w:lineRule="exact" w:line="590"/>
        <w:ind w:firstLineChars="200" w:endChars="0" w:end="0"/>
        <w:rPr>
          <w:del w:id="3381" w:author="user" w:date="2019-10-22T14:51:00Z"/>
          <w:rFonts w:ascii="Times New Roman" w:hAnsi="Times New Roman" w:cs="Times New Roman"/>
        </w:rPr>
      </w:pPr>
      <w:del w:id="3380" w:author="user" w:date="2019-10-22T14:51:00Z">
        <w:r>
          <w:rPr>
            <w:rFonts w:cs="Times New Roman" w:ascii="Times New Roman" w:hAnsi="Times New Roman"/>
          </w:rPr>
        </w:r>
      </w:del>
    </w:p>
    <w:p>
      <w:pPr>
        <w:pStyle w:val="Normal"/>
        <w:spacing w:lineRule="exact" w:line="590"/>
        <w:ind w:endChars="0" w:end="0"/>
        <w:rPr>
          <w:del w:id="3383" w:author="user" w:date="2019-10-22T14:51:00Z"/>
          <w:rFonts w:ascii="Times New Roman" w:hAnsi="Times New Roman" w:cs="Times New Roman"/>
        </w:rPr>
      </w:pPr>
      <w:del w:id="3382" w:author="user" w:date="2019-10-22T14:51:00Z">
        <w:r>
          <w:rPr>
            <w:rFonts w:cs="Times New Roman" w:ascii="Times New Roman" w:hAnsi="Times New Roman"/>
          </w:rPr>
        </w:r>
      </w:del>
    </w:p>
    <w:p>
      <w:pPr>
        <w:pStyle w:val="Normal"/>
        <w:tabs>
          <w:tab w:val="clear" w:pos="425"/>
          <w:tab w:val="left" w:pos="7200" w:leader="none"/>
          <w:tab w:val="left" w:pos="7740" w:leader="none"/>
        </w:tabs>
        <w:spacing w:lineRule="exact" w:line="590"/>
        <w:ind w:endChars="0" w:end="0"/>
        <w:rPr>
          <w:del w:id="3385" w:author="user" w:date="2019-10-22T14:51:00Z"/>
          <w:rFonts w:ascii="Times New Roman" w:hAnsi="Times New Roman" w:eastAsia="宋体" w:cs="Times New Roman"/>
          <w:b/>
          <w:sz w:val="54"/>
          <w:szCs w:val="54"/>
        </w:rPr>
      </w:pPr>
      <w:del w:id="3384" w:author="user" w:date="2019-10-22T14:51: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del w:id="3387" w:author="user" w:date="2019-10-22T14:51:00Z"/>
          <w:rFonts w:ascii="Times New Roman" w:hAnsi="Times New Roman" w:eastAsia="宋体" w:cs="Times New Roman"/>
          <w:b/>
          <w:sz w:val="54"/>
          <w:szCs w:val="54"/>
        </w:rPr>
      </w:pPr>
      <w:del w:id="3386" w:author="user" w:date="2019-10-22T14:51: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4" behindDoc="0" locked="0" layoutInCell="0" allowOverlap="1">
              <wp:simplePos x="0" y="0"/>
              <wp:positionH relativeFrom="margin">
                <wp:align>outside</wp:align>
              </wp:positionH>
              <wp:positionV relativeFrom="paragraph">
                <wp:posOffset>635</wp:posOffset>
              </wp:positionV>
              <wp:extent cx="7816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816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61.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8" behindDoc="0" locked="0" layoutInCell="0" allowOverlap="1">
              <wp:simplePos x="0" y="0"/>
              <wp:positionH relativeFrom="margin">
                <wp:align>outside</wp:align>
              </wp:positionH>
              <wp:positionV relativeFrom="paragraph">
                <wp:posOffset>635</wp:posOffset>
              </wp:positionV>
              <wp:extent cx="7816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816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1.55pt;height:20pt;mso-wrap-distance-left:0pt;mso-wrap-distance-right:0pt;mso-wrap-distance-top:0pt;mso-wrap-distance-bottom:0pt;margin-top:0.05pt;mso-position-vertical-relative:text;margin-left:380.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bz-content1">
    <w:name w:val="bz-content1"/>
    <w:basedOn w:val="Style11"/>
    <w:qFormat/>
    <w:rPr>
      <w:strike w:val="false"/>
      <w:dstrike w:val="false"/>
      <w:sz w:val="20"/>
      <w:szCs w:val="20"/>
      <w:u w:val="none"/>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2019-10-22T14:53:41Z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