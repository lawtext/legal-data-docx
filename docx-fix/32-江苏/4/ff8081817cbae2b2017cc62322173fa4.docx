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方正小标宋简体;方正舒体" w:hAnsi="方正小标宋简体;方正舒体" w:eastAsia="方正小标宋简体;方正舒体" w:hint="eastAsia"/>
          <w:szCs w:val="32"/>
        </w:rPr>
      </w:pPr>
      <w:r>
        <w:rPr>
          <w:rFonts w:eastAsia="方正小标宋简体;方正舒体" w:hint="eastAsia" w:ascii="方正小标宋简体;方正舒体" w:hAnsi="方正小标宋简体;方正舒体"/>
          <w:szCs w:val="32"/>
        </w:rPr>
      </w:r>
    </w:p>
    <w:p>
      <w:pPr>
        <w:pStyle w:val="Normal"/>
        <w:ind w:endChars="0" w:end="0"/>
        <w:jc w:val="center"/>
        <w:rPr>
          <w:rFonts w:ascii="方正小标宋简体;方正舒体" w:hAnsi="方正小标宋简体;方正舒体" w:eastAsia="方正小标宋简体;方正舒体" w:hint="eastAsia"/>
          <w:szCs w:val="32"/>
        </w:rPr>
      </w:pPr>
      <w:r>
        <w:rPr>
          <w:rFonts w:eastAsia="方正小标宋简体;方正舒体" w:hint="eastAsia" w:ascii="方正小标宋简体;方正舒体" w:hAnsi="方正小标宋简体;方正舒体"/>
          <w:szCs w:val="32"/>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淮安市停车场管理条例</w:t>
      </w:r>
    </w:p>
    <w:p>
      <w:pPr>
        <w:pStyle w:val="Normal"/>
        <w:ind w:endChars="0" w:end="0"/>
        <w:jc w:val="center"/>
        <w:rPr>
          <w:rFonts w:ascii="Times New Roman" w:hAnsi="Times New Roman" w:eastAsia="楷体_GB2312;楷体" w:cs="Times New Roman" w:hint="eastAsia"/>
          <w:bCs/>
          <w:szCs w:val="32"/>
        </w:rPr>
      </w:pPr>
      <w:r>
        <w:rPr>
          <w:rFonts w:eastAsia="楷体_GB2312;楷体" w:cs="Times New Roman" w:hint="eastAsia" w:ascii="Times New Roman" w:hAnsi="Times New Roman"/>
          <w:bCs/>
          <w:szCs w:val="32"/>
        </w:rPr>
        <w:t xml:space="preserve">  </w:t>
      </w:r>
    </w:p>
    <w:p>
      <w:pPr>
        <w:pStyle w:val="Normal"/>
        <w:ind w:firstLineChars="0" w:firstLine="0" w:startChars="200" w:endChars="200"/>
        <w:jc w:val="both"/>
        <w:rPr>
          <w:rFonts w:ascii="Times New Roman" w:hAnsi="Times New Roman" w:eastAsia="楷体_GB2312;楷体" w:cs="Times New Roman"/>
          <w:bCs/>
          <w:szCs w:val="32"/>
        </w:rPr>
      </w:pPr>
      <w:r>
        <w:rPr>
          <w:rFonts w:ascii="Times New Roman" w:hAnsi="Times New Roman" w:cs="Times New Roman" w:eastAsia="楷体_GB2312;楷体"/>
          <w:bCs/>
          <w:szCs w:val="32"/>
        </w:rPr>
        <w:t>（</w:t>
      </w:r>
      <w:r>
        <w:rPr>
          <w:rFonts w:eastAsia="楷体_GB2312;楷体" w:cs="Times New Roman" w:ascii="Times New Roman" w:hAnsi="Times New Roman"/>
          <w:bCs/>
          <w:szCs w:val="32"/>
        </w:rPr>
        <w:t>2021</w:t>
      </w:r>
      <w:r>
        <w:rPr>
          <w:rFonts w:ascii="Times New Roman" w:hAnsi="Times New Roman" w:cs="Times New Roman" w:eastAsia="楷体_GB2312;楷体"/>
          <w:bCs/>
          <w:szCs w:val="32"/>
        </w:rPr>
        <w:t>年</w:t>
      </w:r>
      <w:r>
        <w:rPr>
          <w:rFonts w:eastAsia="楷体_GB2312;楷体" w:cs="Times New Roman" w:ascii="Times New Roman" w:hAnsi="Times New Roman"/>
          <w:bCs/>
          <w:szCs w:val="32"/>
        </w:rPr>
        <w:t>9</w:t>
      </w:r>
      <w:r>
        <w:rPr>
          <w:rFonts w:ascii="Times New Roman" w:hAnsi="Times New Roman" w:cs="Times New Roman" w:eastAsia="楷体_GB2312;楷体"/>
          <w:bCs/>
          <w:szCs w:val="32"/>
        </w:rPr>
        <w:t>月</w:t>
      </w:r>
      <w:r>
        <w:rPr>
          <w:rFonts w:eastAsia="楷体_GB2312;楷体" w:cs="Times New Roman" w:ascii="Times New Roman" w:hAnsi="Times New Roman"/>
          <w:bCs/>
          <w:szCs w:val="32"/>
        </w:rPr>
        <w:t>3</w:t>
      </w:r>
      <w:r>
        <w:rPr>
          <w:rFonts w:ascii="Times New Roman" w:hAnsi="Times New Roman" w:cs="Times New Roman" w:eastAsia="楷体_GB2312;楷体"/>
          <w:bCs/>
          <w:szCs w:val="32"/>
        </w:rPr>
        <w:t>日淮安市第八届人民代表大会常务委员会第四十三次会议通过</w:t>
      </w:r>
      <w:r>
        <w:rPr>
          <w:rFonts w:ascii="Times New Roman" w:hAnsi="Times New Roman" w:cs="Times New Roman" w:hint="eastAsia" w:eastAsia="楷体_GB2312;楷体"/>
          <w:bCs/>
          <w:szCs w:val="32"/>
        </w:rPr>
        <w:t xml:space="preserve">  </w:t>
      </w:r>
      <w:r>
        <w:rPr>
          <w:rFonts w:eastAsia="楷体_GB2312;楷体" w:cs="楷体_GB2312;楷体" w:hint="eastAsia" w:ascii="Times New Roman" w:hAnsi="Times New Roman"/>
          <w:szCs w:val="32"/>
        </w:rPr>
        <w:t>2021</w:t>
      </w:r>
      <w:r>
        <w:rPr>
          <w:rFonts w:ascii="Times New Roman" w:hAnsi="Times New Roman" w:cs="楷体_GB2312;楷体" w:hint="eastAsia" w:eastAsia="楷体_GB2312;楷体"/>
          <w:szCs w:val="32"/>
        </w:rPr>
        <w:t>年</w:t>
      </w:r>
      <w:r>
        <w:rPr>
          <w:rFonts w:eastAsia="楷体_GB2312;楷体" w:cs="楷体_GB2312;楷体" w:hint="eastAsia" w:ascii="Times New Roman" w:hAnsi="Times New Roman"/>
          <w:szCs w:val="32"/>
        </w:rPr>
        <w:t>9</w:t>
      </w:r>
      <w:r>
        <w:rPr>
          <w:rFonts w:ascii="Times New Roman" w:hAnsi="Times New Roman" w:cs="楷体_GB2312;楷体" w:hint="eastAsia" w:eastAsia="楷体_GB2312;楷体"/>
          <w:szCs w:val="32"/>
        </w:rPr>
        <w:t>月</w:t>
      </w:r>
      <w:r>
        <w:rPr>
          <w:rFonts w:eastAsia="楷体_GB2312;楷体" w:cs="楷体_GB2312;楷体" w:hint="eastAsia" w:ascii="Times New Roman" w:hAnsi="Times New Roman"/>
          <w:szCs w:val="32"/>
        </w:rPr>
        <w:t>29</w:t>
      </w:r>
      <w:r>
        <w:rPr>
          <w:rFonts w:ascii="Times New Roman" w:hAnsi="Times New Roman" w:cs="楷体_GB2312;楷体" w:hint="eastAsia" w:eastAsia="楷体_GB2312;楷体"/>
          <w:szCs w:val="32"/>
        </w:rPr>
        <w:t>日江苏省第十三届人民代表大会常务委员会第二十五次会议批准</w:t>
      </w:r>
      <w:r>
        <w:rPr>
          <w:rFonts w:ascii="Times New Roman" w:hAnsi="Times New Roman" w:cs="Times New Roman" w:eastAsia="楷体_GB2312;楷体"/>
          <w:bCs/>
          <w:szCs w:val="32"/>
        </w:rPr>
        <w:t>）</w:t>
      </w:r>
    </w:p>
    <w:p>
      <w:pPr>
        <w:pStyle w:val="Normal"/>
        <w:ind w:endChars="0" w:end="0"/>
        <w:jc w:val="center"/>
        <w:rPr>
          <w:rFonts w:ascii="楷体_GB2312;楷体" w:hAnsi="楷体_GB2312;楷体" w:eastAsia="楷体_GB2312;楷体" w:cs="方正小标宋简体;方正舒体" w:hint="eastAsia"/>
          <w:bCs/>
          <w:szCs w:val="32"/>
        </w:rPr>
      </w:pPr>
      <w:r>
        <w:rPr>
          <w:rFonts w:eastAsia="楷体_GB2312;楷体" w:cs="方正小标宋简体;方正舒体" w:hint="eastAsia" w:ascii="楷体_GB2312;楷体" w:hAnsi="楷体_GB2312;楷体"/>
          <w:bCs/>
          <w:szCs w:val="32"/>
        </w:rPr>
      </w:r>
    </w:p>
    <w:p>
      <w:pPr>
        <w:pStyle w:val="Normal"/>
        <w:ind w:firstLineChars="0" w:firstLine="0" w:endChars="0" w:end="0"/>
        <w:jc w:val="center"/>
        <w:rPr>
          <w:rFonts w:ascii="Times New Roman" w:hAnsi="Times New Roman" w:eastAsia="楷体_GB2312;楷体" w:cs="Times New Roman"/>
          <w:bCs/>
          <w:spacing w:val="-20"/>
          <w:szCs w:val="32"/>
        </w:rPr>
      </w:pPr>
      <w:r>
        <w:rPr>
          <w:rFonts w:ascii="Times New Roman" w:hAnsi="Times New Roman" w:cs="Times New Roman" w:eastAsia="楷体_GB2312;楷体"/>
          <w:bCs/>
          <w:spacing w:val="-20"/>
          <w:szCs w:val="32"/>
        </w:rPr>
        <w:t>目</w:t>
      </w:r>
      <w:r>
        <w:rPr>
          <w:rFonts w:ascii="Times New Roman" w:hAnsi="Times New Roman" w:cs="Times New Roman" w:hint="eastAsia" w:eastAsia="楷体_GB2312;楷体"/>
          <w:bCs/>
          <w:spacing w:val="-20"/>
          <w:szCs w:val="32"/>
        </w:rPr>
        <w:t xml:space="preserve">  </w:t>
      </w:r>
      <w:r>
        <w:rPr>
          <w:rFonts w:ascii="Times New Roman" w:hAnsi="Times New Roman" w:cs="Times New Roman" w:eastAsia="楷体_GB2312;楷体"/>
          <w:bCs/>
          <w:spacing w:val="-20"/>
          <w:szCs w:val="32"/>
        </w:rPr>
        <w:t>录</w:t>
      </w:r>
    </w:p>
    <w:p>
      <w:pPr>
        <w:pStyle w:val="Normal"/>
        <w:ind w:endChars="0" w:end="0"/>
        <w:jc w:val="start"/>
        <w:rPr>
          <w:rFonts w:ascii="Times New Roman" w:hAnsi="Times New Roman" w:eastAsia="楷体_GB2312;楷体" w:cs="Times New Roman"/>
          <w:bCs/>
          <w:spacing w:val="-20"/>
          <w:szCs w:val="32"/>
        </w:rPr>
      </w:pPr>
      <w:r>
        <w:rPr>
          <w:rFonts w:ascii="Times New Roman" w:hAnsi="Times New Roman" w:cs="Times New Roman" w:eastAsia="楷体_GB2312;楷体"/>
          <w:bCs/>
          <w:szCs w:val="32"/>
        </w:rPr>
        <w:t>第一章  总则</w:t>
      </w:r>
    </w:p>
    <w:p>
      <w:pPr>
        <w:pStyle w:val="Normal"/>
        <w:ind w:endChars="0" w:end="0"/>
        <w:jc w:val="start"/>
        <w:rPr>
          <w:rFonts w:ascii="Times New Roman" w:hAnsi="Times New Roman" w:eastAsia="楷体_GB2312;楷体" w:cs="Times New Roman"/>
          <w:bCs/>
          <w:kern w:val="0"/>
          <w:szCs w:val="32"/>
        </w:rPr>
      </w:pPr>
      <w:r>
        <w:rPr>
          <w:rFonts w:ascii="Times New Roman" w:hAnsi="Times New Roman" w:cs="Times New Roman" w:eastAsia="楷体_GB2312;楷体"/>
          <w:bCs/>
          <w:kern w:val="0"/>
          <w:szCs w:val="32"/>
        </w:rPr>
        <w:t>第二章  规划和建设</w:t>
      </w:r>
    </w:p>
    <w:p>
      <w:pPr>
        <w:pStyle w:val="Normal"/>
        <w:ind w:endChars="0" w:end="0"/>
        <w:jc w:val="start"/>
        <w:rPr>
          <w:rFonts w:ascii="Times New Roman" w:hAnsi="Times New Roman" w:eastAsia="楷体_GB2312;楷体" w:cs="Times New Roman"/>
          <w:kern w:val="0"/>
          <w:szCs w:val="32"/>
        </w:rPr>
      </w:pPr>
      <w:r>
        <w:rPr>
          <w:rFonts w:ascii="Times New Roman" w:hAnsi="Times New Roman" w:cs="Times New Roman" w:eastAsia="楷体_GB2312;楷体"/>
          <w:kern w:val="0"/>
          <w:szCs w:val="32"/>
        </w:rPr>
        <w:t>第三章  使用和管理</w:t>
      </w:r>
    </w:p>
    <w:p>
      <w:pPr>
        <w:pStyle w:val="Normal"/>
        <w:ind w:endChars="0" w:end="0"/>
        <w:jc w:val="start"/>
        <w:rPr>
          <w:rFonts w:ascii="Times New Roman" w:hAnsi="Times New Roman" w:eastAsia="楷体_GB2312;楷体" w:cs="Times New Roman"/>
          <w:szCs w:val="32"/>
        </w:rPr>
      </w:pPr>
      <w:r>
        <w:rPr>
          <w:rFonts w:ascii="Times New Roman" w:hAnsi="Times New Roman" w:cs="Times New Roman" w:eastAsia="楷体_GB2312;楷体"/>
          <w:kern w:val="0"/>
          <w:szCs w:val="32"/>
        </w:rPr>
        <w:t>第四章  非机动车停放管理</w:t>
      </w:r>
    </w:p>
    <w:p>
      <w:pPr>
        <w:pStyle w:val="Normal"/>
        <w:ind w:endChars="0" w:end="0"/>
        <w:jc w:val="start"/>
        <w:rPr>
          <w:rFonts w:ascii="Times New Roman" w:hAnsi="Times New Roman" w:eastAsia="楷体_GB2312;楷体" w:cs="Times New Roman"/>
          <w:kern w:val="0"/>
          <w:szCs w:val="32"/>
        </w:rPr>
      </w:pPr>
      <w:r>
        <w:rPr>
          <w:rFonts w:ascii="Times New Roman" w:hAnsi="Times New Roman" w:cs="Times New Roman" w:eastAsia="楷体_GB2312;楷体"/>
          <w:kern w:val="0"/>
          <w:szCs w:val="32"/>
        </w:rPr>
        <w:t>第五章  法律责任</w:t>
      </w:r>
    </w:p>
    <w:p>
      <w:pPr>
        <w:pStyle w:val="Normal"/>
        <w:ind w:endChars="0" w:end="0"/>
        <w:jc w:val="start"/>
        <w:rPr>
          <w:rFonts w:ascii="Times New Roman" w:hAnsi="Times New Roman" w:eastAsia="楷体_GB2312;楷体" w:cs="Times New Roman"/>
          <w:kern w:val="0"/>
          <w:szCs w:val="32"/>
        </w:rPr>
      </w:pPr>
      <w:r>
        <w:rPr>
          <w:rFonts w:ascii="Times New Roman" w:hAnsi="Times New Roman" w:cs="Times New Roman" w:eastAsia="楷体_GB2312;楷体"/>
          <w:kern w:val="0"/>
          <w:szCs w:val="32"/>
        </w:rPr>
        <w:t>第六章  附则</w:t>
      </w:r>
    </w:p>
    <w:p>
      <w:pPr>
        <w:pStyle w:val="Normal"/>
        <w:ind w:endChars="0" w:end="0"/>
        <w:jc w:val="center"/>
        <w:rPr>
          <w:rFonts w:ascii="Times New Roman" w:hAnsi="Times New Roman" w:eastAsia="楷体_GB2312;楷体" w:cs="Times New Roman"/>
          <w:bCs/>
          <w:kern w:val="0"/>
          <w:szCs w:val="32"/>
        </w:rPr>
      </w:pPr>
      <w:r>
        <w:rPr>
          <w:rFonts w:eastAsia="楷体_GB2312;楷体" w:cs="Times New Roman" w:ascii="Times New Roman" w:hAnsi="Times New Roman"/>
          <w:bCs/>
          <w:kern w:val="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第一章  总则</w:t>
      </w:r>
    </w:p>
    <w:p>
      <w:pPr>
        <w:pStyle w:val="Normal"/>
        <w:ind w:endChars="0" w:end="0"/>
        <w:rPr>
          <w:rFonts w:ascii="Times New Roman" w:hAnsi="Times New Roman" w:eastAsia="黑体" w:cs="Times New Roman"/>
          <w:b/>
          <w:bCs/>
          <w:szCs w:val="32"/>
        </w:rPr>
      </w:pPr>
      <w:r>
        <w:rPr>
          <w:rFonts w:eastAsia="黑体" w:cs="Times New Roman" w:ascii="Times New Roman" w:hAnsi="Times New Roman"/>
          <w:b/>
          <w:bCs/>
          <w:szCs w:val="32"/>
        </w:rPr>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第一条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为了加强停车场的规划和建设，规范停车场的使用和管理，改善停车环境和道路通行状况，根据有关法律、法规，结合本市实际，制定本条例。</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第二条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本市市区、县城以及实施城市化管理的其他区域停车场的规划、建设、使用和管理活动</w:t>
      </w:r>
      <w:r>
        <w:rPr>
          <w:rFonts w:ascii="仿宋_GB2312;仿宋" w:hAnsi="仿宋_GB2312;仿宋" w:cs="黑体" w:hint="eastAsia"/>
          <w:color w:val="000000"/>
          <w:szCs w:val="32"/>
        </w:rPr>
        <w:t>，</w:t>
      </w:r>
      <w:r>
        <w:rPr>
          <w:rFonts w:ascii="Times New Roman" w:hAnsi="Times New Roman" w:cs="Times New Roman"/>
          <w:bCs/>
          <w:szCs w:val="32"/>
        </w:rPr>
        <w:t>适用本条例。</w:t>
      </w:r>
    </w:p>
    <w:p>
      <w:pPr>
        <w:pStyle w:val="Normal"/>
        <w:ind w:endChars="0" w:end="0"/>
        <w:rPr>
          <w:rFonts w:ascii="Times New Roman" w:hAnsi="Times New Roman" w:eastAsia="方正仿宋_GBK;微软雅黑" w:cs="Times New Roman"/>
          <w:bCs/>
          <w:szCs w:val="32"/>
        </w:rPr>
      </w:pPr>
      <w:r>
        <w:rPr>
          <w:rFonts w:ascii="Times New Roman" w:hAnsi="Times New Roman" w:cs="Times New Roman" w:eastAsia="黑体"/>
          <w:bCs/>
          <w:szCs w:val="32"/>
        </w:rPr>
        <w:t>第三条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本条例所称停车场，是指供机动车和非机动车停放的场所，包括公共停车场、专用停车场、道路停车泊位，以及非机动车公共和专用停放场所</w:t>
      </w:r>
      <w:r>
        <w:rPr>
          <w:rFonts w:ascii="仿宋_GB2312;仿宋" w:hAnsi="仿宋_GB2312;仿宋" w:cs="黑体" w:hint="eastAsia"/>
          <w:bCs/>
          <w:szCs w:val="32"/>
        </w:rPr>
        <w:t>等</w:t>
      </w:r>
      <w:r>
        <w:rPr>
          <w:rFonts w:ascii="Times New Roman" w:hAnsi="Times New Roman" w:cs="Times New Roman"/>
          <w:bCs/>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公共停车场是指根据规划独立或者配套建设的，以及在道路红线以外临时占地设置的，为公众提供机动车停放的场所。</w:t>
      </w:r>
    </w:p>
    <w:p>
      <w:pPr>
        <w:pStyle w:val="Normal"/>
        <w:ind w:endChars="0" w:end="0"/>
        <w:rPr>
          <w:rFonts w:ascii="Times New Roman" w:hAnsi="Times New Roman" w:cs="Times New Roman"/>
          <w:bCs/>
          <w:szCs w:val="32"/>
        </w:rPr>
      </w:pPr>
      <w:r>
        <w:rPr>
          <w:rFonts w:ascii="Times New Roman" w:hAnsi="Times New Roman" w:cs="Times New Roman"/>
          <w:bCs/>
          <w:szCs w:val="32"/>
        </w:rPr>
        <w:t>专用停车场是指为本单位、本居住区提供机动车停放的场所。</w:t>
      </w:r>
    </w:p>
    <w:p>
      <w:pPr>
        <w:pStyle w:val="Normal"/>
        <w:ind w:endChars="0" w:end="0"/>
        <w:rPr>
          <w:rFonts w:ascii="Times New Roman" w:hAnsi="Times New Roman" w:cs="Times New Roman"/>
          <w:bCs/>
          <w:szCs w:val="32"/>
        </w:rPr>
      </w:pPr>
      <w:r>
        <w:rPr>
          <w:rFonts w:ascii="Times New Roman" w:hAnsi="Times New Roman" w:cs="Times New Roman"/>
          <w:bCs/>
          <w:szCs w:val="32"/>
        </w:rPr>
        <w:t>道路停车泊位是指在车行道、人行道、桥下空</w:t>
      </w:r>
      <w:r>
        <w:rPr>
          <w:rFonts w:ascii="Times New Roman" w:hAnsi="Times New Roman" w:cs="Times New Roman" w:hint="eastAsia"/>
          <w:bCs/>
          <w:szCs w:val="32"/>
        </w:rPr>
        <w:t>间</w:t>
      </w:r>
      <w:r>
        <w:rPr>
          <w:rFonts w:ascii="Times New Roman" w:hAnsi="Times New Roman" w:cs="Times New Roman"/>
          <w:bCs/>
          <w:szCs w:val="32"/>
        </w:rPr>
        <w:t>等道路红线以内统一施划的，为公众提供机动车停放的场所。</w:t>
      </w:r>
    </w:p>
    <w:p>
      <w:pPr>
        <w:pStyle w:val="Normal"/>
        <w:ind w:endChars="0" w:end="0"/>
        <w:rPr>
          <w:rFonts w:ascii="Times New Roman" w:hAnsi="Times New Roman" w:cs="Times New Roman"/>
          <w:bCs/>
          <w:szCs w:val="32"/>
        </w:rPr>
      </w:pPr>
      <w:r>
        <w:rPr>
          <w:rFonts w:ascii="Times New Roman" w:hAnsi="Times New Roman" w:cs="Times New Roman"/>
          <w:bCs/>
          <w:szCs w:val="32"/>
        </w:rPr>
        <w:t>非机动车公共停放场所是指在公共区域统一施划、为公众提供非机动车停放的场所。</w:t>
      </w:r>
    </w:p>
    <w:p>
      <w:pPr>
        <w:pStyle w:val="Normal"/>
        <w:ind w:endChars="0" w:end="0"/>
        <w:rPr>
          <w:rFonts w:ascii="Times New Roman" w:hAnsi="Times New Roman" w:cs="Times New Roman"/>
          <w:bCs/>
          <w:szCs w:val="32"/>
        </w:rPr>
      </w:pPr>
      <w:r>
        <w:rPr>
          <w:rFonts w:ascii="Times New Roman" w:hAnsi="Times New Roman" w:cs="Times New Roman"/>
          <w:bCs/>
          <w:szCs w:val="32"/>
        </w:rPr>
        <w:t>非机动车专用停放场所是指为本单位、本居住区提供非机动车停放的场所。</w:t>
      </w:r>
    </w:p>
    <w:p>
      <w:pPr>
        <w:pStyle w:val="Normal"/>
        <w:ind w:endChars="0" w:end="0"/>
        <w:rPr>
          <w:rFonts w:ascii="Times New Roman" w:hAnsi="Times New Roman" w:eastAsia="方正仿宋_GBK;微软雅黑" w:cs="Times New Roman"/>
          <w:bCs/>
          <w:color w:val="FF0000"/>
          <w:szCs w:val="32"/>
        </w:rPr>
      </w:pPr>
      <w:r>
        <w:rPr>
          <w:rFonts w:ascii="Times New Roman" w:hAnsi="Times New Roman" w:cs="Times New Roman" w:eastAsia="黑体"/>
          <w:bCs/>
          <w:szCs w:val="32"/>
        </w:rPr>
        <w:t>第四条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停车场管理坚持统筹规划、配套建设、有效利用、社会共治的原则。</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第五条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市、县（区）人民政府应当建立健全停车场管理协调机制，研究解决停车场规划、建设、使用和管理中的重大问题。</w:t>
      </w:r>
    </w:p>
    <w:p>
      <w:pPr>
        <w:pStyle w:val="Normal"/>
        <w:ind w:endChars="0" w:end="0"/>
        <w:rPr>
          <w:rFonts w:ascii="仿宋_GB2312;仿宋" w:hAnsi="仿宋_GB2312;仿宋" w:cs="仿宋_GB2312;仿宋" w:hint="eastAsia"/>
          <w:bCs/>
          <w:szCs w:val="32"/>
        </w:rPr>
      </w:pPr>
      <w:r>
        <w:rPr>
          <w:rFonts w:ascii="仿宋_GB2312;仿宋" w:hAnsi="仿宋_GB2312;仿宋" w:cs="仿宋_GB2312;仿宋" w:hint="eastAsia"/>
          <w:bCs/>
          <w:szCs w:val="32"/>
        </w:rPr>
        <w:t>城市管理部门负责公共停车场、非机动车公共停放场所的监督管理工作。</w:t>
      </w:r>
    </w:p>
    <w:p>
      <w:pPr>
        <w:pStyle w:val="Normal"/>
        <w:ind w:endChars="0" w:end="0"/>
        <w:rPr>
          <w:rFonts w:ascii="仿宋_GB2312;仿宋" w:hAnsi="仿宋_GB2312;仿宋" w:cs="仿宋_GB2312;仿宋" w:hint="eastAsia"/>
          <w:bCs/>
          <w:szCs w:val="32"/>
        </w:rPr>
      </w:pPr>
      <w:r>
        <w:rPr>
          <w:rFonts w:ascii="仿宋_GB2312;仿宋" w:hAnsi="仿宋_GB2312;仿宋" w:cs="仿宋_GB2312;仿宋" w:hint="eastAsia"/>
          <w:bCs/>
          <w:szCs w:val="32"/>
        </w:rPr>
        <w:t>公安机关交通管理部门负责道路停车泊位设置、使用和管理工作。</w:t>
      </w:r>
    </w:p>
    <w:p>
      <w:pPr>
        <w:pStyle w:val="Normal"/>
        <w:ind w:endChars="0" w:end="0"/>
        <w:rPr>
          <w:rFonts w:ascii="Times New Roman" w:hAnsi="Times New Roman" w:cs="Times New Roman"/>
          <w:bCs/>
          <w:szCs w:val="32"/>
        </w:rPr>
      </w:pPr>
      <w:r>
        <w:rPr>
          <w:rFonts w:ascii="Times New Roman" w:hAnsi="Times New Roman" w:cs="Times New Roman"/>
          <w:bCs/>
          <w:szCs w:val="32"/>
        </w:rPr>
        <w:t>自然资源和规划、市场监督管理、住房和城乡建设等部门按照各自职责做好停车场管理相关工作。</w:t>
      </w:r>
    </w:p>
    <w:p>
      <w:pPr>
        <w:pStyle w:val="Normal"/>
        <w:ind w:endChars="0" w:end="0"/>
        <w:rPr>
          <w:rFonts w:ascii="Times New Roman" w:hAnsi="Times New Roman" w:cs="Times New Roman"/>
          <w:bCs/>
          <w:szCs w:val="32"/>
        </w:rPr>
      </w:pPr>
      <w:r>
        <w:rPr>
          <w:rFonts w:ascii="Times New Roman" w:hAnsi="Times New Roman" w:cs="Times New Roman" w:eastAsia="黑体"/>
          <w:color w:val="000000"/>
          <w:szCs w:val="32"/>
        </w:rPr>
        <w:t>第六条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市城市管理部门负责建立和管理全市智慧停车信息系统，实时公布公共停车场和道路停车泊位的位置分布、经营者、泊位数量、使用状态、定价形式和收费标准等信息，推广应用智能停车</w:t>
      </w:r>
      <w:r>
        <w:rPr>
          <w:rFonts w:ascii="Times New Roman" w:hAnsi="Times New Roman" w:cs="Times New Roman" w:hint="eastAsia"/>
          <w:bCs/>
          <w:szCs w:val="32"/>
        </w:rPr>
        <w:t>诱</w:t>
      </w:r>
      <w:r>
        <w:rPr>
          <w:rFonts w:ascii="Times New Roman" w:hAnsi="Times New Roman" w:cs="Times New Roman"/>
          <w:bCs/>
          <w:szCs w:val="32"/>
        </w:rPr>
        <w:t>导系统。</w:t>
      </w:r>
    </w:p>
    <w:p>
      <w:pPr>
        <w:pStyle w:val="Normal"/>
        <w:ind w:endChars="0" w:end="0"/>
        <w:rPr>
          <w:rFonts w:ascii="Times New Roman" w:hAnsi="Times New Roman" w:cs="Times New Roman"/>
          <w:bCs/>
          <w:szCs w:val="32"/>
        </w:rPr>
      </w:pPr>
      <w:r>
        <w:rPr>
          <w:rFonts w:ascii="Times New Roman" w:hAnsi="Times New Roman" w:cs="Times New Roman" w:eastAsia="黑体"/>
          <w:color w:val="000000"/>
          <w:szCs w:val="32"/>
        </w:rPr>
        <w:t>第七条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城市管理部门应当对公共停车场、非机动车公共停放场所开展定期检查，核实</w:t>
      </w:r>
      <w:r>
        <w:rPr>
          <w:rFonts w:ascii="Times New Roman" w:hAnsi="Times New Roman" w:cs="Times New Roman" w:hint="eastAsia"/>
          <w:bCs/>
          <w:szCs w:val="32"/>
        </w:rPr>
        <w:t>经营性</w:t>
      </w:r>
      <w:r>
        <w:rPr>
          <w:rFonts w:ascii="Times New Roman" w:hAnsi="Times New Roman" w:cs="Times New Roman"/>
          <w:bCs/>
          <w:szCs w:val="32"/>
        </w:rPr>
        <w:t>公共停车场备案手续、停车容量、管理服务规范等信息，督促经营者、管理者落实停车场管理责任。</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第二章  规划和建设</w:t>
      </w:r>
    </w:p>
    <w:p>
      <w:pPr>
        <w:pStyle w:val="Normal"/>
        <w:ind w:endChars="0" w:end="0"/>
        <w:jc w:val="center"/>
        <w:rPr>
          <w:rFonts w:ascii="Times New Roman" w:hAnsi="Times New Roman" w:eastAsia="方正黑体_GBK;微软雅黑" w:cs="Times New Roman"/>
          <w:b/>
          <w:bCs/>
          <w:kern w:val="0"/>
          <w:szCs w:val="32"/>
        </w:rPr>
      </w:pPr>
      <w:r>
        <w:rPr>
          <w:rFonts w:eastAsia="方正黑体_GBK;微软雅黑" w:cs="Times New Roman" w:ascii="Times New Roman" w:hAnsi="Times New Roman"/>
          <w:b/>
          <w:bCs/>
          <w:kern w:val="0"/>
          <w:szCs w:val="32"/>
        </w:rPr>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第八条</w:t>
      </w:r>
      <w:r>
        <w:rPr>
          <w:rFonts w:ascii="Times New Roman" w:hAnsi="Times New Roman" w:cs="Times New Roman" w:eastAsia="方正黑体简体;微软雅黑"/>
          <w:bCs/>
          <w:szCs w:val="32"/>
        </w:rPr>
        <w:t xml:space="preserve">  </w:t>
      </w:r>
      <w:r>
        <w:rPr>
          <w:rFonts w:ascii="Times New Roman" w:hAnsi="Times New Roman" w:cs="Times New Roman" w:hint="eastAsia"/>
          <w:bCs/>
          <w:szCs w:val="32"/>
        </w:rPr>
        <w:t>城市管理</w:t>
      </w:r>
      <w:r>
        <w:rPr>
          <w:rFonts w:ascii="Times New Roman" w:hAnsi="Times New Roman" w:cs="Times New Roman"/>
          <w:bCs/>
          <w:szCs w:val="32"/>
        </w:rPr>
        <w:t>部门应当会同</w:t>
      </w:r>
      <w:r>
        <w:rPr>
          <w:rFonts w:ascii="Times New Roman" w:hAnsi="Times New Roman" w:cs="Times New Roman" w:hint="eastAsia"/>
          <w:bCs/>
          <w:szCs w:val="32"/>
        </w:rPr>
        <w:t>自然资源和规划、</w:t>
      </w:r>
      <w:r>
        <w:rPr>
          <w:rFonts w:ascii="Times New Roman" w:hAnsi="Times New Roman" w:cs="Times New Roman"/>
          <w:bCs/>
          <w:szCs w:val="32"/>
        </w:rPr>
        <w:t>发展改革、住房和城乡建设、公安机关交通管理、交通运输等部门，编制停车场专项规划，报同级人民政府批准后纳入国土空间</w:t>
      </w:r>
      <w:r>
        <w:rPr>
          <w:rFonts w:ascii="Times New Roman" w:hAnsi="Times New Roman" w:cs="Times New Roman" w:hint="eastAsia"/>
          <w:bCs/>
          <w:szCs w:val="32"/>
        </w:rPr>
        <w:t>控制性</w:t>
      </w:r>
      <w:r>
        <w:rPr>
          <w:rFonts w:ascii="Times New Roman" w:hAnsi="Times New Roman" w:cs="Times New Roman"/>
          <w:bCs/>
          <w:szCs w:val="32"/>
        </w:rPr>
        <w:t>详细规划。</w:t>
      </w:r>
    </w:p>
    <w:p>
      <w:pPr>
        <w:pStyle w:val="Normal"/>
        <w:ind w:endChars="0" w:end="0"/>
        <w:rPr>
          <w:rFonts w:ascii="Times New Roman" w:hAnsi="Times New Roman" w:cs="Times New Roman"/>
          <w:b/>
          <w:color w:val="C00000"/>
          <w:szCs w:val="32"/>
        </w:rPr>
      </w:pPr>
      <w:r>
        <w:rPr>
          <w:rFonts w:ascii="Times New Roman" w:hAnsi="Times New Roman" w:cs="Times New Roman"/>
          <w:bCs/>
          <w:szCs w:val="32"/>
        </w:rPr>
        <w:t>经批准的停车场专项规划，任何单位和个人不得擅自变更。确需变更的，应当</w:t>
      </w:r>
      <w:r>
        <w:rPr>
          <w:rFonts w:ascii="Times New Roman" w:hAnsi="Times New Roman" w:cs="Times New Roman" w:hint="eastAsia"/>
          <w:bCs/>
          <w:szCs w:val="32"/>
        </w:rPr>
        <w:t>按照</w:t>
      </w:r>
      <w:r>
        <w:rPr>
          <w:rFonts w:ascii="Times New Roman" w:hAnsi="Times New Roman" w:cs="Times New Roman"/>
          <w:bCs/>
          <w:szCs w:val="32"/>
        </w:rPr>
        <w:t>原</w:t>
      </w:r>
      <w:r>
        <w:rPr>
          <w:rFonts w:ascii="Times New Roman" w:hAnsi="Times New Roman" w:cs="Times New Roman" w:hint="eastAsia"/>
          <w:bCs/>
          <w:szCs w:val="32"/>
        </w:rPr>
        <w:t>审</w:t>
      </w:r>
      <w:r>
        <w:rPr>
          <w:rFonts w:ascii="Times New Roman" w:hAnsi="Times New Roman" w:cs="Times New Roman"/>
          <w:bCs/>
          <w:szCs w:val="32"/>
        </w:rPr>
        <w:t>批</w:t>
      </w:r>
      <w:r>
        <w:rPr>
          <w:rFonts w:ascii="Times New Roman" w:hAnsi="Times New Roman" w:cs="Times New Roman" w:hint="eastAsia"/>
          <w:bCs/>
          <w:szCs w:val="32"/>
        </w:rPr>
        <w:t>程序报</w:t>
      </w:r>
      <w:r>
        <w:rPr>
          <w:rFonts w:ascii="Times New Roman" w:hAnsi="Times New Roman" w:cs="Times New Roman"/>
          <w:bCs/>
          <w:szCs w:val="32"/>
        </w:rPr>
        <w:t>批。</w:t>
      </w:r>
    </w:p>
    <w:p>
      <w:pPr>
        <w:pStyle w:val="Normal"/>
        <w:ind w:endChars="0" w:end="0"/>
        <w:rPr>
          <w:rFonts w:ascii="仿宋_GB2312;仿宋" w:hAnsi="仿宋_GB2312;仿宋" w:cs="仿宋_GB2312;仿宋" w:hint="eastAsia"/>
          <w:bCs/>
          <w:szCs w:val="32"/>
        </w:rPr>
      </w:pPr>
      <w:r>
        <w:rPr>
          <w:rFonts w:ascii="Times New Roman" w:hAnsi="Times New Roman" w:cs="Times New Roman" w:eastAsia="黑体"/>
          <w:bCs/>
          <w:szCs w:val="32"/>
        </w:rPr>
        <w:t>第九条</w:t>
      </w:r>
      <w:r>
        <w:rPr>
          <w:rFonts w:ascii="Times New Roman" w:hAnsi="Times New Roman" w:cs="Times New Roman" w:eastAsia="方正黑体简体;微软雅黑"/>
          <w:bCs/>
          <w:szCs w:val="32"/>
        </w:rPr>
        <w:t xml:space="preserve">  </w:t>
      </w:r>
      <w:r>
        <w:rPr>
          <w:rFonts w:ascii="仿宋_GB2312;仿宋" w:hAnsi="仿宋_GB2312;仿宋" w:cs="仿宋_GB2312;仿宋" w:hint="eastAsia"/>
          <w:bCs/>
          <w:szCs w:val="32"/>
        </w:rPr>
        <w:t>住房和城乡建设部门应当根据停车场专项规划，会同发展改革、自然资源和规划、城市管理、公安机关交通管理等部门编制公共停车场年度建设计划，报同级人民政府批准后实施。</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第十条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鼓励依法利用待建土地、空闲场区等闲置场地以及城市道路红线以外至建筑物外缘之间的非业主所有的开放式场地设置公共停车场。</w:t>
      </w:r>
    </w:p>
    <w:p>
      <w:pPr>
        <w:pStyle w:val="Normal"/>
        <w:ind w:endChars="0" w:end="0"/>
        <w:rPr>
          <w:rFonts w:ascii="Times New Roman" w:hAnsi="Times New Roman" w:cs="Times New Roman"/>
          <w:bCs/>
          <w:szCs w:val="32"/>
        </w:rPr>
      </w:pPr>
      <w:r>
        <w:rPr>
          <w:rFonts w:ascii="Times New Roman" w:hAnsi="Times New Roman" w:cs="Times New Roman" w:hint="eastAsia"/>
          <w:bCs/>
          <w:szCs w:val="32"/>
        </w:rPr>
        <w:t>鼓励</w:t>
      </w:r>
      <w:r>
        <w:rPr>
          <w:rFonts w:ascii="Times New Roman" w:hAnsi="Times New Roman" w:cs="Times New Roman"/>
          <w:bCs/>
          <w:szCs w:val="32"/>
        </w:rPr>
        <w:t>利用</w:t>
      </w:r>
      <w:r>
        <w:rPr>
          <w:rFonts w:ascii="Times New Roman" w:hAnsi="Times New Roman" w:cs="Times New Roman" w:hint="eastAsia"/>
          <w:bCs/>
          <w:szCs w:val="32"/>
        </w:rPr>
        <w:t>城市</w:t>
      </w:r>
      <w:r>
        <w:rPr>
          <w:rFonts w:ascii="Times New Roman" w:hAnsi="Times New Roman" w:cs="Times New Roman"/>
          <w:bCs/>
          <w:szCs w:val="32"/>
        </w:rPr>
        <w:t>道路、广场、</w:t>
      </w:r>
      <w:r>
        <w:rPr>
          <w:rFonts w:ascii="Times New Roman" w:hAnsi="Times New Roman" w:cs="Times New Roman" w:hint="eastAsia"/>
          <w:bCs/>
          <w:szCs w:val="32"/>
        </w:rPr>
        <w:t>公园</w:t>
      </w:r>
      <w:r>
        <w:rPr>
          <w:rFonts w:ascii="Times New Roman" w:hAnsi="Times New Roman" w:cs="Times New Roman"/>
          <w:bCs/>
          <w:szCs w:val="32"/>
        </w:rPr>
        <w:t>绿地</w:t>
      </w:r>
      <w:r>
        <w:rPr>
          <w:rFonts w:ascii="Times New Roman" w:hAnsi="Times New Roman" w:cs="Times New Roman" w:hint="eastAsia"/>
          <w:bCs/>
          <w:szCs w:val="32"/>
        </w:rPr>
        <w:t>等</w:t>
      </w:r>
      <w:r>
        <w:rPr>
          <w:rFonts w:ascii="Times New Roman" w:hAnsi="Times New Roman" w:cs="Times New Roman"/>
          <w:bCs/>
          <w:szCs w:val="32"/>
        </w:rPr>
        <w:t>地下</w:t>
      </w:r>
      <w:r>
        <w:rPr>
          <w:rFonts w:ascii="Times New Roman" w:hAnsi="Times New Roman" w:cs="Times New Roman" w:hint="eastAsia"/>
          <w:bCs/>
          <w:szCs w:val="32"/>
        </w:rPr>
        <w:t>公共</w:t>
      </w:r>
      <w:r>
        <w:rPr>
          <w:rFonts w:ascii="Times New Roman" w:hAnsi="Times New Roman" w:cs="Times New Roman"/>
          <w:bCs/>
          <w:szCs w:val="32"/>
        </w:rPr>
        <w:t>空间建设停车场。</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第十</w:t>
      </w:r>
      <w:r>
        <w:rPr>
          <w:rFonts w:ascii="Times New Roman" w:hAnsi="Times New Roman" w:cs="Times New Roman" w:hint="eastAsia" w:eastAsia="黑体"/>
          <w:bCs/>
          <w:szCs w:val="32"/>
        </w:rPr>
        <w:t>一</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市、县（区）人民政府应当在车站、机场、城市交通枢纽、旅游集散中心等区域，建设换乘的公共停车场或者设置道路停车泊位。</w:t>
      </w:r>
    </w:p>
    <w:p>
      <w:pPr>
        <w:pStyle w:val="Normal"/>
        <w:ind w:endChars="0" w:end="0"/>
        <w:rPr>
          <w:rFonts w:ascii="Times New Roman" w:hAnsi="Times New Roman" w:cs="Times New Roman" w:hint="eastAsia"/>
          <w:bCs/>
          <w:szCs w:val="32"/>
        </w:rPr>
      </w:pPr>
      <w:r>
        <w:rPr>
          <w:rFonts w:ascii="Times New Roman" w:hAnsi="Times New Roman" w:cs="Times New Roman" w:eastAsia="黑体"/>
          <w:bCs/>
          <w:szCs w:val="32"/>
        </w:rPr>
        <w:t>第十</w:t>
      </w:r>
      <w:r>
        <w:rPr>
          <w:rFonts w:ascii="Times New Roman" w:hAnsi="Times New Roman" w:cs="Times New Roman" w:hint="eastAsia" w:eastAsia="黑体"/>
          <w:bCs/>
          <w:szCs w:val="32"/>
        </w:rPr>
        <w:t>二</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hint="eastAsia"/>
          <w:bCs/>
          <w:szCs w:val="32"/>
        </w:rPr>
        <w:t>自然资源和规划部门应当定期组织评估、调整建设项目的停车位配建标准，并向社会公布。</w:t>
      </w:r>
    </w:p>
    <w:p>
      <w:pPr>
        <w:pStyle w:val="Normal"/>
        <w:ind w:endChars="0" w:end="0"/>
        <w:rPr>
          <w:rFonts w:ascii="Times New Roman" w:hAnsi="Times New Roman" w:cs="Times New Roman"/>
          <w:bCs/>
          <w:color w:val="C00000"/>
          <w:szCs w:val="32"/>
        </w:rPr>
      </w:pPr>
      <w:r>
        <w:rPr>
          <w:rFonts w:ascii="Times New Roman" w:hAnsi="Times New Roman" w:cs="Times New Roman"/>
          <w:bCs/>
          <w:szCs w:val="32"/>
        </w:rPr>
        <w:t>建设单位新建、改建、扩建建筑物应当按照建筑物停车位配建标准配套建设停车场。配套建设的停车场应当符合国家相关建设标准和规范，与主体工程同时设计、同时施工、同时验收、同时交付使用。</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第十</w:t>
      </w:r>
      <w:r>
        <w:rPr>
          <w:rFonts w:ascii="Times New Roman" w:hAnsi="Times New Roman" w:cs="Times New Roman" w:hint="eastAsia" w:eastAsia="黑体"/>
          <w:bCs/>
          <w:szCs w:val="32"/>
        </w:rPr>
        <w:t>三</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根据规划独立或者配套建设的公共停车场应当符合下列规定</w:t>
      </w:r>
      <w:r>
        <w:rPr>
          <w:rFonts w:ascii="Times New Roman" w:hAnsi="Times New Roman" w:cs="Times New Roman" w:hint="eastAsia"/>
          <w:bCs/>
          <w:szCs w:val="32"/>
        </w:rPr>
        <w:t>的条件：</w:t>
      </w:r>
    </w:p>
    <w:p>
      <w:pPr>
        <w:pStyle w:val="Normal"/>
        <w:ind w:endChars="0" w:end="0"/>
        <w:rPr>
          <w:rFonts w:ascii="Times New Roman" w:hAnsi="Times New Roman" w:cs="Times New Roman"/>
          <w:bCs/>
          <w:szCs w:val="32"/>
        </w:rPr>
      </w:pPr>
      <w:r>
        <w:rPr>
          <w:rFonts w:ascii="Times New Roman" w:hAnsi="Times New Roman" w:cs="Times New Roman"/>
          <w:bCs/>
          <w:szCs w:val="32"/>
        </w:rPr>
        <w:t>（一）按照规范设置停车场标志牌；</w:t>
      </w:r>
    </w:p>
    <w:p>
      <w:pPr>
        <w:pStyle w:val="Normal"/>
        <w:ind w:endChars="0" w:end="0"/>
        <w:rPr>
          <w:rFonts w:ascii="Times New Roman" w:hAnsi="Times New Roman" w:cs="Times New Roman"/>
          <w:bCs/>
          <w:szCs w:val="32"/>
        </w:rPr>
      </w:pPr>
      <w:r>
        <w:rPr>
          <w:rFonts w:ascii="Times New Roman" w:hAnsi="Times New Roman" w:cs="Times New Roman"/>
          <w:bCs/>
          <w:szCs w:val="32"/>
        </w:rPr>
        <w:t>（二）使用混凝土、沥青、砂石或者植草砖等进行地面硬化处理，并保持坚实、平整；</w:t>
      </w:r>
    </w:p>
    <w:p>
      <w:pPr>
        <w:pStyle w:val="Normal"/>
        <w:ind w:endChars="0" w:end="0"/>
        <w:rPr>
          <w:rFonts w:ascii="Times New Roman" w:hAnsi="Times New Roman" w:cs="Times New Roman"/>
          <w:bCs/>
          <w:szCs w:val="32"/>
        </w:rPr>
      </w:pPr>
      <w:r>
        <w:rPr>
          <w:rFonts w:ascii="Times New Roman" w:hAnsi="Times New Roman" w:cs="Times New Roman"/>
          <w:bCs/>
          <w:szCs w:val="32"/>
        </w:rPr>
        <w:t>（三）按照标准设置交通标志，划设交通标线、泊位标线、停泊方向和车辆进出引导标志，对停车泊位进行编号；</w:t>
      </w:r>
    </w:p>
    <w:p>
      <w:pPr>
        <w:pStyle w:val="Normal"/>
        <w:ind w:endChars="0" w:end="0"/>
        <w:rPr>
          <w:rFonts w:ascii="Times New Roman" w:hAnsi="Times New Roman" w:cs="Times New Roman"/>
          <w:bCs/>
          <w:szCs w:val="32"/>
        </w:rPr>
      </w:pPr>
      <w:r>
        <w:rPr>
          <w:rFonts w:ascii="Times New Roman" w:hAnsi="Times New Roman" w:cs="Times New Roman"/>
          <w:bCs/>
          <w:szCs w:val="32"/>
        </w:rPr>
        <w:t>（四）安装车轮定位器；</w:t>
      </w:r>
    </w:p>
    <w:p>
      <w:pPr>
        <w:pStyle w:val="Normal"/>
        <w:ind w:endChars="0" w:end="0"/>
        <w:rPr>
          <w:rFonts w:ascii="Times New Roman" w:hAnsi="Times New Roman" w:cs="Times New Roman"/>
          <w:bCs/>
          <w:szCs w:val="32"/>
        </w:rPr>
      </w:pPr>
      <w:r>
        <w:rPr>
          <w:rFonts w:ascii="Times New Roman" w:hAnsi="Times New Roman" w:cs="Times New Roman"/>
          <w:bCs/>
          <w:szCs w:val="32"/>
        </w:rPr>
        <w:t>（五）按照标准和规范配备通风、照明、排水等设施设备，并保障其正常使用；</w:t>
      </w:r>
    </w:p>
    <w:p>
      <w:pPr>
        <w:pStyle w:val="Normal"/>
        <w:ind w:endChars="0" w:end="0"/>
        <w:rPr>
          <w:rFonts w:ascii="Times New Roman" w:hAnsi="Times New Roman" w:cs="Times New Roman"/>
          <w:bCs/>
          <w:szCs w:val="32"/>
        </w:rPr>
      </w:pPr>
      <w:r>
        <w:rPr>
          <w:rFonts w:ascii="Times New Roman" w:hAnsi="Times New Roman" w:cs="Times New Roman"/>
          <w:bCs/>
          <w:szCs w:val="32"/>
        </w:rPr>
        <w:t>（六）按照标准和规范设置停车场的出入口；</w:t>
      </w:r>
    </w:p>
    <w:p>
      <w:pPr>
        <w:pStyle w:val="Normal"/>
        <w:ind w:endChars="0" w:end="0"/>
        <w:rPr>
          <w:rFonts w:ascii="Times New Roman" w:hAnsi="Times New Roman" w:cs="Times New Roman"/>
          <w:bCs/>
          <w:szCs w:val="32"/>
        </w:rPr>
      </w:pPr>
      <w:r>
        <w:rPr>
          <w:rFonts w:ascii="Times New Roman" w:hAnsi="Times New Roman" w:cs="Times New Roman"/>
          <w:bCs/>
          <w:szCs w:val="32"/>
        </w:rPr>
        <w:t>（七）按照标准设置视频监控、出入口控制、车牌识别等安全技术防范系统，并保障其安全运行；</w:t>
      </w:r>
    </w:p>
    <w:p>
      <w:pPr>
        <w:pStyle w:val="Normal"/>
        <w:ind w:endChars="0" w:end="0"/>
        <w:rPr>
          <w:rFonts w:ascii="Times New Roman" w:hAnsi="Times New Roman" w:cs="Times New Roman"/>
          <w:bCs/>
          <w:szCs w:val="32"/>
        </w:rPr>
      </w:pPr>
      <w:r>
        <w:rPr>
          <w:rFonts w:ascii="Times New Roman" w:hAnsi="Times New Roman" w:cs="Times New Roman"/>
          <w:bCs/>
          <w:szCs w:val="32"/>
        </w:rPr>
        <w:t>（八）按照规定配建、加装电动汽车充电基础设施，配套用电设备、线路应当符合相关技术规范，保证用电安全；</w:t>
      </w:r>
    </w:p>
    <w:p>
      <w:pPr>
        <w:pStyle w:val="Normal"/>
        <w:ind w:endChars="0" w:end="0"/>
        <w:rPr>
          <w:rFonts w:ascii="Times New Roman" w:hAnsi="Times New Roman" w:cs="Times New Roman"/>
          <w:bCs/>
          <w:szCs w:val="32"/>
        </w:rPr>
      </w:pPr>
      <w:r>
        <w:rPr>
          <w:rFonts w:ascii="Times New Roman" w:hAnsi="Times New Roman" w:cs="Times New Roman"/>
          <w:bCs/>
          <w:szCs w:val="32"/>
        </w:rPr>
        <w:t>（九）按照规定设置并标明专用的无障碍停车位；</w:t>
      </w:r>
    </w:p>
    <w:p>
      <w:pPr>
        <w:pStyle w:val="Normal"/>
        <w:ind w:endChars="0" w:end="0"/>
        <w:rPr>
          <w:rFonts w:ascii="Times New Roman" w:hAnsi="Times New Roman" w:cs="Times New Roman"/>
          <w:bCs/>
          <w:szCs w:val="32"/>
        </w:rPr>
      </w:pPr>
      <w:r>
        <w:rPr>
          <w:rFonts w:ascii="Times New Roman" w:hAnsi="Times New Roman" w:cs="Times New Roman"/>
          <w:bCs/>
          <w:szCs w:val="32"/>
        </w:rPr>
        <w:t>（十）</w:t>
      </w:r>
      <w:r>
        <w:rPr>
          <w:rFonts w:ascii="Times New Roman" w:hAnsi="Times New Roman" w:cs="Times New Roman"/>
          <w:bCs/>
          <w:spacing w:val="2"/>
          <w:szCs w:val="32"/>
        </w:rPr>
        <w:t>符合建设工程消防技术标准要求，按照规定配置消防</w:t>
      </w:r>
      <w:r>
        <w:rPr>
          <w:rFonts w:ascii="Times New Roman" w:hAnsi="Times New Roman" w:cs="Times New Roman"/>
          <w:bCs/>
          <w:szCs w:val="32"/>
        </w:rPr>
        <w:t>设备、设施，并保持消防车通道畅通；</w:t>
      </w:r>
    </w:p>
    <w:p>
      <w:pPr>
        <w:pStyle w:val="Normal"/>
        <w:ind w:endChars="0" w:end="0"/>
        <w:rPr>
          <w:rFonts w:ascii="Times New Roman" w:hAnsi="Times New Roman" w:cs="Times New Roman"/>
          <w:bCs/>
          <w:szCs w:val="32"/>
        </w:rPr>
      </w:pPr>
      <w:r>
        <w:rPr>
          <w:rFonts w:ascii="Times New Roman" w:hAnsi="Times New Roman" w:cs="Times New Roman"/>
          <w:bCs/>
          <w:szCs w:val="32"/>
        </w:rPr>
        <w:t>（十一）法律、法规规定的其他条件。</w:t>
      </w:r>
    </w:p>
    <w:p>
      <w:pPr>
        <w:pStyle w:val="Normal"/>
        <w:ind w:endChars="0" w:end="0"/>
        <w:rPr>
          <w:rFonts w:ascii="Times New Roman" w:hAnsi="Times New Roman" w:cs="Times New Roman"/>
          <w:bCs/>
          <w:szCs w:val="32"/>
        </w:rPr>
      </w:pPr>
      <w:r>
        <w:rPr>
          <w:rFonts w:ascii="Times New Roman" w:hAnsi="Times New Roman" w:cs="Times New Roman"/>
          <w:bCs/>
          <w:szCs w:val="32"/>
        </w:rPr>
        <w:t>在道路红线以外临时占地设置的公共停车场应当符合</w:t>
      </w:r>
      <w:r>
        <w:rPr>
          <w:rFonts w:ascii="Times New Roman" w:hAnsi="Times New Roman" w:cs="Times New Roman" w:hint="eastAsia"/>
          <w:bCs/>
          <w:szCs w:val="32"/>
        </w:rPr>
        <w:t>前款</w:t>
      </w:r>
      <w:r>
        <w:rPr>
          <w:rFonts w:ascii="Times New Roman" w:hAnsi="Times New Roman" w:cs="Times New Roman"/>
          <w:bCs/>
          <w:szCs w:val="32"/>
        </w:rPr>
        <w:t>第一项、第二项、第五项、第六项、第十项的规定。</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施划道路停车泊位应当遵守下列规定</w:t>
      </w:r>
      <w:r>
        <w:rPr>
          <w:rFonts w:ascii="Times New Roman" w:hAnsi="Times New Roman" w:cs="Times New Roman" w:hint="eastAsia"/>
          <w:bCs/>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（一）保障道路交通有序畅通；</w:t>
      </w:r>
    </w:p>
    <w:p>
      <w:pPr>
        <w:pStyle w:val="Normal"/>
        <w:ind w:endChars="0" w:end="0"/>
        <w:rPr>
          <w:rFonts w:ascii="Times New Roman" w:hAnsi="Times New Roman" w:cs="Times New Roman"/>
          <w:bCs/>
          <w:szCs w:val="32"/>
        </w:rPr>
      </w:pPr>
      <w:r>
        <w:rPr>
          <w:rFonts w:ascii="Times New Roman" w:hAnsi="Times New Roman" w:cs="Times New Roman"/>
          <w:bCs/>
          <w:szCs w:val="32"/>
        </w:rPr>
        <w:t>（二）保障车辆和行人通行安全；</w:t>
      </w:r>
    </w:p>
    <w:p>
      <w:pPr>
        <w:pStyle w:val="Normal"/>
        <w:ind w:endChars="0" w:end="0"/>
        <w:rPr>
          <w:rFonts w:ascii="Times New Roman" w:hAnsi="Times New Roman" w:cs="Times New Roman"/>
          <w:bCs/>
          <w:szCs w:val="32"/>
        </w:rPr>
      </w:pPr>
      <w:r>
        <w:rPr>
          <w:rFonts w:ascii="Times New Roman" w:hAnsi="Times New Roman" w:cs="Times New Roman"/>
          <w:bCs/>
          <w:szCs w:val="32"/>
        </w:rPr>
        <w:t>（三）</w:t>
      </w:r>
      <w:r>
        <w:rPr>
          <w:rFonts w:ascii="仿宋_GB2312;仿宋" w:hAnsi="仿宋_GB2312;仿宋" w:cs="黑体" w:hint="eastAsia"/>
          <w:szCs w:val="32"/>
        </w:rPr>
        <w:t>合理确定停车泊位数量，</w:t>
      </w:r>
      <w:r>
        <w:rPr>
          <w:rFonts w:ascii="Times New Roman" w:hAnsi="Times New Roman" w:cs="Times New Roman"/>
          <w:bCs/>
          <w:szCs w:val="32"/>
        </w:rPr>
        <w:t>集约利用道路资源；</w:t>
      </w:r>
    </w:p>
    <w:p>
      <w:pPr>
        <w:pStyle w:val="Normal"/>
        <w:ind w:endChars="0" w:end="0"/>
        <w:rPr>
          <w:rFonts w:ascii="Times New Roman" w:hAnsi="Times New Roman" w:cs="Times New Roman"/>
          <w:bCs/>
          <w:szCs w:val="32"/>
        </w:rPr>
      </w:pPr>
      <w:r>
        <w:rPr>
          <w:rFonts w:ascii="Times New Roman" w:hAnsi="Times New Roman" w:cs="Times New Roman"/>
          <w:bCs/>
          <w:szCs w:val="32"/>
        </w:rPr>
        <w:t>（四）</w:t>
      </w:r>
      <w:r>
        <w:rPr>
          <w:rFonts w:ascii="Times New Roman" w:hAnsi="Times New Roman" w:cs="Times New Roman"/>
          <w:bCs/>
          <w:spacing w:val="2"/>
          <w:szCs w:val="32"/>
        </w:rPr>
        <w:t>按照国家标准划设道路停车泊位标志和标线，对停车</w:t>
      </w:r>
      <w:r>
        <w:rPr>
          <w:rFonts w:ascii="Times New Roman" w:hAnsi="Times New Roman" w:cs="Times New Roman"/>
          <w:bCs/>
          <w:szCs w:val="32"/>
        </w:rPr>
        <w:t>泊位进行编号；</w:t>
      </w:r>
    </w:p>
    <w:p>
      <w:pPr>
        <w:pStyle w:val="Normal"/>
        <w:ind w:endChars="0" w:end="0"/>
        <w:rPr>
          <w:rFonts w:ascii="Times New Roman" w:hAnsi="Times New Roman" w:cs="Times New Roman"/>
          <w:bCs/>
          <w:szCs w:val="32"/>
        </w:rPr>
      </w:pPr>
      <w:r>
        <w:rPr>
          <w:rFonts w:ascii="Times New Roman" w:hAnsi="Times New Roman" w:cs="Times New Roman"/>
          <w:bCs/>
          <w:szCs w:val="32"/>
        </w:rPr>
        <w:t>（五）符合国家道路停车泊位施划规范的其他要求。</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利用桥下空间设置道路停车泊位的，应当符合交通安全、消防安全和城市桥梁养护相关技术规范要求，不得影响桥梁的管理维护、使用功能和结构安全。</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下列区域或者路段不得施划道路停车泊位</w:t>
      </w:r>
      <w:r>
        <w:rPr>
          <w:rFonts w:ascii="Times New Roman" w:hAnsi="Times New Roman" w:cs="Times New Roman" w:hint="eastAsia"/>
          <w:bCs/>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（一）</w:t>
      </w:r>
      <w:r>
        <w:rPr>
          <w:rFonts w:ascii="Times New Roman" w:hAnsi="Times New Roman" w:cs="Times New Roman"/>
          <w:bCs/>
          <w:spacing w:val="2"/>
          <w:szCs w:val="32"/>
        </w:rPr>
        <w:t>消防</w:t>
      </w:r>
      <w:r>
        <w:rPr>
          <w:rFonts w:ascii="Times New Roman" w:hAnsi="Times New Roman" w:cs="Times New Roman" w:hint="eastAsia"/>
          <w:bCs/>
          <w:spacing w:val="2"/>
          <w:szCs w:val="32"/>
        </w:rPr>
        <w:t>车</w:t>
      </w:r>
      <w:r>
        <w:rPr>
          <w:rFonts w:ascii="Times New Roman" w:hAnsi="Times New Roman" w:cs="Times New Roman"/>
          <w:bCs/>
          <w:spacing w:val="2"/>
          <w:szCs w:val="32"/>
        </w:rPr>
        <w:t>通道、盲道、无障碍坡道以及检查井上方区域</w:t>
      </w:r>
      <w:r>
        <w:rPr>
          <w:rFonts w:ascii="Times New Roman" w:hAnsi="Times New Roman" w:cs="Times New Roman" w:hint="eastAsia"/>
          <w:bCs/>
          <w:spacing w:val="2"/>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（二）双向通行的宽度小于八米、单向通行的宽度小于六米的机动车车行道</w:t>
      </w:r>
      <w:r>
        <w:rPr>
          <w:rFonts w:ascii="Times New Roman" w:hAnsi="Times New Roman" w:cs="Times New Roman" w:hint="eastAsia"/>
          <w:bCs/>
          <w:szCs w:val="32"/>
        </w:rPr>
        <w:t>；</w:t>
      </w:r>
      <w:r>
        <w:rPr>
          <w:rFonts w:ascii="Times New Roman" w:hAnsi="Times New Roman" w:cs="Times New Roman"/>
          <w:bCs/>
          <w:szCs w:val="32"/>
        </w:rPr>
        <w:t xml:space="preserve">    </w:t>
      </w:r>
    </w:p>
    <w:p>
      <w:pPr>
        <w:pStyle w:val="Normal"/>
        <w:ind w:endChars="0" w:end="0"/>
        <w:rPr>
          <w:rFonts w:ascii="Times New Roman" w:hAnsi="Times New Roman" w:cs="Times New Roman"/>
          <w:bCs/>
          <w:szCs w:val="32"/>
        </w:rPr>
      </w:pPr>
      <w:r>
        <w:rPr>
          <w:rFonts w:ascii="Times New Roman" w:hAnsi="Times New Roman" w:cs="Times New Roman"/>
          <w:bCs/>
          <w:szCs w:val="32"/>
        </w:rPr>
        <w:t>（三）</w:t>
      </w:r>
      <w:r>
        <w:rPr>
          <w:rFonts w:ascii="Times New Roman" w:hAnsi="Times New Roman" w:cs="Times New Roman" w:hint="eastAsia"/>
          <w:bCs/>
          <w:szCs w:val="32"/>
        </w:rPr>
        <w:t>学校出入口两侧三十米以内的路段</w:t>
      </w:r>
      <w:r>
        <w:rPr>
          <w:rFonts w:ascii="Times New Roman" w:hAnsi="Times New Roman" w:cs="Times New Roman"/>
          <w:bCs/>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（四）</w:t>
      </w:r>
      <w:r>
        <w:rPr>
          <w:rFonts w:ascii="Times New Roman" w:hAnsi="Times New Roman" w:cs="Times New Roman"/>
          <w:bCs/>
          <w:spacing w:val="2"/>
          <w:szCs w:val="32"/>
        </w:rPr>
        <w:t>公共汽车站、急救站、加油站、消防栓或者消防队（站）</w:t>
      </w:r>
      <w:r>
        <w:rPr>
          <w:rFonts w:ascii="Times New Roman" w:hAnsi="Times New Roman" w:cs="Times New Roman"/>
          <w:bCs/>
          <w:szCs w:val="32"/>
        </w:rPr>
        <w:t>门前以及距离上述地点三十米以内的路段；</w:t>
      </w:r>
    </w:p>
    <w:p>
      <w:pPr>
        <w:pStyle w:val="Normal"/>
        <w:ind w:endChars="0" w:end="0"/>
        <w:rPr>
          <w:rFonts w:ascii="Times New Roman" w:hAnsi="Times New Roman" w:cs="Times New Roman"/>
          <w:bCs/>
          <w:szCs w:val="32"/>
        </w:rPr>
      </w:pPr>
      <w:r>
        <w:rPr>
          <w:rFonts w:ascii="Times New Roman" w:hAnsi="Times New Roman" w:cs="Times New Roman"/>
          <w:bCs/>
          <w:szCs w:val="32"/>
        </w:rPr>
        <w:t>（五）</w:t>
      </w:r>
      <w:r>
        <w:rPr>
          <w:rFonts w:ascii="Times New Roman" w:hAnsi="Times New Roman" w:cs="Times New Roman"/>
          <w:bCs/>
          <w:spacing w:val="2"/>
          <w:szCs w:val="32"/>
        </w:rPr>
        <w:t>交叉路口、铁路道口、急转弯、宽度不足四米的窄路、</w:t>
      </w:r>
      <w:r>
        <w:rPr>
          <w:rFonts w:ascii="Times New Roman" w:hAnsi="Times New Roman" w:cs="Times New Roman"/>
          <w:bCs/>
          <w:szCs w:val="32"/>
        </w:rPr>
        <w:t>桥梁、陡坡、隧道以及距离上述地点五十米以内的路段；</w:t>
      </w:r>
    </w:p>
    <w:p>
      <w:pPr>
        <w:pStyle w:val="Normal"/>
        <w:ind w:endChars="0" w:end="0"/>
        <w:rPr>
          <w:rFonts w:ascii="Times New Roman" w:hAnsi="Times New Roman" w:cs="Times New Roman" w:hint="eastAsia"/>
          <w:bCs/>
          <w:szCs w:val="32"/>
        </w:rPr>
      </w:pPr>
      <w:r>
        <w:rPr>
          <w:rFonts w:ascii="Times New Roman" w:hAnsi="Times New Roman" w:cs="Times New Roman"/>
          <w:bCs/>
          <w:szCs w:val="32"/>
        </w:rPr>
        <w:t>（六）</w:t>
      </w:r>
      <w:r>
        <w:rPr>
          <w:rFonts w:ascii="Times New Roman" w:hAnsi="Times New Roman" w:cs="Times New Roman"/>
          <w:bCs/>
          <w:spacing w:val="2"/>
          <w:szCs w:val="32"/>
        </w:rPr>
        <w:t>法律、法规和国家标准规定不得设置道路停车泊位的</w:t>
      </w:r>
      <w:r>
        <w:rPr>
          <w:rFonts w:ascii="Times New Roman" w:hAnsi="Times New Roman" w:cs="Times New Roman"/>
          <w:bCs/>
          <w:szCs w:val="32"/>
        </w:rPr>
        <w:t xml:space="preserve">区域、路段。 </w:t>
      </w:r>
    </w:p>
    <w:p>
      <w:pPr>
        <w:pStyle w:val="Normal"/>
        <w:ind w:endChars="0" w:end="0"/>
        <w:rPr>
          <w:rFonts w:ascii="Times New Roman" w:hAnsi="Times New Roman" w:cs="Times New Roman" w:hint="eastAsia"/>
          <w:bCs/>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hint="eastAsia"/>
          <w:bCs/>
          <w:szCs w:val="32"/>
        </w:rPr>
        <w:t>鼓励在公共区域安装机械式立体停车设备。</w:t>
      </w:r>
    </w:p>
    <w:p>
      <w:pPr>
        <w:pStyle w:val="Normal"/>
        <w:ind w:endChars="0" w:end="0"/>
        <w:rPr>
          <w:rFonts w:ascii="Times New Roman" w:hAnsi="Times New Roman" w:cs="Times New Roman"/>
          <w:bCs/>
          <w:szCs w:val="32"/>
        </w:rPr>
      </w:pPr>
      <w:r>
        <w:rPr>
          <w:rFonts w:ascii="Times New Roman" w:hAnsi="Times New Roman" w:cs="Times New Roman"/>
          <w:bCs/>
          <w:szCs w:val="32"/>
        </w:rPr>
        <w:t>安装机械式立体停车设备应当符合安全规定，经特种设备检验检测机构检验合格后方可投入使用，并按照规定定期接受检验。</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第十</w:t>
      </w:r>
      <w:r>
        <w:rPr>
          <w:rFonts w:ascii="Times New Roman" w:hAnsi="Times New Roman" w:cs="Times New Roman" w:hint="eastAsia" w:eastAsia="黑体"/>
          <w:bCs/>
          <w:szCs w:val="32"/>
        </w:rPr>
        <w:t>七</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hint="eastAsia"/>
          <w:bCs/>
          <w:szCs w:val="32"/>
        </w:rPr>
        <w:t>国家机关、企事业单位利用自有建设用地增建停车场的，在符合国土空间控制性详细规划前提下，可以不改变现有用地以及规划用地性质。</w:t>
      </w:r>
    </w:p>
    <w:p>
      <w:pPr>
        <w:pStyle w:val="Normal"/>
        <w:ind w:endChars="0" w:end="0"/>
        <w:rPr>
          <w:rFonts w:ascii="Times New Roman" w:hAnsi="Times New Roman" w:cs="Times New Roman"/>
          <w:bCs/>
          <w:szCs w:val="32"/>
        </w:rPr>
      </w:pPr>
      <w:r>
        <w:rPr>
          <w:rFonts w:ascii="Times New Roman" w:hAnsi="Times New Roman" w:cs="Times New Roman"/>
          <w:szCs w:val="32"/>
        </w:rPr>
        <w:t>鼓励社会力量投资建设、经营公共停车场。单独新建公共停车场的</w:t>
      </w:r>
      <w:r>
        <w:rPr>
          <w:rFonts w:ascii="Times New Roman" w:hAnsi="Times New Roman" w:cs="Times New Roman"/>
          <w:bCs/>
          <w:szCs w:val="32"/>
        </w:rPr>
        <w:t>，在不改变用地性质、不减少停车泊位的前提下可以配建</w:t>
      </w:r>
      <w:r>
        <w:rPr>
          <w:rFonts w:ascii="Times New Roman" w:hAnsi="Times New Roman" w:cs="Times New Roman" w:hint="eastAsia"/>
          <w:bCs/>
          <w:szCs w:val="32"/>
        </w:rPr>
        <w:t>符合规定比例</w:t>
      </w:r>
      <w:r>
        <w:rPr>
          <w:rFonts w:ascii="Times New Roman" w:hAnsi="Times New Roman" w:cs="Times New Roman"/>
          <w:bCs/>
          <w:szCs w:val="32"/>
        </w:rPr>
        <w:t>的附属商业</w:t>
      </w:r>
      <w:r>
        <w:rPr>
          <w:rFonts w:ascii="Times New Roman" w:hAnsi="Times New Roman" w:cs="Times New Roman" w:hint="eastAsia"/>
          <w:bCs/>
          <w:szCs w:val="32"/>
        </w:rPr>
        <w:t>设施</w:t>
      </w:r>
      <w:r>
        <w:rPr>
          <w:rFonts w:ascii="Times New Roman" w:hAnsi="Times New Roman" w:cs="Times New Roman"/>
          <w:bCs/>
          <w:szCs w:val="32"/>
        </w:rPr>
        <w:t>。</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第三章  使用和管理</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十八</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政府投资建设或者依托公共资源设置的公共停车场、施划的道路停车泊位，应当确定一定比例的免费停车场和道路停车泊位为公众提供停车服务；确定为经营性停车场和收费道路停车泊位的，应当通过招标、拍卖等竞争性方式公开选择经营者。</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十九</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hint="eastAsia"/>
          <w:bCs/>
          <w:szCs w:val="32"/>
        </w:rPr>
        <w:t>经营性</w:t>
      </w:r>
      <w:r>
        <w:rPr>
          <w:rFonts w:ascii="Times New Roman" w:hAnsi="Times New Roman" w:cs="Times New Roman"/>
          <w:bCs/>
          <w:szCs w:val="32"/>
        </w:rPr>
        <w:t>公共</w:t>
      </w:r>
      <w:r>
        <w:rPr>
          <w:rFonts w:ascii="Times New Roman" w:hAnsi="Times New Roman" w:cs="Times New Roman"/>
          <w:color w:val="333333"/>
          <w:kern w:val="0"/>
          <w:szCs w:val="32"/>
        </w:rPr>
        <w:t>停车场应当依法领取营业执照</w:t>
      </w:r>
      <w:r>
        <w:rPr>
          <w:rFonts w:ascii="Times New Roman" w:hAnsi="Times New Roman" w:cs="Times New Roman"/>
          <w:bCs/>
          <w:szCs w:val="32"/>
        </w:rPr>
        <w:t>，并</w:t>
      </w:r>
      <w:r>
        <w:rPr>
          <w:rFonts w:ascii="Times New Roman" w:hAnsi="Times New Roman" w:cs="Times New Roman" w:hint="eastAsia"/>
          <w:bCs/>
          <w:szCs w:val="32"/>
        </w:rPr>
        <w:t>在</w:t>
      </w:r>
      <w:r>
        <w:rPr>
          <w:rFonts w:ascii="Times New Roman" w:hAnsi="Times New Roman" w:cs="Times New Roman"/>
          <w:bCs/>
          <w:szCs w:val="32"/>
        </w:rPr>
        <w:t>停车场投入使用五日前向城市管理部门备案。</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机动车停放服务收费实行政府定价、政府指导价和市场调节价。</w:t>
      </w:r>
    </w:p>
    <w:p>
      <w:pPr>
        <w:pStyle w:val="Normal"/>
        <w:ind w:endChars="0" w:end="0"/>
        <w:rPr>
          <w:rFonts w:ascii="Times New Roman" w:hAnsi="Times New Roman" w:cs="Times New Roman"/>
          <w:szCs w:val="32"/>
        </w:rPr>
      </w:pPr>
      <w:r>
        <w:rPr>
          <w:rFonts w:ascii="Times New Roman" w:hAnsi="Times New Roman" w:cs="Times New Roman"/>
          <w:szCs w:val="32"/>
        </w:rPr>
        <w:t>制定或者调整政府定价、政府指导价的机动车停放服务收费标准，应当充分考虑场地类型、地理位置、服务条件、停车时间等因素。</w:t>
      </w:r>
    </w:p>
    <w:p>
      <w:pPr>
        <w:pStyle w:val="Normal"/>
        <w:ind w:endChars="0" w:end="0"/>
        <w:rPr>
          <w:rFonts w:ascii="Times New Roman" w:hAnsi="Times New Roman" w:cs="Times New Roman"/>
          <w:bCs/>
          <w:szCs w:val="32"/>
        </w:rPr>
      </w:pPr>
      <w:r>
        <w:rPr>
          <w:rFonts w:ascii="Times New Roman" w:hAnsi="Times New Roman" w:cs="Times New Roman"/>
          <w:bCs/>
          <w:szCs w:val="32"/>
        </w:rPr>
        <w:t>发展改革部门在制定或者调整机动车停放服务收费政府定价、政府指导价前，应当开展价格或者成本调查，召开论证会，向社会公示价格制定或者调整方案，广泛听取社会各界意见。</w:t>
      </w:r>
    </w:p>
    <w:p>
      <w:pPr>
        <w:pStyle w:val="Normal"/>
        <w:ind w:endChars="0" w:end="0"/>
        <w:rPr>
          <w:rFonts w:ascii="Times New Roman" w:hAnsi="Times New Roman" w:cs="Times New Roman"/>
          <w:bCs/>
          <w:szCs w:val="32"/>
        </w:rPr>
      </w:pPr>
      <w:r>
        <w:rPr>
          <w:rFonts w:ascii="Times New Roman" w:hAnsi="Times New Roman" w:cs="Times New Roman"/>
          <w:bCs/>
          <w:szCs w:val="32"/>
        </w:rPr>
        <w:t>实行市场调节价的机动车停放服务收费，经营者应当依据经营成本和市场供求、竞争状况，遵循合法、公平和诚实信用的原则自主制定。</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经营性</w:t>
      </w:r>
      <w:r>
        <w:rPr>
          <w:rFonts w:ascii="Times New Roman" w:hAnsi="Times New Roman" w:cs="Times New Roman" w:hint="eastAsia"/>
          <w:szCs w:val="32"/>
        </w:rPr>
        <w:t>公共</w:t>
      </w:r>
      <w:r>
        <w:rPr>
          <w:rFonts w:ascii="Times New Roman" w:hAnsi="Times New Roman" w:cs="Times New Roman"/>
          <w:szCs w:val="32"/>
        </w:rPr>
        <w:t>停车场、道路停车泊位</w:t>
      </w:r>
      <w:r>
        <w:rPr>
          <w:rFonts w:ascii="Times New Roman" w:hAnsi="Times New Roman" w:cs="Times New Roman" w:hint="eastAsia"/>
          <w:szCs w:val="32"/>
        </w:rPr>
        <w:t>可以实行计时收费、计次收费和包月收费等方式。</w:t>
      </w:r>
      <w:r>
        <w:rPr>
          <w:rFonts w:ascii="Times New Roman" w:hAnsi="Times New Roman" w:cs="Times New Roman"/>
          <w:bCs/>
          <w:color w:val="000000"/>
          <w:szCs w:val="32"/>
        </w:rPr>
        <w:t>实</w:t>
      </w:r>
      <w:r>
        <w:rPr>
          <w:rFonts w:ascii="Times New Roman" w:hAnsi="Times New Roman" w:cs="Times New Roman" w:hint="eastAsia"/>
          <w:bCs/>
          <w:szCs w:val="32"/>
        </w:rPr>
        <w:t>行</w:t>
      </w:r>
      <w:r>
        <w:rPr>
          <w:rFonts w:ascii="Times New Roman" w:hAnsi="Times New Roman" w:cs="Times New Roman"/>
          <w:bCs/>
          <w:color w:val="000000"/>
          <w:szCs w:val="32"/>
        </w:rPr>
        <w:t>计时收费的，应当</w:t>
      </w:r>
      <w:r>
        <w:rPr>
          <w:rFonts w:ascii="Times New Roman" w:hAnsi="Times New Roman" w:cs="Times New Roman" w:hint="eastAsia"/>
          <w:bCs/>
          <w:szCs w:val="32"/>
        </w:rPr>
        <w:t>以</w:t>
      </w:r>
      <w:r>
        <w:rPr>
          <w:rFonts w:ascii="Times New Roman" w:hAnsi="Times New Roman" w:cs="Times New Roman"/>
          <w:bCs/>
          <w:szCs w:val="32"/>
        </w:rPr>
        <w:t>分钟</w:t>
      </w:r>
      <w:r>
        <w:rPr>
          <w:rFonts w:ascii="Times New Roman" w:hAnsi="Times New Roman" w:cs="Times New Roman" w:hint="eastAsia"/>
          <w:bCs/>
          <w:szCs w:val="32"/>
        </w:rPr>
        <w:t>为</w:t>
      </w:r>
      <w:r>
        <w:rPr>
          <w:rFonts w:ascii="Times New Roman" w:hAnsi="Times New Roman" w:cs="Times New Roman"/>
          <w:bCs/>
          <w:szCs w:val="32"/>
        </w:rPr>
        <w:t>计费</w:t>
      </w:r>
      <w:r>
        <w:rPr>
          <w:rFonts w:ascii="Times New Roman" w:hAnsi="Times New Roman" w:cs="Times New Roman" w:hint="eastAsia"/>
          <w:bCs/>
          <w:szCs w:val="32"/>
        </w:rPr>
        <w:t>单位</w:t>
      </w:r>
      <w:r>
        <w:rPr>
          <w:rFonts w:ascii="Times New Roman" w:hAnsi="Times New Roman" w:cs="Times New Roman"/>
          <w:bCs/>
          <w:color w:val="000000"/>
          <w:szCs w:val="32"/>
        </w:rPr>
        <w:t>。</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二十一</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政府确定的免费公共停车场应当在停车场出入口显著位置设置机动车免费停放公示牌。</w:t>
      </w:r>
    </w:p>
    <w:p>
      <w:pPr>
        <w:pStyle w:val="Normal"/>
        <w:ind w:endChars="0" w:end="0"/>
        <w:rPr>
          <w:rFonts w:ascii="Times New Roman" w:hAnsi="Times New Roman" w:cs="Times New Roman"/>
          <w:bCs/>
          <w:szCs w:val="32"/>
        </w:rPr>
      </w:pPr>
      <w:r>
        <w:rPr>
          <w:rFonts w:ascii="Times New Roman" w:hAnsi="Times New Roman" w:cs="Times New Roman"/>
          <w:bCs/>
          <w:szCs w:val="32"/>
        </w:rPr>
        <w:t>经营性公共停车场应当遵守下列规定：</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（一）</w:t>
      </w:r>
      <w:r>
        <w:rPr>
          <w:rFonts w:ascii="Times New Roman" w:hAnsi="Times New Roman" w:cs="Times New Roman"/>
          <w:bCs/>
          <w:color w:val="000000"/>
          <w:szCs w:val="32"/>
        </w:rPr>
        <w:t>制定完善的经营管理、车辆停放、设施维护保养</w:t>
      </w:r>
      <w:r>
        <w:rPr>
          <w:rFonts w:ascii="Times New Roman" w:hAnsi="Times New Roman" w:cs="Times New Roman" w:hint="eastAsia"/>
          <w:bCs/>
          <w:color w:val="000000"/>
          <w:szCs w:val="32"/>
        </w:rPr>
        <w:t>、</w:t>
      </w:r>
      <w:r>
        <w:rPr>
          <w:rFonts w:ascii="Times New Roman" w:hAnsi="Times New Roman" w:cs="Times New Roman"/>
          <w:bCs/>
          <w:color w:val="000000"/>
          <w:szCs w:val="32"/>
        </w:rPr>
        <w:t>消防和安全等管理制度；</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w:t>
      </w:r>
      <w:r>
        <w:rPr>
          <w:rFonts w:ascii="Times New Roman" w:hAnsi="Times New Roman" w:cs="Times New Roman" w:hint="eastAsia"/>
          <w:bCs/>
          <w:szCs w:val="32"/>
        </w:rPr>
        <w:t>二</w:t>
      </w:r>
      <w:r>
        <w:rPr>
          <w:rFonts w:ascii="Times New Roman" w:hAnsi="Times New Roman" w:cs="Times New Roman" w:hint="eastAsia"/>
          <w:bCs/>
          <w:color w:val="000000"/>
          <w:szCs w:val="32"/>
        </w:rPr>
        <w:t>）</w:t>
      </w:r>
      <w:r>
        <w:rPr>
          <w:rFonts w:ascii="Times New Roman" w:hAnsi="Times New Roman" w:cs="Times New Roman"/>
          <w:bCs/>
          <w:color w:val="000000"/>
          <w:szCs w:val="32"/>
        </w:rPr>
        <w:t>对停放时间三十分钟以内的车辆免收停车服务费；</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w:t>
      </w:r>
      <w:r>
        <w:rPr>
          <w:rFonts w:ascii="Times New Roman" w:hAnsi="Times New Roman" w:cs="Times New Roman" w:hint="eastAsia"/>
          <w:bCs/>
          <w:szCs w:val="32"/>
        </w:rPr>
        <w:t>三</w:t>
      </w:r>
      <w:r>
        <w:rPr>
          <w:rFonts w:ascii="Times New Roman" w:hAnsi="Times New Roman" w:cs="Times New Roman"/>
          <w:bCs/>
          <w:color w:val="000000"/>
          <w:szCs w:val="32"/>
        </w:rPr>
        <w:t>）按照公示的收费标准收取费用；</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w:t>
      </w:r>
      <w:r>
        <w:rPr>
          <w:rFonts w:ascii="Times New Roman" w:hAnsi="Times New Roman" w:cs="Times New Roman" w:hint="eastAsia"/>
          <w:bCs/>
          <w:szCs w:val="32"/>
        </w:rPr>
        <w:t>四</w:t>
      </w:r>
      <w:r>
        <w:rPr>
          <w:rFonts w:ascii="Times New Roman" w:hAnsi="Times New Roman" w:cs="Times New Roman"/>
          <w:bCs/>
          <w:color w:val="000000"/>
          <w:szCs w:val="32"/>
        </w:rPr>
        <w:t>）提供合法票据</w:t>
      </w:r>
      <w:r>
        <w:rPr>
          <w:rFonts w:ascii="Times New Roman" w:hAnsi="Times New Roman" w:cs="Times New Roman" w:hint="eastAsia"/>
          <w:bCs/>
          <w:color w:val="000000"/>
          <w:szCs w:val="3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bCs/>
          <w:color w:val="000000"/>
          <w:szCs w:val="32"/>
        </w:rPr>
        <w:t>（</w:t>
      </w:r>
      <w:r>
        <w:rPr>
          <w:rFonts w:ascii="Times New Roman" w:hAnsi="Times New Roman" w:cs="Times New Roman" w:hint="eastAsia"/>
          <w:bCs/>
          <w:szCs w:val="32"/>
        </w:rPr>
        <w:t>五</w:t>
      </w:r>
      <w:r>
        <w:rPr>
          <w:rFonts w:ascii="Times New Roman" w:hAnsi="Times New Roman" w:cs="Times New Roman"/>
          <w:bCs/>
          <w:color w:val="000000"/>
          <w:szCs w:val="32"/>
        </w:rPr>
        <w:t>）在停车场出入口显著位置设置机动车停放服务公示牌，公示停车场名称、营业执照、收费依据、收费标准、车位数量、管理责任人和监督电话等事项；</w:t>
      </w:r>
    </w:p>
    <w:p>
      <w:pPr>
        <w:pStyle w:val="Normal"/>
        <w:ind w:endChars="0" w:end="0"/>
        <w:rPr>
          <w:rFonts w:ascii="Times New Roman" w:hAnsi="Times New Roman" w:cs="Times New Roman"/>
          <w:bCs/>
          <w:color w:val="000000"/>
          <w:szCs w:val="32"/>
        </w:rPr>
      </w:pPr>
      <w:r>
        <w:rPr>
          <w:rFonts w:ascii="Times New Roman" w:hAnsi="Times New Roman" w:cs="Times New Roman"/>
          <w:bCs/>
          <w:color w:val="000000"/>
          <w:szCs w:val="32"/>
        </w:rPr>
        <w:t>（</w:t>
      </w:r>
      <w:r>
        <w:rPr>
          <w:rFonts w:ascii="Times New Roman" w:hAnsi="Times New Roman" w:cs="Times New Roman" w:hint="eastAsia"/>
          <w:bCs/>
          <w:szCs w:val="32"/>
        </w:rPr>
        <w:t>六</w:t>
      </w:r>
      <w:r>
        <w:rPr>
          <w:rFonts w:ascii="Times New Roman" w:hAnsi="Times New Roman" w:cs="Times New Roman"/>
          <w:bCs/>
          <w:color w:val="000000"/>
          <w:szCs w:val="32"/>
        </w:rPr>
        <w:t>）</w:t>
      </w:r>
      <w:r>
        <w:rPr>
          <w:rFonts w:ascii="Times New Roman" w:hAnsi="Times New Roman" w:cs="Times New Roman"/>
          <w:bCs/>
          <w:color w:val="000000"/>
          <w:spacing w:val="2"/>
          <w:szCs w:val="32"/>
        </w:rPr>
        <w:t>将停车泊位使用信息实时上传至全市智慧停车信息系统</w:t>
      </w:r>
      <w:r>
        <w:rPr>
          <w:rFonts w:ascii="Times New Roman" w:hAnsi="Times New Roman" w:cs="Times New Roman"/>
          <w:bCs/>
          <w:color w:val="000000"/>
          <w:szCs w:val="32"/>
        </w:rPr>
        <w:t>；</w:t>
      </w:r>
    </w:p>
    <w:p>
      <w:pPr>
        <w:pStyle w:val="Normal"/>
        <w:ind w:endChars="0" w:end="0"/>
        <w:rPr>
          <w:rFonts w:ascii="Times New Roman" w:hAnsi="Times New Roman" w:cs="Times New Roman" w:hint="eastAsia"/>
          <w:bCs/>
          <w:szCs w:val="32"/>
        </w:rPr>
      </w:pPr>
      <w:r>
        <w:rPr>
          <w:rFonts w:ascii="Times New Roman" w:hAnsi="Times New Roman" w:cs="Times New Roman"/>
          <w:bCs/>
          <w:color w:val="000000"/>
          <w:szCs w:val="32"/>
        </w:rPr>
        <w:t>（</w:t>
      </w:r>
      <w:r>
        <w:rPr>
          <w:rFonts w:ascii="Times New Roman" w:hAnsi="Times New Roman" w:cs="Times New Roman" w:hint="eastAsia"/>
          <w:bCs/>
          <w:szCs w:val="32"/>
        </w:rPr>
        <w:t>七</w:t>
      </w:r>
      <w:r>
        <w:rPr>
          <w:rFonts w:ascii="Times New Roman" w:hAnsi="Times New Roman" w:cs="Times New Roman"/>
          <w:bCs/>
          <w:szCs w:val="32"/>
        </w:rPr>
        <w:t>）</w:t>
      </w:r>
      <w:r>
        <w:rPr>
          <w:rFonts w:ascii="Times New Roman" w:hAnsi="Times New Roman" w:cs="Times New Roman"/>
          <w:bCs/>
          <w:spacing w:val="2"/>
          <w:szCs w:val="32"/>
        </w:rPr>
        <w:t>视频监控设备采集的现场影像数据应当保存三十日以上</w:t>
      </w:r>
      <w:r>
        <w:rPr>
          <w:rFonts w:ascii="Times New Roman" w:hAnsi="Times New Roman" w:cs="Times New Roman" w:hint="eastAsia"/>
          <w:bCs/>
          <w:spacing w:val="2"/>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（八）</w:t>
      </w:r>
      <w:r>
        <w:rPr>
          <w:rFonts w:ascii="Times New Roman" w:hAnsi="Times New Roman" w:cs="Times New Roman" w:hint="eastAsia"/>
          <w:bCs/>
          <w:szCs w:val="32"/>
        </w:rPr>
        <w:t>保持停车场</w:t>
      </w:r>
      <w:r>
        <w:rPr>
          <w:rFonts w:ascii="Times New Roman" w:hAnsi="Times New Roman" w:cs="Times New Roman"/>
          <w:bCs/>
          <w:szCs w:val="32"/>
        </w:rPr>
        <w:t>环</w:t>
      </w:r>
      <w:r>
        <w:rPr>
          <w:rFonts w:ascii="Times New Roman" w:hAnsi="Times New Roman" w:cs="Times New Roman" w:hint="eastAsia"/>
          <w:bCs/>
          <w:szCs w:val="32"/>
        </w:rPr>
        <w:t>境</w:t>
      </w:r>
      <w:r>
        <w:rPr>
          <w:rFonts w:ascii="Times New Roman" w:hAnsi="Times New Roman" w:cs="Times New Roman"/>
          <w:bCs/>
          <w:szCs w:val="32"/>
        </w:rPr>
        <w:t>卫</w:t>
      </w:r>
      <w:r>
        <w:rPr>
          <w:rFonts w:ascii="Times New Roman" w:hAnsi="Times New Roman" w:cs="Times New Roman" w:hint="eastAsia"/>
          <w:bCs/>
          <w:szCs w:val="32"/>
        </w:rPr>
        <w:t>生、</w:t>
      </w:r>
      <w:r>
        <w:rPr>
          <w:rFonts w:ascii="Times New Roman" w:hAnsi="Times New Roman" w:cs="Times New Roman"/>
          <w:bCs/>
          <w:szCs w:val="32"/>
        </w:rPr>
        <w:t>车辆停放整齐有序；</w:t>
      </w:r>
    </w:p>
    <w:p>
      <w:pPr>
        <w:pStyle w:val="Normal"/>
        <w:ind w:endChars="0" w:end="0"/>
        <w:rPr>
          <w:rFonts w:ascii="Times New Roman" w:hAnsi="Times New Roman" w:cs="Times New Roman"/>
          <w:bCs/>
          <w:szCs w:val="32"/>
        </w:rPr>
      </w:pPr>
      <w:r>
        <w:rPr>
          <w:rFonts w:ascii="Times New Roman" w:hAnsi="Times New Roman" w:cs="Times New Roman"/>
          <w:bCs/>
          <w:szCs w:val="32"/>
        </w:rPr>
        <w:t>（</w:t>
      </w:r>
      <w:r>
        <w:rPr>
          <w:rFonts w:ascii="Times New Roman" w:hAnsi="Times New Roman" w:cs="Times New Roman" w:hint="eastAsia"/>
          <w:bCs/>
          <w:szCs w:val="32"/>
        </w:rPr>
        <w:t>九</w:t>
      </w:r>
      <w:r>
        <w:rPr>
          <w:rFonts w:ascii="Times New Roman" w:hAnsi="Times New Roman" w:cs="Times New Roman"/>
          <w:bCs/>
          <w:szCs w:val="32"/>
        </w:rPr>
        <w:t>）法律、法规以及国家和省、市有关停车管理服务的其他规定。</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二十二</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专用停车场由所有权人、使用权人自行维护和管理，或者委托他人进行维护和管理。</w:t>
      </w:r>
    </w:p>
    <w:p>
      <w:pPr>
        <w:pStyle w:val="Normal"/>
        <w:tabs>
          <w:tab w:val="clear" w:pos="425"/>
          <w:tab w:val="left" w:pos="0" w:leader="none"/>
        </w:tabs>
        <w:autoSpaceDE w:val="false"/>
        <w:ind w:endChars="0" w:end="0"/>
        <w:rPr>
          <w:rFonts w:ascii="Times New Roman" w:hAnsi="Times New Roman" w:cs="Times New Roman"/>
          <w:bCs/>
          <w:szCs w:val="32"/>
        </w:rPr>
      </w:pPr>
      <w:r>
        <w:rPr>
          <w:rFonts w:ascii="Times New Roman" w:hAnsi="Times New Roman" w:cs="Times New Roman"/>
          <w:bCs/>
          <w:szCs w:val="32"/>
        </w:rPr>
        <w:t>管理者应当制定和落实车辆停放、安全保卫、消防管理、应急处置等管理制度。</w:t>
      </w:r>
    </w:p>
    <w:p>
      <w:pPr>
        <w:pStyle w:val="Normal"/>
        <w:ind w:endChars="0" w:end="0"/>
        <w:rPr>
          <w:rFonts w:ascii="Times New Roman" w:hAnsi="Times New Roman" w:cs="Times New Roman"/>
          <w:bCs/>
          <w:szCs w:val="32"/>
        </w:rPr>
      </w:pPr>
      <w:r>
        <w:rPr>
          <w:rFonts w:ascii="Times New Roman" w:hAnsi="Times New Roman" w:cs="Times New Roman"/>
          <w:bCs/>
          <w:szCs w:val="32"/>
        </w:rPr>
        <w:t>鼓励专用停车场在满足本单位停车需求的前提下，向公众开放，提供停车服务。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机关、企事业单位</w:t>
      </w:r>
      <w:r>
        <w:rPr>
          <w:rFonts w:ascii="Times New Roman" w:hAnsi="Times New Roman" w:cs="Times New Roman"/>
          <w:bCs/>
          <w:szCs w:val="32"/>
        </w:rPr>
        <w:t>专用停车场向公众提供有偿停车服务的，参照本条例关于经营性公共停车场的规定执行。</w:t>
      </w:r>
    </w:p>
    <w:p>
      <w:pPr>
        <w:pStyle w:val="Normal"/>
        <w:ind w:endChars="0" w:end="0"/>
        <w:rPr>
          <w:rFonts w:ascii="Times New Roman" w:hAnsi="Times New Roman" w:cs="Times New Roman"/>
          <w:bCs/>
          <w:szCs w:val="32"/>
        </w:rPr>
      </w:pPr>
      <w:r>
        <w:rPr>
          <w:rFonts w:ascii="Times New Roman" w:hAnsi="Times New Roman" w:cs="Times New Roman"/>
          <w:bCs/>
          <w:szCs w:val="32"/>
        </w:rPr>
        <w:t>住宅物业管理区域专用停车场向公众</w:t>
      </w:r>
      <w:r>
        <w:rPr>
          <w:rFonts w:ascii="Times New Roman" w:hAnsi="Times New Roman" w:cs="Times New Roman" w:hint="eastAsia"/>
          <w:bCs/>
          <w:szCs w:val="32"/>
        </w:rPr>
        <w:t>提供有偿停车服务的，其经营管理者应当自</w:t>
      </w:r>
      <w:r>
        <w:rPr>
          <w:rFonts w:ascii="Times New Roman" w:hAnsi="Times New Roman" w:cs="Times New Roman"/>
          <w:bCs/>
          <w:szCs w:val="32"/>
        </w:rPr>
        <w:t>向公众</w:t>
      </w:r>
      <w:r>
        <w:rPr>
          <w:rFonts w:ascii="Times New Roman" w:hAnsi="Times New Roman" w:cs="Times New Roman" w:hint="eastAsia"/>
          <w:bCs/>
          <w:szCs w:val="32"/>
        </w:rPr>
        <w:t>提供有偿停车服务之日起十五日内书面告知城市管理部门。</w:t>
      </w:r>
    </w:p>
    <w:p>
      <w:pPr>
        <w:pStyle w:val="Normal"/>
        <w:shd w:fill="FFFFFF" w:val="clear"/>
        <w:ind w:endChars="0" w:end="0"/>
        <w:rPr>
          <w:rFonts w:ascii="Times New Roman" w:hAnsi="Times New Roman" w:cs="Times New Roman" w:hint="eastAsia"/>
          <w:bCs/>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二十三</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住宅物业管理区域内，</w:t>
      </w:r>
      <w:r>
        <w:rPr>
          <w:rFonts w:ascii="Times New Roman" w:hAnsi="Times New Roman" w:cs="Times New Roman" w:hint="eastAsia"/>
          <w:bCs/>
          <w:szCs w:val="32"/>
        </w:rPr>
        <w:t>建设单位未出售或者未附赠的车位、车库，应当优先出租给本区域内业主，租金按照价格行政部门核定的标准执行；业主要求承租车位、车库的，建设单位不得只售不租。</w:t>
      </w:r>
    </w:p>
    <w:p>
      <w:pPr>
        <w:pStyle w:val="Normal"/>
        <w:tabs>
          <w:tab w:val="clear" w:pos="425"/>
          <w:tab w:val="left" w:pos="0" w:leader="none"/>
        </w:tabs>
        <w:autoSpaceDE w:val="false"/>
        <w:ind w:endChars="0" w:end="0"/>
        <w:rPr>
          <w:rFonts w:ascii="Times New Roman" w:hAnsi="Times New Roman" w:cs="Times New Roman"/>
          <w:bCs/>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二十四</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利用住宅物业管理区域内业主共有部分设置的停车场向公众</w:t>
      </w:r>
      <w:r>
        <w:rPr>
          <w:rFonts w:ascii="Times New Roman" w:hAnsi="Times New Roman" w:cs="Times New Roman" w:hint="eastAsia"/>
          <w:bCs/>
          <w:szCs w:val="32"/>
        </w:rPr>
        <w:t>提供</w:t>
      </w:r>
      <w:r>
        <w:rPr>
          <w:rFonts w:ascii="Times New Roman" w:hAnsi="Times New Roman" w:cs="Times New Roman"/>
          <w:bCs/>
          <w:szCs w:val="32"/>
        </w:rPr>
        <w:t>有偿停车服务的，应当由专有部分面积占比三分之二以上的业主且人数占比三分之二以上的业主参与表决，经参与表决专有部分面积四分之三以上的业主且参与表决人数四分之三以上的业主同意。</w:t>
      </w:r>
    </w:p>
    <w:p>
      <w:pPr>
        <w:pStyle w:val="Normal"/>
        <w:tabs>
          <w:tab w:val="clear" w:pos="425"/>
          <w:tab w:val="left" w:pos="0" w:leader="none"/>
        </w:tabs>
        <w:autoSpaceDE w:val="false"/>
        <w:ind w:endChars="0" w:end="0"/>
        <w:rPr>
          <w:rFonts w:ascii="Times New Roman" w:hAnsi="Times New Roman" w:cs="Times New Roman"/>
          <w:bCs/>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二十五</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住宅物业管理区域专用停车场的维护、管理由物业服务人负责。物业管理部门应当对住宅物业管理区域专用停车场的管理进行指导和监督。</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w:t>
      </w:r>
      <w:r>
        <w:rPr>
          <w:rFonts w:ascii="Times New Roman" w:hAnsi="Times New Roman" w:cs="Times New Roman" w:hint="eastAsia" w:eastAsia="黑体"/>
          <w:szCs w:val="32"/>
        </w:rPr>
        <w:t>六</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bCs/>
          <w:szCs w:val="32"/>
        </w:rPr>
        <w:t>道路停车泊位</w:t>
      </w:r>
      <w:r>
        <w:rPr>
          <w:rFonts w:ascii="Times New Roman" w:hAnsi="Times New Roman" w:cs="Times New Roman" w:hint="eastAsia"/>
          <w:bCs/>
          <w:szCs w:val="32"/>
        </w:rPr>
        <w:t>分为</w:t>
      </w:r>
      <w:r>
        <w:rPr>
          <w:rFonts w:ascii="Times New Roman" w:hAnsi="Times New Roman" w:cs="Times New Roman"/>
          <w:bCs/>
          <w:szCs w:val="32"/>
        </w:rPr>
        <w:t>免费</w:t>
      </w:r>
      <w:r>
        <w:rPr>
          <w:rFonts w:ascii="Times New Roman" w:hAnsi="Times New Roman" w:cs="Times New Roman" w:hint="eastAsia"/>
          <w:bCs/>
          <w:szCs w:val="32"/>
        </w:rPr>
        <w:t>道路停车泊位</w:t>
      </w:r>
      <w:r>
        <w:rPr>
          <w:rFonts w:ascii="Times New Roman" w:hAnsi="Times New Roman" w:cs="Times New Roman"/>
          <w:bCs/>
          <w:szCs w:val="32"/>
        </w:rPr>
        <w:t>和收费</w:t>
      </w:r>
      <w:r>
        <w:rPr>
          <w:rFonts w:ascii="Times New Roman" w:hAnsi="Times New Roman" w:cs="Times New Roman" w:hint="eastAsia"/>
          <w:bCs/>
          <w:szCs w:val="32"/>
        </w:rPr>
        <w:t>道路停车泊位</w:t>
      </w:r>
      <w:r>
        <w:rPr>
          <w:rFonts w:ascii="Times New Roman" w:hAnsi="Times New Roman" w:cs="Times New Roman"/>
          <w:bCs/>
          <w:szCs w:val="32"/>
        </w:rPr>
        <w:t>。</w:t>
      </w:r>
    </w:p>
    <w:p>
      <w:pPr>
        <w:pStyle w:val="Normal"/>
        <w:ind w:endChars="0" w:end="0"/>
        <w:rPr>
          <w:rFonts w:ascii="Times New Roman" w:hAnsi="Times New Roman" w:cs="Times New Roman" w:hint="eastAsia"/>
          <w:szCs w:val="32"/>
        </w:rPr>
      </w:pPr>
      <w:r>
        <w:rPr>
          <w:rFonts w:ascii="Times New Roman" w:hAnsi="Times New Roman" w:cs="Times New Roman"/>
          <w:bCs/>
          <w:szCs w:val="32"/>
        </w:rPr>
        <w:t>道路停车泊位</w:t>
      </w:r>
      <w:r>
        <w:rPr>
          <w:rFonts w:ascii="Times New Roman" w:hAnsi="Times New Roman" w:cs="Times New Roman" w:hint="eastAsia"/>
          <w:bCs/>
          <w:szCs w:val="32"/>
        </w:rPr>
        <w:t>免</w:t>
      </w:r>
      <w:r>
        <w:rPr>
          <w:rFonts w:ascii="Times New Roman" w:hAnsi="Times New Roman" w:cs="Times New Roman"/>
          <w:bCs/>
          <w:szCs w:val="32"/>
        </w:rPr>
        <w:t>费和</w:t>
      </w:r>
      <w:r>
        <w:rPr>
          <w:rFonts w:ascii="Times New Roman" w:hAnsi="Times New Roman" w:cs="Times New Roman" w:hint="eastAsia"/>
          <w:bCs/>
          <w:szCs w:val="32"/>
        </w:rPr>
        <w:t>收</w:t>
      </w:r>
      <w:r>
        <w:rPr>
          <w:rFonts w:ascii="Times New Roman" w:hAnsi="Times New Roman" w:cs="Times New Roman"/>
          <w:bCs/>
          <w:szCs w:val="32"/>
        </w:rPr>
        <w:t>费的路段、时</w:t>
      </w:r>
      <w:r>
        <w:rPr>
          <w:rFonts w:ascii="Times New Roman" w:hAnsi="Times New Roman" w:cs="Times New Roman" w:hint="eastAsia"/>
          <w:bCs/>
          <w:szCs w:val="32"/>
        </w:rPr>
        <w:t>段</w:t>
      </w:r>
      <w:r>
        <w:rPr>
          <w:rFonts w:ascii="Times New Roman" w:hAnsi="Times New Roman" w:cs="Times New Roman"/>
          <w:bCs/>
          <w:szCs w:val="32"/>
        </w:rPr>
        <w:t>，由公安机关交通管理部门根据停车需求和交通状</w:t>
      </w:r>
      <w:r>
        <w:rPr>
          <w:rFonts w:ascii="Times New Roman" w:hAnsi="Times New Roman" w:cs="Times New Roman"/>
          <w:szCs w:val="32"/>
        </w:rPr>
        <w:t>况确定，并向社会公布</w:t>
      </w:r>
      <w:r>
        <w:rPr>
          <w:rFonts w:ascii="Times New Roman" w:hAnsi="Times New Roman" w:cs="Times New Roman" w:hint="eastAsia"/>
          <w:szCs w:val="32"/>
        </w:rPr>
        <w:t>。</w:t>
      </w:r>
    </w:p>
    <w:p>
      <w:pPr>
        <w:pStyle w:val="Normal"/>
        <w:ind w:endChars="0" w:end="0"/>
        <w:rPr>
          <w:rFonts w:ascii="Times New Roman" w:hAnsi="Times New Roman" w:cs="Times New Roman" w:hint="eastAsia"/>
          <w:bCs/>
          <w:szCs w:val="32"/>
        </w:rPr>
      </w:pPr>
      <w:r>
        <w:rPr>
          <w:rFonts w:ascii="Times New Roman" w:hAnsi="Times New Roman" w:cs="Times New Roman"/>
          <w:bCs/>
          <w:szCs w:val="32"/>
        </w:rPr>
        <w:t>在停车供需矛盾突出的区域，公安机关交通管理部门对具备夜间停车条件的道路，应当设置机动车免费临时停车路段。</w:t>
      </w:r>
    </w:p>
    <w:p>
      <w:pPr>
        <w:pStyle w:val="Normal"/>
        <w:ind w:endChars="0" w:end="0"/>
        <w:rPr>
          <w:rFonts w:ascii="Times New Roman" w:hAnsi="Times New Roman" w:cs="Times New Roman"/>
          <w:bCs/>
          <w:szCs w:val="32"/>
        </w:rPr>
      </w:pPr>
      <w:r>
        <w:rPr>
          <w:rFonts w:ascii="Times New Roman" w:hAnsi="Times New Roman" w:cs="Times New Roman"/>
          <w:bCs/>
          <w:szCs w:val="32"/>
        </w:rPr>
        <w:t>收费道路停车泊位，执行政府定价或者政府指导价。</w:t>
      </w:r>
    </w:p>
    <w:p>
      <w:pPr>
        <w:pStyle w:val="Normal"/>
        <w:shd w:fill="FFFFFF" w:val="clear"/>
        <w:ind w:endChars="0" w:end="0"/>
        <w:rPr>
          <w:rFonts w:ascii="Times New Roman" w:hAnsi="Times New Roman" w:cs="Times New Roman"/>
          <w:bCs/>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二十七</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hint="eastAsia"/>
          <w:bCs/>
          <w:szCs w:val="32"/>
        </w:rPr>
        <w:t>免费道路停车泊位应当在路段显著位置设置机动车免费停放公示牌。</w:t>
      </w:r>
    </w:p>
    <w:p>
      <w:pPr>
        <w:pStyle w:val="Normal"/>
        <w:ind w:endChars="0" w:end="0"/>
        <w:rPr>
          <w:rFonts w:ascii="Times New Roman" w:hAnsi="Times New Roman" w:cs="Times New Roman"/>
          <w:bCs/>
          <w:szCs w:val="32"/>
        </w:rPr>
      </w:pPr>
      <w:r>
        <w:rPr>
          <w:rFonts w:ascii="Times New Roman" w:hAnsi="Times New Roman" w:cs="Times New Roman"/>
          <w:bCs/>
          <w:szCs w:val="32"/>
        </w:rPr>
        <w:t>收费道路停车泊位应当遵守下列规定</w:t>
      </w:r>
      <w:r>
        <w:rPr>
          <w:rFonts w:ascii="Times New Roman" w:hAnsi="Times New Roman" w:cs="Times New Roman" w:hint="eastAsia"/>
          <w:bCs/>
          <w:szCs w:val="32"/>
        </w:rPr>
        <w:t>：</w:t>
      </w:r>
    </w:p>
    <w:p>
      <w:pPr>
        <w:pStyle w:val="Normal"/>
        <w:numPr>
          <w:ilvl w:val="0"/>
          <w:numId w:val="2"/>
        </w:numPr>
        <w:ind w:firstLineChars="200" w:startChars="0" w:start="0" w:endChars="0" w:end="0"/>
        <w:rPr>
          <w:rFonts w:ascii="Times New Roman" w:hAnsi="Times New Roman" w:cs="Times New Roman"/>
          <w:bCs/>
          <w:szCs w:val="32"/>
        </w:rPr>
      </w:pPr>
      <w:del w:id="0" w:author="PC402" w:date="2021-11-05T16:21:00Z">
        <w:r>
          <w:rPr>
            <w:rFonts w:ascii="Times New Roman" w:hAnsi="Times New Roman" w:cs="Times New Roman"/>
            <w:bCs/>
            <w:szCs w:val="32"/>
          </w:rPr>
          <w:delText>（</w:delText>
        </w:r>
      </w:del>
      <w:del w:id="1" w:author="PC402" w:date="2021-11-05T16:21:00Z">
        <w:r>
          <w:rPr>
            <w:rFonts w:ascii="Times New Roman" w:hAnsi="Times New Roman" w:cs="Times New Roman" w:hint="eastAsia"/>
            <w:bCs/>
            <w:szCs w:val="32"/>
          </w:rPr>
          <w:delText>一</w:delText>
        </w:r>
      </w:del>
      <w:del w:id="2" w:author="PC402" w:date="2021-11-05T16:21:00Z">
        <w:r>
          <w:rPr>
            <w:rFonts w:ascii="Times New Roman" w:hAnsi="Times New Roman" w:cs="Times New Roman"/>
            <w:bCs/>
            <w:szCs w:val="32"/>
          </w:rPr>
          <w:delText>）</w:delText>
        </w:r>
      </w:del>
      <w:r>
        <w:rPr>
          <w:rFonts w:ascii="Times New Roman" w:hAnsi="Times New Roman" w:cs="Times New Roman"/>
          <w:bCs/>
          <w:szCs w:val="32"/>
        </w:rPr>
        <w:t>在路段显著位置设置机动车停放服务公示牌，公示道路停车泊位路段、收费单位、收费依据、收费标准、收费时段、车位数量、停车种类、管理责任人和监督电话等事项；</w:t>
      </w:r>
    </w:p>
    <w:p>
      <w:pPr>
        <w:pStyle w:val="Normal"/>
        <w:numPr>
          <w:ilvl w:val="0"/>
          <w:numId w:val="2"/>
        </w:numPr>
        <w:ind w:firstLineChars="200" w:startChars="0" w:start="0" w:endChars="0" w:end="0"/>
        <w:rPr>
          <w:rFonts w:ascii="Times New Roman" w:hAnsi="Times New Roman" w:cs="Times New Roman"/>
          <w:bCs/>
          <w:szCs w:val="32"/>
        </w:rPr>
      </w:pPr>
      <w:del w:id="3" w:author="PC402" w:date="2021-11-05T16:21:00Z">
        <w:r>
          <w:rPr>
            <w:rFonts w:ascii="Times New Roman" w:hAnsi="Times New Roman" w:cs="Times New Roman"/>
            <w:bCs/>
            <w:szCs w:val="32"/>
          </w:rPr>
          <w:delText>（</w:delText>
        </w:r>
      </w:del>
      <w:del w:id="4" w:author="PC402" w:date="2021-11-05T16:21:00Z">
        <w:r>
          <w:rPr>
            <w:rFonts w:ascii="Times New Roman" w:hAnsi="Times New Roman" w:cs="Times New Roman" w:hint="eastAsia"/>
            <w:bCs/>
            <w:szCs w:val="32"/>
          </w:rPr>
          <w:delText>二</w:delText>
        </w:r>
      </w:del>
      <w:del w:id="5" w:author="PC402" w:date="2021-11-05T16:21:00Z">
        <w:r>
          <w:rPr>
            <w:rFonts w:ascii="Times New Roman" w:hAnsi="Times New Roman" w:cs="Times New Roman"/>
            <w:bCs/>
            <w:szCs w:val="32"/>
          </w:rPr>
          <w:delText>）</w:delText>
        </w:r>
      </w:del>
      <w:r>
        <w:rPr>
          <w:rFonts w:ascii="Times New Roman" w:hAnsi="Times New Roman" w:cs="Times New Roman"/>
          <w:bCs/>
          <w:szCs w:val="32"/>
        </w:rPr>
        <w:t>对停放时间</w:t>
      </w:r>
      <w:r>
        <w:rPr>
          <w:rFonts w:ascii="Times New Roman" w:hAnsi="Times New Roman" w:cs="Times New Roman" w:hint="eastAsia"/>
          <w:bCs/>
          <w:szCs w:val="32"/>
        </w:rPr>
        <w:t>三</w:t>
      </w:r>
      <w:r>
        <w:rPr>
          <w:rFonts w:ascii="Times New Roman" w:hAnsi="Times New Roman" w:cs="Times New Roman"/>
          <w:bCs/>
          <w:szCs w:val="32"/>
        </w:rPr>
        <w:t>十分钟以内的车辆免收停车服务费；</w:t>
      </w:r>
    </w:p>
    <w:p>
      <w:pPr>
        <w:pStyle w:val="Normal"/>
        <w:numPr>
          <w:ilvl w:val="0"/>
          <w:numId w:val="2"/>
        </w:numPr>
        <w:ind w:firstLineChars="200" w:startChars="0" w:start="0" w:endChars="0" w:end="0"/>
        <w:rPr>
          <w:rFonts w:ascii="Times New Roman" w:hAnsi="Times New Roman" w:cs="Times New Roman"/>
          <w:bCs/>
          <w:szCs w:val="32"/>
        </w:rPr>
      </w:pPr>
      <w:del w:id="6" w:author="PC402" w:date="2021-11-05T16:21:00Z">
        <w:r>
          <w:rPr>
            <w:rFonts w:ascii="Times New Roman" w:hAnsi="Times New Roman" w:cs="Times New Roman"/>
            <w:bCs/>
            <w:szCs w:val="32"/>
          </w:rPr>
          <w:delText>（三）</w:delText>
        </w:r>
      </w:del>
      <w:r>
        <w:rPr>
          <w:rFonts w:ascii="Times New Roman" w:hAnsi="Times New Roman" w:cs="Times New Roman"/>
          <w:bCs/>
          <w:szCs w:val="32"/>
        </w:rPr>
        <w:t>工作人员佩戴明显标志，文明管理，指挥车辆按序停放；</w:t>
      </w:r>
    </w:p>
    <w:p>
      <w:pPr>
        <w:pStyle w:val="Normal"/>
        <w:ind w:endChars="0" w:end="0"/>
        <w:rPr>
          <w:rFonts w:ascii="Times New Roman" w:hAnsi="Times New Roman" w:cs="Times New Roman"/>
          <w:bCs/>
          <w:szCs w:val="32"/>
        </w:rPr>
      </w:pPr>
      <w:r>
        <w:rPr>
          <w:rFonts w:ascii="Times New Roman" w:hAnsi="Times New Roman" w:cs="Times New Roman"/>
          <w:bCs/>
          <w:szCs w:val="32"/>
        </w:rPr>
        <w:t>（四）按照公示的收费标准收取费用；</w:t>
      </w:r>
    </w:p>
    <w:p>
      <w:pPr>
        <w:pStyle w:val="Normal"/>
        <w:ind w:endChars="0" w:end="0"/>
        <w:rPr>
          <w:rFonts w:ascii="Times New Roman" w:hAnsi="Times New Roman" w:cs="Times New Roman"/>
          <w:bCs/>
          <w:szCs w:val="32"/>
        </w:rPr>
      </w:pPr>
      <w:r>
        <w:rPr>
          <w:rFonts w:ascii="Times New Roman" w:hAnsi="Times New Roman" w:cs="Times New Roman"/>
          <w:bCs/>
          <w:szCs w:val="32"/>
        </w:rPr>
        <w:t>（五）提供合法票据；</w:t>
      </w:r>
    </w:p>
    <w:p>
      <w:pPr>
        <w:pStyle w:val="Normal"/>
        <w:ind w:endChars="0" w:end="0"/>
        <w:rPr>
          <w:rFonts w:ascii="Times New Roman" w:hAnsi="Times New Roman" w:cs="Times New Roman"/>
          <w:bCs/>
          <w:szCs w:val="32"/>
        </w:rPr>
      </w:pPr>
      <w:r>
        <w:rPr>
          <w:rFonts w:ascii="Times New Roman" w:hAnsi="Times New Roman" w:cs="Times New Roman"/>
          <w:bCs/>
          <w:szCs w:val="32"/>
        </w:rPr>
        <w:t>（六）</w:t>
      </w:r>
      <w:r>
        <w:rPr>
          <w:rFonts w:ascii="Times New Roman" w:hAnsi="Times New Roman" w:cs="Times New Roman"/>
          <w:bCs/>
          <w:spacing w:val="2"/>
          <w:szCs w:val="32"/>
        </w:rPr>
        <w:t>将停车泊位使用信息实时上传至全市智慧停车信息系统。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w:t>
      </w:r>
      <w:r>
        <w:rPr>
          <w:rFonts w:ascii="Times New Roman" w:hAnsi="Times New Roman" w:cs="Times New Roman" w:hint="eastAsia" w:eastAsia="黑体"/>
          <w:bCs/>
          <w:szCs w:val="32"/>
        </w:rPr>
        <w:t>八</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公安机关交通管理部门对</w:t>
      </w:r>
      <w:r>
        <w:rPr>
          <w:rFonts w:ascii="Times New Roman" w:hAnsi="Times New Roman" w:cs="Times New Roman"/>
          <w:bCs/>
          <w:szCs w:val="32"/>
        </w:rPr>
        <w:t>道路</w:t>
      </w:r>
      <w:r>
        <w:rPr>
          <w:rFonts w:ascii="Times New Roman" w:hAnsi="Times New Roman" w:cs="Times New Roman"/>
          <w:szCs w:val="32"/>
        </w:rPr>
        <w:t>停车泊位的使用情况</w:t>
      </w:r>
      <w:r>
        <w:rPr>
          <w:rFonts w:ascii="Times New Roman" w:hAnsi="Times New Roman" w:cs="Times New Roman" w:hint="eastAsia"/>
          <w:bCs/>
          <w:szCs w:val="32"/>
        </w:rPr>
        <w:t>每年至少</w:t>
      </w:r>
      <w:r>
        <w:rPr>
          <w:rFonts w:ascii="Times New Roman" w:hAnsi="Times New Roman" w:cs="Times New Roman"/>
          <w:szCs w:val="32"/>
        </w:rPr>
        <w:t>评估一次，有下列情形之一的，</w:t>
      </w:r>
      <w:r>
        <w:rPr>
          <w:rFonts w:ascii="Times New Roman" w:hAnsi="Times New Roman" w:cs="Times New Roman"/>
          <w:bCs/>
          <w:szCs w:val="32"/>
        </w:rPr>
        <w:t>应当</w:t>
      </w:r>
      <w:r>
        <w:rPr>
          <w:rFonts w:ascii="Times New Roman" w:hAnsi="Times New Roman" w:cs="Times New Roman" w:hint="eastAsia"/>
          <w:bCs/>
          <w:szCs w:val="32"/>
        </w:rPr>
        <w:t>调整或者</w:t>
      </w:r>
      <w:r>
        <w:rPr>
          <w:rFonts w:ascii="Times New Roman" w:hAnsi="Times New Roman" w:cs="Times New Roman"/>
          <w:bCs/>
          <w:szCs w:val="32"/>
        </w:rPr>
        <w:t>撤</w:t>
      </w:r>
      <w:r>
        <w:rPr>
          <w:rFonts w:ascii="Times New Roman" w:hAnsi="Times New Roman" w:cs="Times New Roman"/>
          <w:szCs w:val="32"/>
        </w:rPr>
        <w:t>除</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（一）道路交通状况发生变化，影响车辆、行人正常通行；</w:t>
      </w:r>
    </w:p>
    <w:p>
      <w:pPr>
        <w:pStyle w:val="Normal"/>
        <w:ind w:endChars="0" w:end="0"/>
        <w:rPr>
          <w:rFonts w:ascii="Times New Roman" w:hAnsi="Times New Roman" w:cs="Times New Roman"/>
          <w:szCs w:val="32"/>
        </w:rPr>
      </w:pPr>
      <w:r>
        <w:rPr>
          <w:rFonts w:ascii="Times New Roman" w:hAnsi="Times New Roman" w:cs="Times New Roman"/>
          <w:szCs w:val="32"/>
        </w:rPr>
        <w:t>（二）道路周边的公共停车场能够满足停车需要；</w:t>
      </w:r>
    </w:p>
    <w:p>
      <w:pPr>
        <w:pStyle w:val="Normal"/>
        <w:ind w:endChars="0" w:end="0"/>
        <w:rPr>
          <w:rFonts w:ascii="Times New Roman" w:hAnsi="Times New Roman" w:cs="Times New Roman" w:hint="eastAsia"/>
          <w:szCs w:val="32"/>
        </w:rPr>
      </w:pPr>
      <w:r>
        <w:rPr>
          <w:rFonts w:ascii="Times New Roman" w:hAnsi="Times New Roman" w:cs="Times New Roman"/>
          <w:szCs w:val="32"/>
        </w:rPr>
        <w:t>（三）道路改造、维修、挖掘期间</w:t>
      </w:r>
      <w:r>
        <w:rPr>
          <w:rFonts w:ascii="仿宋_GB2312;仿宋" w:hAnsi="仿宋_GB2312;仿宋" w:cs="黑体" w:hint="eastAsia"/>
          <w:bCs/>
          <w:szCs w:val="32"/>
        </w:rPr>
        <w:t>；</w:t>
      </w:r>
    </w:p>
    <w:p>
      <w:pPr>
        <w:pStyle w:val="Normal"/>
        <w:ind w:endChars="0" w:end="0"/>
        <w:rPr>
          <w:rFonts w:ascii="Times New Roman" w:hAnsi="Times New Roman" w:cs="Times New Roman" w:hint="eastAsia"/>
          <w:bCs/>
          <w:szCs w:val="32"/>
        </w:rPr>
      </w:pPr>
      <w:r>
        <w:rPr>
          <w:rFonts w:ascii="Times New Roman" w:hAnsi="Times New Roman" w:cs="Times New Roman"/>
          <w:bCs/>
          <w:szCs w:val="32"/>
        </w:rPr>
        <w:t>（</w:t>
      </w:r>
      <w:r>
        <w:rPr>
          <w:rFonts w:ascii="Times New Roman" w:hAnsi="Times New Roman" w:cs="Times New Roman" w:hint="eastAsia"/>
          <w:bCs/>
          <w:szCs w:val="32"/>
        </w:rPr>
        <w:t>四</w:t>
      </w:r>
      <w:r>
        <w:rPr>
          <w:rFonts w:ascii="Times New Roman" w:hAnsi="Times New Roman" w:cs="Times New Roman"/>
          <w:bCs/>
          <w:szCs w:val="32"/>
        </w:rPr>
        <w:t>）因城市基础设施建设或者其他公共设施建设需要</w:t>
      </w:r>
      <w:r>
        <w:rPr>
          <w:rFonts w:ascii="Times New Roman" w:hAnsi="Times New Roman" w:cs="Times New Roman" w:hint="eastAsia"/>
          <w:bCs/>
          <w:szCs w:val="32"/>
        </w:rPr>
        <w:t>；</w:t>
      </w:r>
    </w:p>
    <w:p>
      <w:pPr>
        <w:pStyle w:val="Normal"/>
        <w:ind w:endChars="0" w:end="0"/>
        <w:rPr>
          <w:rFonts w:ascii="Times New Roman" w:hAnsi="Times New Roman" w:cs="Times New Roman"/>
          <w:bCs/>
          <w:szCs w:val="32"/>
        </w:rPr>
      </w:pPr>
      <w:r>
        <w:rPr>
          <w:rFonts w:ascii="Times New Roman" w:hAnsi="Times New Roman" w:cs="Times New Roman"/>
          <w:bCs/>
          <w:szCs w:val="32"/>
        </w:rPr>
        <w:t>（</w:t>
      </w:r>
      <w:r>
        <w:rPr>
          <w:rFonts w:ascii="Times New Roman" w:hAnsi="Times New Roman" w:cs="Times New Roman" w:hint="eastAsia"/>
          <w:bCs/>
          <w:szCs w:val="32"/>
        </w:rPr>
        <w:t>五</w:t>
      </w:r>
      <w:r>
        <w:rPr>
          <w:rFonts w:ascii="Times New Roman" w:hAnsi="Times New Roman" w:cs="Times New Roman"/>
          <w:bCs/>
          <w:szCs w:val="32"/>
        </w:rPr>
        <w:t>）其他需要调整或者撤除的情形。</w:t>
      </w:r>
    </w:p>
    <w:p>
      <w:pPr>
        <w:pStyle w:val="Normal"/>
        <w:ind w:endChars="0" w:end="0"/>
        <w:rPr>
          <w:rFonts w:ascii="Times New Roman" w:hAnsi="Times New Roman" w:cs="Times New Roman"/>
          <w:szCs w:val="32"/>
        </w:rPr>
      </w:pPr>
      <w:r>
        <w:rPr>
          <w:rFonts w:ascii="Times New Roman" w:hAnsi="Times New Roman" w:cs="Times New Roman"/>
          <w:bCs/>
          <w:szCs w:val="32"/>
        </w:rPr>
        <w:t>道路停车</w:t>
      </w:r>
      <w:r>
        <w:rPr>
          <w:rFonts w:ascii="Times New Roman" w:hAnsi="Times New Roman" w:cs="Times New Roman"/>
          <w:szCs w:val="32"/>
        </w:rPr>
        <w:t>泊位</w:t>
      </w:r>
      <w:r>
        <w:rPr>
          <w:rFonts w:ascii="Times New Roman" w:hAnsi="Times New Roman" w:cs="Times New Roman" w:hint="eastAsia"/>
          <w:bCs/>
          <w:szCs w:val="32"/>
        </w:rPr>
        <w:t>调整或者</w:t>
      </w:r>
      <w:r>
        <w:rPr>
          <w:rFonts w:ascii="Times New Roman" w:hAnsi="Times New Roman" w:cs="Times New Roman"/>
          <w:bCs/>
          <w:szCs w:val="32"/>
        </w:rPr>
        <w:t>撤除后，公安机关交通管理部门应当及时恢复道路设施原状</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w:t>
      </w:r>
      <w:r>
        <w:rPr>
          <w:rFonts w:ascii="Times New Roman" w:hAnsi="Times New Roman" w:cs="Times New Roman" w:hint="eastAsia" w:eastAsia="黑体"/>
          <w:szCs w:val="32"/>
        </w:rPr>
        <w:t>九</w:t>
      </w:r>
      <w:r>
        <w:rPr>
          <w:rFonts w:ascii="Times New Roman" w:hAnsi="Times New Roman" w:cs="Times New Roman" w:eastAsia="黑体"/>
          <w:bCs/>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机动车停放应当遵守下列规定</w:t>
      </w:r>
      <w:r>
        <w:rPr>
          <w:rFonts w:ascii="Times New Roman" w:hAnsi="Times New Roman" w:cs="Times New Roman" w:hint="eastAsia"/>
          <w:szCs w:val="32"/>
        </w:rPr>
        <w:t>：</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（一）服从工作人员的指挥，有序停放车辆；</w:t>
      </w:r>
    </w:p>
    <w:p>
      <w:pPr>
        <w:pStyle w:val="Normal"/>
        <w:numPr>
          <w:ilvl w:val="0"/>
          <w:numId w:val="3"/>
        </w:numPr>
        <w:shd w:fill="FFFFFF" w:val="clear"/>
        <w:ind w:firstLineChars="200" w:startChars="0" w:start="0" w:endChars="0" w:end="0"/>
        <w:rPr>
          <w:rFonts w:ascii="Times New Roman" w:hAnsi="Times New Roman" w:cs="Times New Roman"/>
          <w:szCs w:val="32"/>
        </w:rPr>
      </w:pPr>
      <w:del w:id="7" w:author="PC402" w:date="2021-11-05T16:22:00Z">
        <w:r>
          <w:rPr>
            <w:rFonts w:ascii="Times New Roman" w:hAnsi="Times New Roman" w:cs="Times New Roman"/>
            <w:szCs w:val="32"/>
          </w:rPr>
          <w:delText>（二）</w:delText>
        </w:r>
      </w:del>
      <w:r>
        <w:rPr>
          <w:rFonts w:ascii="Times New Roman" w:hAnsi="Times New Roman" w:cs="Times New Roman"/>
          <w:szCs w:val="32"/>
        </w:rPr>
        <w:t>在划定的车位内按照标示停放车辆，不得在消防</w:t>
      </w:r>
      <w:r>
        <w:rPr>
          <w:rFonts w:ascii="Times New Roman" w:hAnsi="Times New Roman" w:cs="Times New Roman" w:hint="eastAsia"/>
          <w:bCs/>
          <w:szCs w:val="32"/>
        </w:rPr>
        <w:t>车</w:t>
      </w:r>
      <w:r>
        <w:rPr>
          <w:rFonts w:ascii="Times New Roman" w:hAnsi="Times New Roman" w:cs="Times New Roman"/>
          <w:szCs w:val="32"/>
        </w:rPr>
        <w:t>通道、人行道、停车场出入口停放车辆；</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（三）在收费停车场停放车辆的，按照规定支付停车费；</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（四）法律、法规规定的其他义务。</w:t>
      </w:r>
    </w:p>
    <w:p>
      <w:pPr>
        <w:pStyle w:val="Normal"/>
        <w:shd w:fill="FFFFFF" w:val="clear"/>
        <w:ind w:endChars="0" w:end="0"/>
        <w:rPr>
          <w:rFonts w:ascii="Times New Roman" w:hAnsi="Times New Roman" w:eastAsia="黑体" w:cs="Times New Roman"/>
          <w:szCs w:val="32"/>
        </w:rPr>
      </w:pPr>
      <w:r>
        <w:rPr>
          <w:rFonts w:ascii="Times New Roman" w:hAnsi="Times New Roman" w:cs="Times New Roman" w:eastAsia="黑体"/>
          <w:szCs w:val="32"/>
        </w:rPr>
        <w:t>第三十条</w:t>
      </w:r>
      <w:r>
        <w:rPr>
          <w:rFonts w:ascii="Times New Roman" w:hAnsi="Times New Roman" w:cs="Times New Roman" w:eastAsia="方正黑体简体;微软雅黑"/>
          <w:bCs/>
          <w:szCs w:val="32"/>
        </w:rPr>
        <w:t xml:space="preserve">  </w:t>
      </w:r>
      <w:r>
        <w:rPr>
          <w:rFonts w:ascii="Times New Roman" w:hAnsi="Times New Roman" w:cs="Times New Roman"/>
          <w:szCs w:val="32"/>
        </w:rPr>
        <w:t>禁止擅自占用公共场地作为</w:t>
      </w:r>
      <w:r>
        <w:rPr>
          <w:rFonts w:ascii="Times New Roman" w:hAnsi="Times New Roman" w:cs="Times New Roman" w:hint="eastAsia"/>
          <w:szCs w:val="32"/>
        </w:rPr>
        <w:t>停车泊位</w:t>
      </w:r>
      <w:r>
        <w:rPr>
          <w:rFonts w:ascii="Times New Roman" w:hAnsi="Times New Roman" w:cs="Times New Roman"/>
          <w:szCs w:val="32"/>
        </w:rPr>
        <w:t>使用。</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在公共停车场、道路停车泊位，禁止下列行为</w:t>
      </w:r>
      <w:r>
        <w:rPr>
          <w:rFonts w:ascii="Times New Roman" w:hAnsi="Times New Roman" w:cs="Times New Roman" w:hint="eastAsia"/>
          <w:szCs w:val="32"/>
        </w:rPr>
        <w:t>：</w:t>
      </w:r>
    </w:p>
    <w:p>
      <w:pPr>
        <w:pStyle w:val="Normal"/>
        <w:numPr>
          <w:ilvl w:val="0"/>
          <w:numId w:val="4"/>
        </w:numPr>
        <w:ind w:firstLineChars="200" w:startChars="0" w:start="0" w:endChars="0" w:end="0"/>
        <w:rPr>
          <w:rFonts w:ascii="Times New Roman" w:hAnsi="Times New Roman" w:cs="Times New Roman"/>
          <w:szCs w:val="32"/>
        </w:rPr>
      </w:pPr>
      <w:del w:id="8" w:author="PC402" w:date="2021-11-05T16:22:00Z">
        <w:r>
          <w:rPr>
            <w:rFonts w:ascii="Times New Roman" w:hAnsi="Times New Roman" w:cs="Times New Roman"/>
            <w:szCs w:val="32"/>
          </w:rPr>
          <w:delText>（一）</w:delText>
        </w:r>
      </w:del>
      <w:r>
        <w:rPr>
          <w:rFonts w:ascii="Times New Roman" w:hAnsi="Times New Roman" w:cs="Times New Roman" w:hint="eastAsia"/>
          <w:szCs w:val="32"/>
        </w:rPr>
        <w:t>擅自设置</w:t>
      </w:r>
      <w:r>
        <w:rPr>
          <w:rFonts w:ascii="Times New Roman" w:hAnsi="Times New Roman" w:cs="Times New Roman"/>
          <w:szCs w:val="32"/>
        </w:rPr>
        <w:t>、拆除、损坏停车泊位和停车标志标线等停车设施与设备；</w:t>
      </w:r>
    </w:p>
    <w:p>
      <w:pPr>
        <w:pStyle w:val="Normal"/>
        <w:numPr>
          <w:ilvl w:val="0"/>
          <w:numId w:val="4"/>
        </w:numPr>
        <w:ind w:firstLineChars="200" w:startChars="0" w:start="0" w:endChars="0" w:end="0"/>
        <w:rPr>
          <w:rFonts w:ascii="Times New Roman" w:hAnsi="Times New Roman" w:cs="Times New Roman"/>
          <w:szCs w:val="32"/>
        </w:rPr>
      </w:pPr>
      <w:del w:id="9" w:author="PC402" w:date="2021-11-05T16:22:00Z">
        <w:r>
          <w:rPr>
            <w:rFonts w:ascii="Times New Roman" w:hAnsi="Times New Roman" w:cs="Times New Roman"/>
            <w:szCs w:val="32"/>
          </w:rPr>
          <w:delText>（二）</w:delText>
        </w:r>
      </w:del>
      <w:r>
        <w:rPr>
          <w:rFonts w:ascii="Times New Roman" w:hAnsi="Times New Roman" w:cs="Times New Roman" w:hint="eastAsia"/>
          <w:szCs w:val="32"/>
        </w:rPr>
        <w:t>擅自在停</w:t>
      </w:r>
      <w:r>
        <w:rPr>
          <w:rFonts w:ascii="Times New Roman" w:hAnsi="Times New Roman" w:cs="Times New Roman"/>
          <w:szCs w:val="32"/>
        </w:rPr>
        <w:t>车泊位内设置地桩、地锁、锥桶等障碍物；</w:t>
      </w:r>
    </w:p>
    <w:p>
      <w:pPr>
        <w:pStyle w:val="Normal"/>
        <w:numPr>
          <w:ilvl w:val="0"/>
          <w:numId w:val="4"/>
        </w:numPr>
        <w:ind w:firstLineChars="200" w:startChars="0" w:start="0" w:endChars="0" w:end="0"/>
        <w:rPr>
          <w:rFonts w:ascii="Times New Roman" w:hAnsi="Times New Roman" w:cs="Times New Roman"/>
          <w:szCs w:val="32"/>
        </w:rPr>
      </w:pPr>
      <w:del w:id="10" w:author="PC402" w:date="2021-11-05T16:22:00Z">
        <w:r>
          <w:rPr>
            <w:rFonts w:ascii="Times New Roman" w:hAnsi="Times New Roman" w:cs="Times New Roman"/>
            <w:szCs w:val="32"/>
          </w:rPr>
          <w:delText>（三）</w:delText>
        </w:r>
      </w:del>
      <w:r>
        <w:rPr>
          <w:rFonts w:ascii="Times New Roman" w:hAnsi="Times New Roman" w:cs="Times New Roman"/>
          <w:szCs w:val="32"/>
        </w:rPr>
        <w:t>不按停车泊位标示的方向停放，跨越或者超出停车泊位停放；</w:t>
      </w:r>
    </w:p>
    <w:p>
      <w:pPr>
        <w:pStyle w:val="Normal"/>
        <w:numPr>
          <w:ilvl w:val="0"/>
          <w:numId w:val="4"/>
        </w:numPr>
        <w:ind w:firstLineChars="200" w:startChars="0" w:start="0" w:endChars="0" w:end="0"/>
        <w:rPr>
          <w:rFonts w:ascii="Times New Roman" w:hAnsi="Times New Roman" w:cs="Times New Roman"/>
          <w:szCs w:val="32"/>
        </w:rPr>
      </w:pPr>
      <w:del w:id="11" w:author="PC402" w:date="2021-11-05T16:22:00Z">
        <w:r>
          <w:rPr>
            <w:rFonts w:ascii="Times New Roman" w:hAnsi="Times New Roman" w:cs="Times New Roman"/>
            <w:szCs w:val="32"/>
          </w:rPr>
          <w:delText>（四）</w:delText>
        </w:r>
      </w:del>
      <w:r>
        <w:rPr>
          <w:rFonts w:ascii="Times New Roman" w:hAnsi="Times New Roman" w:cs="Times New Roman"/>
          <w:spacing w:val="2"/>
          <w:szCs w:val="32"/>
        </w:rPr>
        <w:t>在免费道路停车泊位内持续停放机动车超过四十八小时。</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
          <w:kern w:val="0"/>
          <w:szCs w:val="32"/>
        </w:rPr>
        <w:t>第四章  非机动车停放管理</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车站、医院、商场、展览馆、影剧院、体育场馆、公园等公共建筑、公共场所的建设单位应当按照有关规定和标准，配套规划、建设非机动车公共停</w:t>
      </w:r>
      <w:r>
        <w:rPr>
          <w:rFonts w:ascii="Times New Roman" w:hAnsi="Times New Roman" w:cs="Times New Roman" w:hint="eastAsia"/>
          <w:bCs/>
          <w:szCs w:val="32"/>
        </w:rPr>
        <w:t>放</w:t>
      </w:r>
      <w:r>
        <w:rPr>
          <w:rFonts w:ascii="Times New Roman" w:hAnsi="Times New Roman" w:cs="Times New Roman"/>
          <w:szCs w:val="32"/>
        </w:rPr>
        <w:t>场所。非机动车公共停</w:t>
      </w:r>
      <w:r>
        <w:rPr>
          <w:rFonts w:ascii="Times New Roman" w:hAnsi="Times New Roman" w:cs="Times New Roman" w:hint="eastAsia"/>
          <w:bCs/>
          <w:szCs w:val="32"/>
        </w:rPr>
        <w:t>放</w:t>
      </w:r>
      <w:r>
        <w:rPr>
          <w:rFonts w:ascii="Times New Roman" w:hAnsi="Times New Roman" w:cs="Times New Roman"/>
          <w:szCs w:val="32"/>
        </w:rPr>
        <w:t>场所管理单位应当按照规划用途使用非机动车公共停</w:t>
      </w:r>
      <w:r>
        <w:rPr>
          <w:rFonts w:ascii="Times New Roman" w:hAnsi="Times New Roman" w:cs="Times New Roman" w:hint="eastAsia"/>
          <w:bCs/>
          <w:szCs w:val="32"/>
        </w:rPr>
        <w:t>放</w:t>
      </w:r>
      <w:r>
        <w:rPr>
          <w:rFonts w:ascii="Times New Roman" w:hAnsi="Times New Roman" w:cs="Times New Roman"/>
          <w:szCs w:val="32"/>
        </w:rPr>
        <w:t>场所，禁止擅自停用或者改变用途。</w:t>
      </w:r>
    </w:p>
    <w:p>
      <w:pPr>
        <w:pStyle w:val="Normal"/>
        <w:ind w:endChars="0" w:end="0"/>
        <w:rPr>
          <w:rFonts w:ascii="Times New Roman" w:hAnsi="Times New Roman" w:cs="Times New Roman"/>
          <w:szCs w:val="32"/>
        </w:rPr>
      </w:pPr>
      <w:r>
        <w:rPr>
          <w:rFonts w:ascii="Times New Roman" w:hAnsi="Times New Roman" w:cs="Times New Roman"/>
          <w:szCs w:val="32"/>
        </w:rPr>
        <w:t>住宅和其他建筑的建设单位应当按照规划许可以及有关规定和标准建设非机动车专用停</w:t>
      </w:r>
      <w:r>
        <w:rPr>
          <w:rFonts w:ascii="Times New Roman" w:hAnsi="Times New Roman" w:cs="Times New Roman" w:hint="eastAsia"/>
          <w:bCs/>
          <w:szCs w:val="32"/>
        </w:rPr>
        <w:t>放</w:t>
      </w:r>
      <w:r>
        <w:rPr>
          <w:rFonts w:ascii="Times New Roman" w:hAnsi="Times New Roman" w:cs="Times New Roman"/>
          <w:szCs w:val="32"/>
        </w:rPr>
        <w:t>场所。</w:t>
      </w:r>
    </w:p>
    <w:p>
      <w:pPr>
        <w:pStyle w:val="Normal"/>
        <w:ind w:endChars="0" w:end="0"/>
        <w:rPr>
          <w:rFonts w:ascii="Times New Roman" w:hAnsi="Times New Roman" w:cs="Times New Roman"/>
          <w:szCs w:val="32"/>
        </w:rPr>
      </w:pPr>
      <w:r>
        <w:rPr>
          <w:rFonts w:ascii="Times New Roman" w:hAnsi="Times New Roman" w:cs="Times New Roman"/>
          <w:szCs w:val="32"/>
        </w:rPr>
        <w:t>鼓励和支持在电动自行车集中停放场所设置充电设施。住宅物业管理区域应当设置电动自行车集中充电设施。</w:t>
      </w:r>
    </w:p>
    <w:p>
      <w:pPr>
        <w:pStyle w:val="Normal"/>
        <w:ind w:endChars="0" w:end="0"/>
        <w:rPr>
          <w:rFonts w:ascii="Times New Roman" w:hAnsi="Times New Roman" w:cs="Times New Roman"/>
          <w:color w:val="000000"/>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color w:val="000000"/>
          <w:szCs w:val="32"/>
        </w:rPr>
        <w:t>非机动车应当在规定的地点、时段，按照规定的方向有序停放。禁止在下列区域停放非机动车</w:t>
      </w:r>
      <w:r>
        <w:rPr>
          <w:rFonts w:ascii="Times New Roman" w:hAnsi="Times New Roman" w:cs="Times New Roman" w:hint="eastAsia"/>
          <w:color w:val="000000"/>
          <w:szCs w:val="32"/>
        </w:rPr>
        <w:t>：</w:t>
      </w:r>
    </w:p>
    <w:p>
      <w:pPr>
        <w:pStyle w:val="Normal"/>
        <w:ind w:endChars="0" w:end="0"/>
        <w:rPr>
          <w:rFonts w:ascii="Times New Roman" w:hAnsi="Times New Roman" w:cs="Times New Roman"/>
          <w:szCs w:val="32"/>
        </w:rPr>
      </w:pPr>
      <w:r>
        <w:rPr>
          <w:rFonts w:ascii="Times New Roman" w:hAnsi="Times New Roman" w:cs="Times New Roman"/>
          <w:color w:val="000000"/>
          <w:szCs w:val="32"/>
        </w:rPr>
        <w:t>（一）机动车</w:t>
      </w:r>
      <w:r>
        <w:rPr>
          <w:rFonts w:ascii="Times New Roman" w:hAnsi="Times New Roman" w:cs="Times New Roman"/>
          <w:szCs w:val="32"/>
        </w:rPr>
        <w:t>车道、消防</w:t>
      </w:r>
      <w:r>
        <w:rPr>
          <w:rFonts w:ascii="Times New Roman" w:hAnsi="Times New Roman" w:cs="Times New Roman" w:hint="eastAsia"/>
          <w:bCs/>
          <w:szCs w:val="32"/>
        </w:rPr>
        <w:t>车</w:t>
      </w:r>
      <w:r>
        <w:rPr>
          <w:rFonts w:ascii="Times New Roman" w:hAnsi="Times New Roman" w:cs="Times New Roman"/>
          <w:szCs w:val="32"/>
        </w:rPr>
        <w:t>通道、盲道；</w:t>
      </w:r>
    </w:p>
    <w:p>
      <w:pPr>
        <w:pStyle w:val="Normal"/>
        <w:ind w:endChars="0" w:end="0"/>
        <w:rPr>
          <w:rFonts w:ascii="Times New Roman" w:hAnsi="Times New Roman" w:cs="Times New Roman"/>
          <w:szCs w:val="32"/>
        </w:rPr>
      </w:pPr>
      <w:r>
        <w:rPr>
          <w:rFonts w:ascii="Times New Roman" w:hAnsi="Times New Roman" w:cs="Times New Roman"/>
          <w:szCs w:val="32"/>
        </w:rPr>
        <w:t>（二）人行道和非机动车道的禁止停放区域；</w:t>
      </w:r>
    </w:p>
    <w:p>
      <w:pPr>
        <w:pStyle w:val="Normal"/>
        <w:numPr>
          <w:ilvl w:val="0"/>
          <w:numId w:val="5"/>
        </w:numPr>
        <w:ind w:firstLineChars="200" w:startChars="0" w:start="0" w:endChars="0" w:end="0"/>
        <w:rPr>
          <w:rFonts w:ascii="Times New Roman" w:hAnsi="Times New Roman" w:cs="Times New Roman"/>
          <w:color w:val="000000"/>
          <w:szCs w:val="32"/>
        </w:rPr>
      </w:pPr>
      <w:del w:id="12" w:author="PC402" w:date="2021-11-05T16:23:00Z">
        <w:r>
          <w:rPr>
            <w:rFonts w:ascii="Times New Roman" w:hAnsi="Times New Roman" w:cs="Times New Roman"/>
            <w:szCs w:val="32"/>
          </w:rPr>
          <w:delText>（三）</w:delText>
        </w:r>
      </w:del>
      <w:r>
        <w:rPr>
          <w:rFonts w:ascii="Times New Roman" w:hAnsi="Times New Roman" w:cs="Times New Roman"/>
          <w:szCs w:val="32"/>
        </w:rPr>
        <w:t>道路交叉口、轨道交通道口、人员密集场所出入口等公共场所</w:t>
      </w:r>
      <w:r>
        <w:rPr>
          <w:rFonts w:ascii="Times New Roman" w:hAnsi="Times New Roman" w:cs="Times New Roman"/>
          <w:color w:val="000000"/>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城市管理部门应当加强对共享单车、公共自行车的监督管理。</w:t>
      </w:r>
    </w:p>
    <w:p>
      <w:pPr>
        <w:pStyle w:val="Normal"/>
        <w:ind w:endChars="0" w:end="0"/>
        <w:rPr>
          <w:rFonts w:ascii="Times New Roman" w:hAnsi="Times New Roman" w:cs="Times New Roman"/>
          <w:szCs w:val="32"/>
        </w:rPr>
      </w:pPr>
      <w:r>
        <w:rPr>
          <w:rFonts w:ascii="Times New Roman" w:hAnsi="Times New Roman" w:cs="Times New Roman"/>
          <w:szCs w:val="32"/>
        </w:rPr>
        <w:t>共享单车的停放不得影响行人或者车辆正常通行、影响市容环境或者妨碍市政设施的正常运行及维护。</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第五章  法律责任</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三十五</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违反本条例第</w:t>
      </w:r>
      <w:r>
        <w:rPr>
          <w:rFonts w:ascii="Times New Roman" w:hAnsi="Times New Roman" w:cs="Times New Roman" w:hint="eastAsia"/>
          <w:szCs w:val="32"/>
        </w:rPr>
        <w:t>二十九</w:t>
      </w:r>
      <w:r>
        <w:rPr>
          <w:rFonts w:ascii="Times New Roman" w:hAnsi="Times New Roman" w:cs="Times New Roman"/>
          <w:szCs w:val="32"/>
        </w:rPr>
        <w:t>条第二项规定，在消防</w:t>
      </w:r>
      <w:r>
        <w:rPr>
          <w:rFonts w:ascii="Times New Roman" w:hAnsi="Times New Roman" w:cs="Times New Roman" w:hint="eastAsia"/>
          <w:bCs/>
          <w:szCs w:val="32"/>
        </w:rPr>
        <w:t>车</w:t>
      </w:r>
      <w:r>
        <w:rPr>
          <w:rFonts w:ascii="Times New Roman" w:hAnsi="Times New Roman" w:cs="Times New Roman"/>
          <w:bCs/>
          <w:szCs w:val="32"/>
        </w:rPr>
        <w:t>通</w:t>
      </w:r>
      <w:r>
        <w:rPr>
          <w:rFonts w:ascii="Times New Roman" w:hAnsi="Times New Roman" w:cs="Times New Roman"/>
          <w:szCs w:val="32"/>
        </w:rPr>
        <w:t>道停放车辆，</w:t>
      </w:r>
      <w:r>
        <w:rPr>
          <w:rFonts w:ascii="Times New Roman" w:hAnsi="Times New Roman" w:cs="Times New Roman" w:hint="eastAsia"/>
          <w:bCs/>
          <w:szCs w:val="32"/>
        </w:rPr>
        <w:t>妨碍消防车通行的，</w:t>
      </w:r>
      <w:r>
        <w:rPr>
          <w:rFonts w:ascii="Times New Roman" w:hAnsi="Times New Roman" w:cs="Times New Roman"/>
          <w:bCs/>
          <w:szCs w:val="32"/>
        </w:rPr>
        <w:t>由消防救援机构责令改正，处</w:t>
      </w:r>
      <w:r>
        <w:rPr>
          <w:rFonts w:ascii="Times New Roman" w:hAnsi="Times New Roman" w:cs="Times New Roman" w:hint="eastAsia"/>
          <w:bCs/>
          <w:szCs w:val="32"/>
        </w:rPr>
        <w:t>以</w:t>
      </w:r>
      <w:r>
        <w:rPr>
          <w:rFonts w:ascii="Times New Roman" w:hAnsi="Times New Roman" w:cs="Times New Roman"/>
          <w:bCs/>
          <w:szCs w:val="32"/>
        </w:rPr>
        <w:t>警</w:t>
      </w:r>
      <w:r>
        <w:rPr>
          <w:rFonts w:ascii="Times New Roman" w:hAnsi="Times New Roman" w:cs="Times New Roman"/>
          <w:szCs w:val="32"/>
        </w:rPr>
        <w:t>告或者五百元以下罚款，拒不改正的，强制执行</w:t>
      </w:r>
      <w:r>
        <w:rPr>
          <w:rFonts w:ascii="Times New Roman" w:hAnsi="Times New Roman" w:cs="Times New Roman" w:hint="eastAsia"/>
          <w:bCs/>
          <w:szCs w:val="32"/>
        </w:rPr>
        <w:t>；</w:t>
      </w:r>
      <w:r>
        <w:rPr>
          <w:rFonts w:ascii="Times New Roman" w:hAnsi="Times New Roman" w:cs="Times New Roman"/>
          <w:szCs w:val="32"/>
        </w:rPr>
        <w:t>在人行道、停车场出入口停放车辆的，由公安机关交通管理部门视情节轻重处</w:t>
      </w:r>
      <w:r>
        <w:rPr>
          <w:rFonts w:ascii="Times New Roman" w:hAnsi="Times New Roman" w:cs="Times New Roman" w:hint="eastAsia"/>
          <w:bCs/>
          <w:szCs w:val="32"/>
        </w:rPr>
        <w:t>以</w:t>
      </w:r>
      <w:r>
        <w:rPr>
          <w:rFonts w:ascii="Times New Roman" w:hAnsi="Times New Roman" w:cs="Times New Roman"/>
          <w:szCs w:val="32"/>
        </w:rPr>
        <w:t>警告或者</w:t>
      </w:r>
      <w:r>
        <w:rPr>
          <w:rFonts w:ascii="Times New Roman" w:hAnsi="Times New Roman" w:cs="Times New Roman" w:hint="eastAsia"/>
          <w:szCs w:val="32"/>
        </w:rPr>
        <w:t>处以二十元以上二</w:t>
      </w:r>
      <w:r>
        <w:rPr>
          <w:rFonts w:ascii="Times New Roman" w:hAnsi="Times New Roman" w:cs="Times New Roman"/>
          <w:szCs w:val="32"/>
        </w:rPr>
        <w:t>百元以下罚款。</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三十六</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违反本条例第三十条规定，擅自占用公共场地作为</w:t>
      </w:r>
      <w:r>
        <w:rPr>
          <w:rFonts w:ascii="Times New Roman" w:hAnsi="Times New Roman" w:cs="Times New Roman" w:hint="eastAsia"/>
          <w:szCs w:val="32"/>
        </w:rPr>
        <w:t>停车泊位</w:t>
      </w:r>
      <w:r>
        <w:rPr>
          <w:rFonts w:ascii="Times New Roman" w:hAnsi="Times New Roman" w:cs="Times New Roman"/>
          <w:szCs w:val="32"/>
        </w:rPr>
        <w:t>使用的，由城市管理部门</w:t>
      </w:r>
      <w:r>
        <w:rPr>
          <w:rFonts w:ascii="Times New Roman" w:hAnsi="Times New Roman" w:cs="Times New Roman" w:hint="eastAsia"/>
          <w:bCs/>
          <w:szCs w:val="32"/>
        </w:rPr>
        <w:t>责令停止违法行为，限期</w:t>
      </w:r>
      <w:r>
        <w:rPr>
          <w:rFonts w:ascii="Times New Roman" w:hAnsi="Times New Roman" w:cs="Times New Roman" w:hint="eastAsia"/>
          <w:szCs w:val="32"/>
        </w:rPr>
        <w:t>改正，没收违法所得，并处以三百元以上三千元以下罚款</w:t>
      </w:r>
      <w:r>
        <w:rPr>
          <w:rFonts w:ascii="Times New Roman" w:hAnsi="Times New Roman" w:cs="Times New Roman"/>
          <w:szCs w:val="32"/>
        </w:rPr>
        <w:t>。</w:t>
      </w:r>
    </w:p>
    <w:p>
      <w:pPr>
        <w:pStyle w:val="Normal"/>
        <w:ind w:endChars="0" w:end="0"/>
        <w:rPr>
          <w:rFonts w:ascii="Times New Roman" w:hAnsi="Times New Roman" w:cs="Times New Roman" w:hint="eastAsia"/>
          <w:bCs/>
          <w:szCs w:val="32"/>
        </w:rPr>
      </w:pPr>
      <w:r>
        <w:rPr>
          <w:rFonts w:ascii="黑体" w:hAnsi="黑体" w:hint="eastAsia" w:eastAsia="黑体"/>
          <w:color w:val="000000"/>
          <w:szCs w:val="32"/>
        </w:rPr>
        <w:t>第三十七条</w:t>
      </w:r>
      <w:r>
        <w:rPr>
          <w:rFonts w:ascii="Times New Roman" w:hAnsi="Times New Roman" w:cs="Times New Roman" w:eastAsia="方正黑体简体;微软雅黑"/>
          <w:bCs/>
          <w:color w:val="FF0000"/>
          <w:szCs w:val="32"/>
        </w:rPr>
        <w:t xml:space="preserve">  </w:t>
      </w:r>
      <w:r>
        <w:rPr>
          <w:rFonts w:ascii="Times New Roman" w:hAnsi="Times New Roman" w:cs="Times New Roman" w:hint="eastAsia"/>
          <w:bCs/>
          <w:szCs w:val="32"/>
        </w:rPr>
        <w:t>在公共停车场</w:t>
      </w:r>
      <w:r>
        <w:rPr>
          <w:rFonts w:ascii="Times New Roman" w:hAnsi="Times New Roman" w:cs="Times New Roman"/>
          <w:bCs/>
          <w:szCs w:val="32"/>
        </w:rPr>
        <w:t>违反本条例第三十</w:t>
      </w:r>
      <w:r>
        <w:rPr>
          <w:rFonts w:ascii="Times New Roman" w:hAnsi="Times New Roman" w:cs="Times New Roman" w:hint="eastAsia"/>
          <w:bCs/>
          <w:szCs w:val="32"/>
        </w:rPr>
        <w:t>一条第一项规定的，由城市管理部门责令改正；拒不改正的，处以二百元以上一千元以下罚款。</w:t>
      </w:r>
      <w:r>
        <w:rPr>
          <w:rFonts w:ascii="Times New Roman" w:hAnsi="Times New Roman" w:cs="Times New Roman"/>
          <w:bCs/>
          <w:szCs w:val="32"/>
        </w:rPr>
        <w:t>违反</w:t>
      </w:r>
      <w:r>
        <w:rPr>
          <w:rFonts w:ascii="Times New Roman" w:hAnsi="Times New Roman" w:cs="Times New Roman" w:hint="eastAsia"/>
          <w:bCs/>
          <w:szCs w:val="32"/>
        </w:rPr>
        <w:t>第二项规定的，由城市管理部门责令停止违法行为，恢复原状；拒不改正的，处以五百元以上二千元以下罚款。</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在道路停车泊位违反本条例第三十一条第一项、第二项规定的，由</w:t>
      </w:r>
      <w:r>
        <w:rPr>
          <w:rFonts w:ascii="Times New Roman" w:hAnsi="Times New Roman" w:cs="宋体" w:hint="eastAsia"/>
          <w:bCs/>
          <w:szCs w:val="32"/>
        </w:rPr>
        <w:t>公安机关交通管理部门</w:t>
      </w:r>
      <w:r>
        <w:rPr>
          <w:rFonts w:ascii="Times New Roman" w:hAnsi="Times New Roman" w:cs="Times New Roman" w:hint="eastAsia"/>
          <w:bCs/>
          <w:szCs w:val="32"/>
        </w:rPr>
        <w:t>责令停止违法行为，恢复原状，处以五百元罚款。</w:t>
      </w:r>
      <w:r>
        <w:rPr>
          <w:rFonts w:ascii="Times New Roman" w:hAnsi="Times New Roman" w:cs="Times New Roman"/>
          <w:bCs/>
          <w:szCs w:val="32"/>
        </w:rPr>
        <w:t>违反</w:t>
      </w:r>
      <w:r>
        <w:rPr>
          <w:rFonts w:ascii="Times New Roman" w:hAnsi="Times New Roman" w:cs="Times New Roman" w:hint="eastAsia"/>
          <w:bCs/>
          <w:szCs w:val="32"/>
        </w:rPr>
        <w:t>第四项规定的</w:t>
      </w:r>
      <w:r>
        <w:rPr>
          <w:rFonts w:ascii="Times New Roman" w:hAnsi="Times New Roman" w:cs="Times New Roman"/>
          <w:bCs/>
          <w:szCs w:val="32"/>
        </w:rPr>
        <w:t>，</w:t>
      </w:r>
      <w:r>
        <w:rPr>
          <w:rFonts w:ascii="Times New Roman" w:hAnsi="Times New Roman" w:cs="Times New Roman" w:hint="eastAsia"/>
          <w:bCs/>
          <w:szCs w:val="32"/>
        </w:rPr>
        <w:t>由</w:t>
      </w:r>
      <w:r>
        <w:rPr>
          <w:rFonts w:ascii="Times New Roman" w:hAnsi="Times New Roman" w:cs="宋体" w:hint="eastAsia"/>
          <w:bCs/>
          <w:szCs w:val="32"/>
        </w:rPr>
        <w:t>公安机关交通管理部门</w:t>
      </w:r>
      <w:r>
        <w:rPr>
          <w:rFonts w:ascii="Times New Roman" w:hAnsi="Times New Roman" w:cs="Times New Roman" w:hint="eastAsia"/>
          <w:bCs/>
          <w:szCs w:val="32"/>
        </w:rPr>
        <w:t>责令改正；拒不改正的，处以二百元罚款。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w:t>
      </w:r>
      <w:r>
        <w:rPr>
          <w:rFonts w:ascii="Times New Roman" w:hAnsi="Times New Roman" w:cs="Times New Roman" w:eastAsia="黑体"/>
          <w:szCs w:val="32"/>
        </w:rPr>
        <w:t>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eastAsia="方正黑体简体;微软雅黑"/>
          <w:bCs/>
          <w:szCs w:val="32"/>
        </w:rPr>
        <w:t xml:space="preserve">  </w:t>
      </w:r>
      <w:r>
        <w:rPr>
          <w:rFonts w:ascii="Times New Roman" w:hAnsi="Times New Roman" w:cs="Times New Roman"/>
          <w:szCs w:val="32"/>
        </w:rPr>
        <w:t>在停车场管理工作中，有关国家机关及其工作人员不履行本条例规定职责的，由其上级主管部门或者监察机关责令改正；情节严重的，对直接负责的主管人员和其他直接责任人员依法给予处分；构成犯罪的，依法追究刑事责任。</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szCs w:val="32"/>
        </w:rPr>
        <w:t>第</w:t>
      </w:r>
      <w:r>
        <w:rPr>
          <w:rFonts w:ascii="Times New Roman" w:hAnsi="Times New Roman" w:cs="Times New Roman" w:hint="eastAsia" w:eastAsia="黑体"/>
          <w:szCs w:val="32"/>
        </w:rPr>
        <w:t>三十九</w:t>
      </w:r>
      <w:r>
        <w:rPr>
          <w:rFonts w:ascii="Times New Roman" w:hAnsi="Times New Roman" w:cs="Times New Roman" w:eastAsia="黑体"/>
          <w:szCs w:val="32"/>
        </w:rPr>
        <w:t>条</w:t>
      </w:r>
      <w:r>
        <w:rPr>
          <w:rFonts w:ascii="Times New Roman" w:hAnsi="Times New Roman" w:cs="Times New Roman"/>
          <w:szCs w:val="32"/>
          <w:shd w:fill="FFFFFF" w:val="clear"/>
        </w:rPr>
        <w:t xml:space="preserve">  违反本条例规定的行为，法律、法规已经作出处罚规定的，从其规定。</w:t>
      </w:r>
    </w:p>
    <w:p>
      <w:pPr>
        <w:pStyle w:val="Normal"/>
        <w:ind w:endChars="0" w:end="0"/>
        <w:rPr>
          <w:rFonts w:ascii="Times New Roman" w:hAnsi="Times New Roman" w:cs="Times New Roman"/>
          <w:szCs w:val="32"/>
          <w:shd w:fill="FFFFFF" w:val="clear"/>
        </w:rPr>
      </w:pPr>
      <w:r>
        <w:rPr>
          <w:rFonts w:ascii="Times New Roman" w:hAnsi="Times New Roman" w:cs="Times New Roman"/>
          <w:szCs w:val="32"/>
          <w:shd w:fill="FFFFFF" w:val="clear"/>
        </w:rPr>
        <w:t>实行相对集中行政处罚权的，按照国家和省有关规定执行。</w:t>
      </w:r>
    </w:p>
    <w:p>
      <w:pPr>
        <w:pStyle w:val="Normal"/>
        <w:ind w:endChars="0" w:end="0"/>
        <w:jc w:val="center"/>
        <w:rPr>
          <w:rFonts w:ascii="Times New Roman" w:hAnsi="Times New Roman" w:cs="Times New Roman"/>
          <w:szCs w:val="32"/>
          <w:shd w:fill="FFFFFF" w:val="clear"/>
        </w:rPr>
      </w:pPr>
      <w:r>
        <w:rPr>
          <w:rFonts w:cs="Times New Roman" w:ascii="Times New Roman" w:hAnsi="Times New Roman"/>
          <w:szCs w:val="32"/>
          <w:shd w:fill="FFFFFF" w:val="clear"/>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第六章  附则</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shd w:fill="FFFFFF" w:val="clear"/>
        </w:rPr>
        <w:t xml:space="preserve">  </w:t>
      </w:r>
      <w:r>
        <w:rPr>
          <w:rFonts w:ascii="Times New Roman" w:hAnsi="Times New Roman" w:cs="Times New Roman"/>
          <w:szCs w:val="32"/>
        </w:rPr>
        <w:t>本条例自</w:t>
      </w:r>
      <w:r>
        <w:rPr>
          <w:rFonts w:cs="Times New Roman" w:ascii="Times New Roman" w:hAnsi="Times New Roman"/>
          <w:szCs w:val="32"/>
        </w:rPr>
        <w:t>2022</w:t>
      </w:r>
      <w:r>
        <w:rPr>
          <w:rFonts w:ascii="Times New Roman" w:hAnsi="Times New Roman" w:cs="Times New Roman"/>
          <w:szCs w:val="32"/>
        </w:rPr>
        <w:t>年</w:t>
      </w:r>
      <w:r>
        <w:rPr>
          <w:rFonts w:cs="Times New Roman" w:hint="eastAsia" w:ascii="Times New Roman" w:hAnsi="Times New Roman"/>
          <w:szCs w:val="32"/>
        </w:rPr>
        <w:t>1</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Tahoma">
    <w:charset w:val="00" w:characterSet="windows-1252"/>
    <w:family w:val="swiss"/>
    <w:pitch w:val="default"/>
  </w:font>
  <w:font w:name="方正楷体简体">
    <w:altName w:val="宋体"/>
    <w:charset w:val="86"/>
    <w:family w:val="script"/>
    <w:pitch w:val="default"/>
  </w:font>
  <w:font w:name="Calibri">
    <w:charset w:val="00" w:characterSet="windows-1252"/>
    <w:family w:val="swiss"/>
    <w:pitch w:val="default"/>
  </w:font>
  <w:font w:name="方正黑体简体">
    <w:altName w:val="微软雅黑"/>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 w:name="方正小标宋简体">
    <w:altName w:val="方正舒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2"/>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3"/>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宋体" w:hAnsi="方正楷体简体;宋体" w:eastAsia="方正楷体简体;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6">
    <w:name w:val="抄送栏"/>
    <w:basedOn w:val="Normal"/>
    <w:qFormat/>
    <w:pPr>
      <w:snapToGrid w:val="true"/>
      <w:ind w:firstLineChars="200" w:startChars="0" w:start="0" w:endChars="0" w:end="0"/>
    </w:pPr>
    <w:rPr/>
  </w:style>
  <w:style w:type="paragraph" w:styleId="CharCharChar">
    <w:name w:val="Char Char Char"/>
    <w:basedOn w:val="Normal"/>
    <w:qFormat/>
    <w:pPr/>
    <w:rPr>
      <w:rFonts w:ascii="Tahoma" w:hAnsi="Tahoma" w:cs="Tahoma"/>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2021-10-12T09:39:00Z</dcterms:created>
  <dc:creator>admin</dc:creator>
  <dc:description/>
  <dc:language>en-US</dc:language>
  <cp:lastModifiedBy>PC402</cp:lastModifiedBy>
  <cp:lastPrinted>2021-08-19T14:46:00Z</cp:lastPrinted>
  <dcterms:modified xsi:type="dcterms:W3CDTF">2021-11-05T16:23:19Z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C2C724AE893641F6A498978726A348CD</vt:lpwstr>
  </property>
  <property fmtid="{D5CDD505-2E9C-101B-9397-08002B2CF9AE}" pid="3" name="KSOProductBuildVer">
    <vt:lpwstr>2052-11.1.0.10938</vt:lpwstr>
  </property>
</Properties>
</file>