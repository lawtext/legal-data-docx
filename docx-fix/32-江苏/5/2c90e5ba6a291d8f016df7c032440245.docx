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5"/>
          <w:tab w:val="left" w:pos="8235" w:leader="none"/>
        </w:tabs>
        <w:spacing w:lineRule="auto" w:line="240"/>
        <w:ind w:firstLineChars="0" w:firstLine="0" w:endChars="0" w:end="0"/>
        <w:rPr>
          <w:del w:id="1" w:author="学霸" w:date="2019-10-23T16:21:00Z"/>
          <w:rFonts w:ascii="Times New Roman" w:hAnsi="Times New Roman" w:eastAsia="宋体" w:cs="Times New Roman"/>
          <w:b/>
          <w:color w:val="FF0000"/>
          <w:sz w:val="54"/>
          <w:szCs w:val="54"/>
        </w:rPr>
      </w:pPr>
      <w:del w:id="0" w:author="学霸" w:date="2019-10-23T16:21:00Z">
        <w:r>
          <w:rPr>
            <w:rFonts w:eastAsia="宋体" w:cs="Times New Roman" w:ascii="Times New Roman" w:hAnsi="Times New Roman"/>
            <w:b/>
            <w:color w:val="FF0000"/>
            <w:sz w:val="54"/>
            <w:szCs w:val="54"/>
          </w:rPr>
        </w:r>
      </w:del>
    </w:p>
    <w:p>
      <w:pPr>
        <w:pStyle w:val="Normal"/>
        <w:ind w:firstLineChars="0" w:firstLine="0" w:endChars="0" w:end="0"/>
        <w:jc w:val="center"/>
        <w:rPr>
          <w:del w:id="3" w:author="学霸" w:date="2019-10-23T16:21:00Z"/>
          <w:rFonts w:ascii="Times New Roman" w:hAnsi="Times New Roman" w:eastAsia="宋体" w:cs="Times New Roman"/>
          <w:b/>
          <w:color w:val="FF0000"/>
          <w:sz w:val="54"/>
          <w:szCs w:val="54"/>
        </w:rPr>
      </w:pPr>
      <w:del w:id="2" w:author="学霸" w:date="2019-10-23T16:21:00Z">
        <w:r>
          <w:rPr>
            <w:rFonts w:eastAsia="宋体" w:cs="Times New Roman" w:ascii="Times New Roman" w:hAnsi="Times New Roman"/>
            <w:b/>
            <w:color w:val="FF0000"/>
            <w:sz w:val="54"/>
            <w:szCs w:val="54"/>
          </w:rPr>
        </w:r>
      </w:del>
    </w:p>
    <w:p>
      <w:pPr>
        <w:pStyle w:val="Normal"/>
        <w:ind w:firstLineChars="0" w:firstLine="0" w:endChars="0" w:end="0"/>
        <w:jc w:val="center"/>
        <w:rPr>
          <w:del w:id="5" w:author="学霸" w:date="2019-10-23T16:21:00Z"/>
          <w:rFonts w:ascii="Times New Roman" w:hAnsi="Times New Roman" w:eastAsia="宋体" w:cs="Times New Roman"/>
          <w:b/>
          <w:color w:val="FF0000"/>
          <w:sz w:val="54"/>
          <w:szCs w:val="54"/>
        </w:rPr>
      </w:pPr>
      <w:del w:id="4" w:author="学霸" w:date="2019-10-23T16:21:00Z">
        <w:r>
          <w:rPr>
            <w:rFonts w:ascii="Times New Roman" w:hAnsi="Times New Roman" w:cs="Times New Roman" w:eastAsia="宋体"/>
            <w:b/>
            <w:color w:val="FF0000"/>
            <w:sz w:val="54"/>
            <w:szCs w:val="54"/>
          </w:rPr>
          <w:delText>江苏省人民代表大会常务委员会</w:delText>
        </w:r>
      </w:del>
    </w:p>
    <w:p>
      <w:pPr>
        <w:pStyle w:val="Normal"/>
        <w:ind w:firstLineChars="0" w:firstLine="0" w:endChars="0" w:end="0"/>
        <w:rPr>
          <w:del w:id="7" w:author="学霸" w:date="2019-10-23T16:21:00Z"/>
          <w:rFonts w:ascii="Times New Roman" w:hAnsi="Times New Roman" w:eastAsia="宋体" w:cs="Times New Roman"/>
          <w:b/>
          <w:color w:val="FF0000"/>
          <w:sz w:val="54"/>
          <w:szCs w:val="32"/>
        </w:rPr>
      </w:pPr>
      <w:del w:id="6" w:author="学霸" w:date="2019-10-23T16:21:00Z">
        <w:r>
          <w:rPr>
            <w:rFonts w:eastAsia="宋体" w:cs="Times New Roman" w:ascii="Times New Roman" w:hAnsi="Times New Roman"/>
            <w:b/>
            <w:color w:val="FF0000"/>
            <w:sz w:val="54"/>
            <w:szCs w:val="32"/>
          </w:rPr>
        </w:r>
      </w:del>
    </w:p>
    <w:p>
      <w:pPr>
        <w:pStyle w:val="Normal"/>
        <w:ind w:firstLineChars="0" w:firstLine="0" w:endChars="0" w:end="0"/>
        <w:rPr>
          <w:del w:id="9" w:author="学霸" w:date="2019-10-23T16:21:00Z"/>
          <w:rFonts w:ascii="Times New Roman" w:hAnsi="Times New Roman" w:eastAsia="方正仿宋简体;微软雅黑" w:cs="Times New Roman"/>
          <w:sz w:val="28"/>
          <w:szCs w:val="32"/>
        </w:rPr>
      </w:pPr>
      <w:del w:id="8" w:author="学霸" w:date="2019-10-23T16:21:00Z">
        <w:r>
          <w:rPr>
            <w:rFonts w:eastAsia="方正仿宋简体;微软雅黑" w:cs="Times New Roman" w:ascii="Times New Roman" w:hAnsi="Times New Roman"/>
            <w:sz w:val="28"/>
            <w:szCs w:val="32"/>
          </w:rPr>
        </w:r>
      </w:del>
    </w:p>
    <w:p>
      <w:pPr>
        <w:pStyle w:val="Normal"/>
        <w:spacing w:before="240" w:after="0"/>
        <w:ind w:firstLineChars="0" w:firstLine="0" w:endChars="0" w:end="0"/>
        <w:jc w:val="center"/>
        <w:rPr>
          <w:del w:id="16" w:author="学霸" w:date="2019-10-23T16:21:00Z"/>
          <w:rFonts w:ascii="Times New Roman" w:hAnsi="Times New Roman" w:cs="Times New Roman"/>
          <w:szCs w:val="32"/>
        </w:rPr>
      </w:pPr>
      <w:del w:id="10" w:author="学霸" w:date="2019-10-23T16:21:00Z">
        <w:r>
          <w:rPr>
            <w:rFonts w:ascii="Times New Roman" w:hAnsi="Times New Roman" w:cs="Times New Roman"/>
            <w:szCs w:val="32"/>
          </w:rPr>
          <w:delText>苏常备〔</w:delText>
        </w:r>
      </w:del>
      <w:del w:id="11" w:author="学霸" w:date="2019-10-23T16:21:00Z">
        <w:r>
          <w:rPr>
            <w:rFonts w:cs="Times New Roman" w:ascii="Times New Roman" w:hAnsi="Times New Roman"/>
            <w:szCs w:val="32"/>
          </w:rPr>
          <w:delText>2019</w:delText>
        </w:r>
      </w:del>
      <w:del w:id="12" w:author="学霸" w:date="2019-10-23T16:21:00Z">
        <w:r>
          <w:rPr>
            <w:rFonts w:ascii="Times New Roman" w:hAnsi="Times New Roman" w:cs="Times New Roman"/>
            <w:szCs w:val="32"/>
          </w:rPr>
          <w:delText>〕</w:delText>
        </w:r>
      </w:del>
      <w:ins w:id="13" w:author="吴正楠" w:date="2019-10-17T16:08:00Z">
        <w:del w:id="14" w:author="学霸" w:date="2019-10-23T16:21:00Z">
          <w:r>
            <w:rPr>
              <w:rFonts w:cs="Times New Roman" w:hint="eastAsia" w:ascii="Times New Roman" w:hAnsi="Times New Roman"/>
              <w:szCs w:val="32"/>
            </w:rPr>
            <w:delText>36</w:delText>
          </w:r>
        </w:del>
      </w:ins>
      <w:del w:id="15" w:author="学霸" w:date="2019-10-23T16:21:00Z">
        <w:r>
          <w:rPr>
            <w:rFonts w:ascii="Times New Roman" w:hAnsi="Times New Roman" w:cs="Times New Roman"/>
            <w:szCs w:val="32"/>
          </w:rPr>
          <w:delText>号</w:delText>
        </w:r>
      </w:del>
    </w:p>
    <w:p>
      <w:pPr>
        <w:pStyle w:val="Normal"/>
        <w:widowControl w:val="false"/>
        <w:overflowPunct w:val="false"/>
        <w:bidi w:val="0"/>
        <w:snapToGrid w:val="false"/>
        <w:spacing w:lineRule="exact" w:line="590" w:before="240" w:after="0"/>
        <w:ind w:firstLineChars="0" w:firstLine="0" w:startChars="0" w:start="0" w:endChars="0" w:end="0"/>
        <w:jc w:val="center"/>
        <w:rPr>
          <w:rFonts w:ascii="Times New Roman" w:hAnsi="Times New Roman" w:eastAsia="方正小标宋简体" w:cs="Times New Roman"/>
          <w:w w:val="90"/>
          <w:sz w:val="18"/>
          <w:szCs w:val="18"/>
        </w:rPr>
      </w:pPr>
      <w:r>
        <w:rPr>
          <w:rFonts w:eastAsia="方正小标宋简体" w:cs="Times New Roman" w:ascii="Times New Roman" w:hAnsi="Times New Roman"/>
          <w:w w:val="90"/>
          <w:sz w:val="18"/>
          <w:szCs w:val="18"/>
        </w:rPr>
      </w:r>
    </w:p>
    <w:tbl>
      <w:tblPr>
        <w:tblW w:w="8967" w:type="dxa"/>
        <w:jc w:val="start"/>
        <w:tblInd w:w="94" w:type="dxa"/>
        <w:tblLayout w:type="fixed"/>
        <w:tblCellMar>
          <w:top w:w="0" w:type="dxa"/>
          <w:start w:w="108" w:type="dxa"/>
          <w:bottom w:w="0" w:type="dxa"/>
          <w:end w:w="108" w:type="dxa"/>
        </w:tblCellMar>
      </w:tblPr>
      <w:tblGrid>
        <w:gridCol w:w="8967"/>
      </w:tblGrid>
      <w:tr>
        <w:trPr>
          <w:trHeight w:val="165" w:hRule="atLeast"/>
        </w:trPr>
        <w:tc>
          <w:tcPr>
            <w:tcW w:w="8967" w:type="dxa"/>
            <w:tcBorders>
              <w:top w:val="single" w:sz="12" w:space="0" w:color="FF0000"/>
            </w:tcBorders>
          </w:tcPr>
          <w:p>
            <w:pPr>
              <w:pStyle w:val="Normal"/>
              <w:ind w:firstLineChars="0" w:firstLine="0" w:endChars="0" w:end="0"/>
              <w:jc w:val="center"/>
              <w:rPr>
                <w:del w:id="18" w:author="学霸" w:date="2019-10-23T16:21:00Z"/>
                <w:rFonts w:ascii="Times New Roman" w:hAnsi="Times New Roman" w:eastAsia="方正小标宋简体" w:cs="Times New Roman"/>
                <w:w w:val="90"/>
              </w:rPr>
            </w:pPr>
            <w:del w:id="17" w:author="学霸" w:date="2019-10-23T16:21:00Z">
              <w:r>
                <w:rPr>
                  <w:rFonts w:eastAsia="方正小标宋简体" w:cs="Times New Roman" w:ascii="Times New Roman" w:hAnsi="Times New Roman"/>
                  <w:w w:val="90"/>
                </w:rPr>
              </w:r>
            </w:del>
          </w:p>
          <w:p>
            <w:pPr>
              <w:pStyle w:val="Normal"/>
              <w:ind w:firstLineChars="0" w:firstLine="0" w:endChars="0" w:end="0"/>
              <w:jc w:val="center"/>
              <w:rPr>
                <w:rFonts w:ascii="Times New Roman" w:hAnsi="Times New Roman" w:eastAsia="方正小标宋简体" w:cs="Times New Roman"/>
                <w:w w:val="90"/>
              </w:rPr>
            </w:pPr>
            <w:r>
              <w:rPr>
                <w:rFonts w:eastAsia="方正小标宋简体" w:cs="Times New Roman" w:ascii="Times New Roman" w:hAnsi="Times New Roman"/>
                <w:w w:val="90"/>
              </w:rPr>
            </w:r>
          </w:p>
        </w:tc>
      </w:tr>
    </w:tbl>
    <w:p>
      <w:pPr>
        <w:pStyle w:val="1"/>
        <w:spacing w:lineRule="exact" w:line="590"/>
        <w:rPr>
          <w:del w:id="20" w:author="学霸" w:date="2019-10-23T16:21:00Z"/>
          <w:rFonts w:ascii="Times New Roman" w:hAnsi="Times New Roman" w:eastAsia="宋体" w:cs="Times New Roman"/>
          <w:color w:val="000000"/>
        </w:rPr>
      </w:pPr>
      <w:del w:id="19" w:author="学霸" w:date="2019-10-23T16:21:00Z">
        <w:r>
          <w:rPr>
            <w:rFonts w:ascii="Times New Roman" w:hAnsi="Times New Roman" w:cs="Times New Roman" w:eastAsia="宋体"/>
            <w:color w:val="000000"/>
          </w:rPr>
          <w:delText>备  案  报  告</w:delText>
        </w:r>
      </w:del>
    </w:p>
    <w:p>
      <w:pPr>
        <w:pStyle w:val="1"/>
        <w:spacing w:lineRule="exact" w:line="590"/>
        <w:jc w:val="both"/>
        <w:rPr>
          <w:del w:id="22" w:author="学霸" w:date="2019-10-23T16:21:00Z"/>
          <w:rFonts w:ascii="Times New Roman" w:hAnsi="Times New Roman" w:eastAsia="仿宋_GB2312" w:cs="Times New Roman"/>
          <w:color w:val="000000"/>
          <w:sz w:val="32"/>
        </w:rPr>
      </w:pPr>
      <w:del w:id="21" w:author="学霸" w:date="2019-10-23T16:21:00Z">
        <w:r>
          <w:rPr>
            <w:rFonts w:eastAsia="仿宋_GB2312" w:cs="Times New Roman" w:ascii="Times New Roman" w:hAnsi="Times New Roman"/>
            <w:color w:val="000000"/>
            <w:sz w:val="32"/>
          </w:rPr>
        </w:r>
      </w:del>
    </w:p>
    <w:p>
      <w:pPr>
        <w:pStyle w:val="1"/>
        <w:spacing w:lineRule="exact" w:line="590"/>
        <w:jc w:val="both"/>
        <w:rPr>
          <w:del w:id="24" w:author="学霸" w:date="2019-10-23T16:21:00Z"/>
          <w:rFonts w:ascii="Times New Roman" w:hAnsi="Times New Roman" w:eastAsia="仿宋_GB2312" w:cs="Times New Roman"/>
          <w:sz w:val="32"/>
        </w:rPr>
      </w:pPr>
      <w:del w:id="23" w:author="学霸" w:date="2019-10-23T16:21:00Z">
        <w:r>
          <w:rPr>
            <w:rFonts w:ascii="Times New Roman" w:hAnsi="Times New Roman" w:cs="Times New Roman" w:eastAsia="仿宋_GB2312"/>
            <w:sz w:val="32"/>
          </w:rPr>
          <w:delText>全国人民代表大会常务委员会、国务院：</w:delText>
        </w:r>
      </w:del>
    </w:p>
    <w:p>
      <w:pPr>
        <w:pStyle w:val="1"/>
        <w:spacing w:lineRule="exact" w:line="590"/>
        <w:ind w:firstLineChars="200" w:endChars="0" w:end="0"/>
        <w:jc w:val="both"/>
        <w:rPr>
          <w:del w:id="32" w:author="学霸" w:date="2019-10-23T16:21:00Z"/>
          <w:rFonts w:ascii="Times New Roman" w:hAnsi="Times New Roman" w:eastAsia="仿宋_GB2312" w:cs="Times New Roman"/>
          <w:sz w:val="32"/>
        </w:rPr>
      </w:pPr>
      <w:del w:id="25" w:author="学霸" w:date="2019-10-23T16:21:00Z">
        <w:r>
          <w:rPr>
            <w:rFonts w:ascii="Times New Roman" w:hAnsi="Times New Roman" w:cs="Times New Roman" w:eastAsia="仿宋_GB2312"/>
            <w:sz w:val="32"/>
          </w:rPr>
          <w:delText>《江苏省村民委员会选举办法》已由江苏省第十三届人民代表大会常务委员会第十一次会议于</w:delText>
        </w:r>
      </w:del>
      <w:del w:id="26" w:author="学霸" w:date="2019-10-23T16:21:00Z">
        <w:r>
          <w:rPr>
            <w:rFonts w:eastAsia="仿宋_GB2312" w:cs="Times New Roman" w:ascii="Times New Roman" w:hAnsi="Times New Roman"/>
            <w:sz w:val="32"/>
          </w:rPr>
          <w:delText>2019</w:delText>
        </w:r>
      </w:del>
      <w:del w:id="27" w:author="学霸" w:date="2019-10-23T16:21:00Z">
        <w:r>
          <w:rPr>
            <w:rFonts w:ascii="Times New Roman" w:hAnsi="Times New Roman" w:cs="Times New Roman" w:eastAsia="仿宋_GB2312"/>
            <w:sz w:val="32"/>
          </w:rPr>
          <w:delText>年</w:delText>
        </w:r>
      </w:del>
      <w:del w:id="28" w:author="学霸" w:date="2019-10-23T16:21:00Z">
        <w:r>
          <w:rPr>
            <w:rFonts w:eastAsia="仿宋_GB2312" w:cs="Times New Roman" w:ascii="Times New Roman" w:hAnsi="Times New Roman"/>
            <w:sz w:val="32"/>
          </w:rPr>
          <w:delText>9</w:delText>
        </w:r>
      </w:del>
      <w:del w:id="29" w:author="学霸" w:date="2019-10-23T16:21:00Z">
        <w:r>
          <w:rPr>
            <w:rFonts w:ascii="Times New Roman" w:hAnsi="Times New Roman" w:cs="Times New Roman" w:eastAsia="仿宋_GB2312"/>
            <w:sz w:val="32"/>
          </w:rPr>
          <w:delText>月</w:delText>
        </w:r>
      </w:del>
      <w:del w:id="30" w:author="学霸" w:date="2019-10-23T16:21:00Z">
        <w:r>
          <w:rPr>
            <w:rFonts w:eastAsia="仿宋_GB2312" w:cs="Times New Roman" w:ascii="Times New Roman" w:hAnsi="Times New Roman"/>
            <w:sz w:val="32"/>
          </w:rPr>
          <w:delText>27</w:delText>
        </w:r>
      </w:del>
      <w:del w:id="31" w:author="学霸" w:date="2019-10-23T16:21:00Z">
        <w:r>
          <w:rPr>
            <w:rFonts w:ascii="Times New Roman" w:hAnsi="Times New Roman" w:cs="Times New Roman" w:eastAsia="仿宋_GB2312"/>
            <w:sz w:val="32"/>
          </w:rPr>
          <w:delText>日通过，现报请备案。</w:delText>
        </w:r>
      </w:del>
    </w:p>
    <w:p>
      <w:pPr>
        <w:pStyle w:val="1"/>
        <w:spacing w:lineRule="exact" w:line="590"/>
        <w:jc w:val="both"/>
        <w:rPr>
          <w:del w:id="34" w:author="学霸" w:date="2019-10-23T16:21:00Z"/>
          <w:rFonts w:ascii="Times New Roman" w:hAnsi="Times New Roman" w:eastAsia="仿宋_GB2312" w:cs="Times New Roman"/>
          <w:sz w:val="32"/>
        </w:rPr>
      </w:pPr>
      <w:del w:id="33" w:author="学霸" w:date="2019-10-23T16:21:00Z">
        <w:r>
          <w:rPr>
            <w:rFonts w:eastAsia="仿宋_GB2312" w:cs="Times New Roman" w:ascii="Times New Roman" w:hAnsi="Times New Roman"/>
            <w:sz w:val="32"/>
          </w:rPr>
        </w:r>
      </w:del>
    </w:p>
    <w:p>
      <w:pPr>
        <w:pStyle w:val="1"/>
        <w:spacing w:lineRule="exact" w:line="590"/>
        <w:jc w:val="both"/>
        <w:rPr>
          <w:del w:id="36" w:author="学霸" w:date="2019-10-23T16:21:00Z"/>
          <w:rFonts w:ascii="Times New Roman" w:hAnsi="Times New Roman" w:eastAsia="仿宋_GB2312" w:cs="Times New Roman"/>
          <w:sz w:val="32"/>
        </w:rPr>
      </w:pPr>
      <w:del w:id="35" w:author="学霸" w:date="2019-10-23T16:21:00Z">
        <w:r>
          <w:rPr>
            <w:rFonts w:eastAsia="仿宋_GB2312" w:cs="Times New Roman" w:ascii="Times New Roman" w:hAnsi="Times New Roman"/>
            <w:sz w:val="32"/>
          </w:rPr>
        </w:r>
      </w:del>
    </w:p>
    <w:p>
      <w:pPr>
        <w:pStyle w:val="1"/>
        <w:spacing w:lineRule="exact" w:line="590"/>
        <w:jc w:val="end"/>
        <w:rPr>
          <w:del w:id="38" w:author="学霸" w:date="2019-10-23T16:21:00Z"/>
          <w:rFonts w:ascii="Times New Roman" w:hAnsi="Times New Roman" w:eastAsia="仿宋_GB2312" w:cs="Times New Roman"/>
          <w:sz w:val="32"/>
        </w:rPr>
      </w:pPr>
      <w:del w:id="37" w:author="学霸" w:date="2019-10-23T16:21:00Z">
        <w:r>
          <w:rPr>
            <w:rFonts w:ascii="Times New Roman" w:hAnsi="Times New Roman" w:cs="Times New Roman" w:eastAsia="仿宋_GB2312"/>
            <w:sz w:val="32"/>
          </w:rPr>
          <w:delText xml:space="preserve">江苏省人民代表大会常务委员会    </w:delText>
        </w:r>
      </w:del>
    </w:p>
    <w:p>
      <w:pPr>
        <w:pStyle w:val="1"/>
        <w:spacing w:lineRule="exact" w:line="590"/>
        <w:jc w:val="center"/>
        <w:rPr>
          <w:del w:id="48" w:author="学霸" w:date="2019-10-23T16:21:00Z"/>
          <w:rFonts w:ascii="Times New Roman" w:hAnsi="Times New Roman" w:cs="Times New Roman"/>
        </w:rPr>
      </w:pPr>
      <w:ins w:id="39" w:author="吴正楠" w:date="2019-10-17T16:09:00Z">
        <w:del w:id="40" w:author="学霸" w:date="2019-10-23T16:21:00Z">
          <w:r>
            <w:rPr>
              <w:rFonts w:eastAsia="仿宋_GB2312" w:cs="Times New Roman" w:hint="eastAsia" w:ascii="Times New Roman" w:hAnsi="Times New Roman"/>
              <w:sz w:val="32"/>
            </w:rPr>
            <w:delText xml:space="preserve">                              </w:delText>
          </w:r>
        </w:del>
      </w:ins>
      <w:del w:id="41" w:author="学霸" w:date="2019-10-23T16:21:00Z">
        <w:r>
          <w:rPr>
            <w:rFonts w:eastAsia="仿宋_GB2312" w:cs="Times New Roman" w:ascii="Times New Roman" w:hAnsi="Times New Roman"/>
            <w:sz w:val="32"/>
          </w:rPr>
          <w:delText>2019</w:delText>
        </w:r>
      </w:del>
      <w:del w:id="42" w:author="学霸" w:date="2019-10-23T16:21:00Z">
        <w:r>
          <w:rPr>
            <w:rFonts w:ascii="Times New Roman" w:hAnsi="Times New Roman" w:cs="Times New Roman" w:eastAsia="仿宋_GB2312"/>
            <w:sz w:val="32"/>
          </w:rPr>
          <w:delText>年</w:delText>
        </w:r>
      </w:del>
      <w:del w:id="43" w:author="学霸" w:date="2019-10-23T16:21:00Z">
        <w:r>
          <w:rPr>
            <w:rFonts w:eastAsia="仿宋_GB2312" w:cs="Times New Roman" w:ascii="Times New Roman" w:hAnsi="Times New Roman"/>
            <w:sz w:val="32"/>
          </w:rPr>
          <w:delText>10</w:delText>
        </w:r>
      </w:del>
      <w:del w:id="44" w:author="学霸" w:date="2019-10-23T16:21:00Z">
        <w:r>
          <w:rPr>
            <w:rFonts w:ascii="Times New Roman" w:hAnsi="Times New Roman" w:cs="Times New Roman" w:eastAsia="仿宋_GB2312"/>
            <w:sz w:val="32"/>
          </w:rPr>
          <w:delText xml:space="preserve">月  </w:delText>
        </w:r>
      </w:del>
      <w:ins w:id="45" w:author="吴正楠" w:date="2019-10-17T16:09:00Z">
        <w:del w:id="46" w:author="学霸" w:date="2019-10-23T16:21:00Z">
          <w:r>
            <w:rPr>
              <w:rFonts w:eastAsia="仿宋_GB2312" w:cs="Times New Roman" w:hint="eastAsia" w:ascii="Times New Roman" w:hAnsi="Times New Roman"/>
              <w:sz w:val="32"/>
            </w:rPr>
            <w:delText>17</w:delText>
          </w:r>
        </w:del>
      </w:ins>
      <w:del w:id="47" w:author="学霸" w:date="2019-10-23T16:21:00Z">
        <w:r>
          <w:rPr>
            <w:rFonts w:ascii="Times New Roman" w:hAnsi="Times New Roman" w:cs="Times New Roman" w:eastAsia="仿宋_GB2312"/>
            <w:sz w:val="32"/>
          </w:rPr>
          <w:delText xml:space="preserve">日          </w:delText>
        </w:r>
      </w:del>
    </w:p>
    <w:p>
      <w:pPr>
        <w:pStyle w:val="1"/>
        <w:widowControl w:val="false"/>
        <w:overflowPunct w:val="false"/>
        <w:autoSpaceDE w:val="false"/>
        <w:bidi w:val="0"/>
        <w:snapToGrid w:val="false"/>
        <w:spacing w:lineRule="exact" w:line="590"/>
        <w:ind w:firstLineChars="0" w:firstLine="0" w:startChars="0" w:start="0" w:endChars="0" w:end="0"/>
        <w:jc w:val="center"/>
        <w:rPr>
          <w:del w:id="50" w:author="学霸" w:date="2019-10-23T16:21:00Z"/>
          <w:rFonts w:ascii="Times New Roman" w:hAnsi="Times New Roman" w:cs="Times New Roman"/>
        </w:rPr>
      </w:pPr>
      <w:del w:id="49" w:author="学霸" w:date="2019-10-23T16:21:00Z">
        <w:r>
          <w:rPr/>
          <w:delText xml:space="preserve"> </w:delText>
        </w:r>
      </w:del>
    </w:p>
    <w:p>
      <w:pPr>
        <w:pStyle w:val="1"/>
        <w:widowControl w:val="false"/>
        <w:overflowPunct w:val="false"/>
        <w:autoSpaceDE w:val="false"/>
        <w:bidi w:val="0"/>
        <w:snapToGrid w:val="false"/>
        <w:spacing w:lineRule="exact" w:line="590"/>
        <w:ind w:firstLineChars="0" w:firstLine="0" w:startChars="0" w:start="0" w:endChars="0" w:end="0"/>
        <w:jc w:val="center"/>
        <w:rPr>
          <w:del w:id="52" w:author="学霸" w:date="2019-10-23T16:21:00Z"/>
          <w:rFonts w:ascii="Times New Roman" w:hAnsi="Times New Roman" w:cs="Times New Roman"/>
        </w:rPr>
      </w:pPr>
      <w:del w:id="51" w:author="学霸" w:date="2019-10-23T16:21:00Z">
        <w:r>
          <w:rPr/>
          <w:delText xml:space="preserve"> </w:delText>
        </w:r>
      </w:del>
      <w:r>
        <w:br w:type="page"/>
      </w:r>
    </w:p>
    <w:p>
      <w:pPr>
        <w:pStyle w:val="1"/>
        <w:widowControl w:val="false"/>
        <w:overflowPunct w:val="false"/>
        <w:autoSpaceDE w:val="false"/>
        <w:bidi w:val="0"/>
        <w:snapToGrid w:val="false"/>
        <w:spacing w:lineRule="exact" w:line="590"/>
        <w:ind w:firstLineChars="0" w:firstLine="0" w:startChars="0" w:start="0" w:endChars="0" w:end="0"/>
        <w:jc w:val="center"/>
        <w:rPr>
          <w:del w:id="54" w:author="学霸" w:date="2019-10-23T16:21:00Z"/>
        </w:rPr>
      </w:pPr>
      <w:del w:id="53" w:author="学霸" w:date="2019-10-23T16:21:00Z">
        <w:r>
          <w:rPr/>
        </w:r>
      </w:del>
    </w:p>
    <w:p>
      <w:pPr>
        <w:pStyle w:val="1"/>
        <w:widowControl w:val="false"/>
        <w:overflowPunct w:val="false"/>
        <w:autoSpaceDE w:val="false"/>
        <w:bidi w:val="0"/>
        <w:snapToGrid w:val="false"/>
        <w:spacing w:lineRule="exact" w:line="590"/>
        <w:ind w:firstLineChars="0" w:firstLine="0" w:startChars="0" w:start="0" w:endChars="0" w:end="0"/>
        <w:jc w:val="center"/>
        <w:rPr>
          <w:del w:id="56" w:author="学霸" w:date="2019-10-23T16:21:00Z"/>
        </w:rPr>
      </w:pPr>
      <w:del w:id="55" w:author="学霸" w:date="2019-10-23T16:21:00Z">
        <w:r>
          <w:rPr/>
        </w:r>
      </w:del>
    </w:p>
    <w:p>
      <w:pPr>
        <w:pStyle w:val="1"/>
        <w:widowControl w:val="false"/>
        <w:overflowPunct w:val="false"/>
        <w:autoSpaceDE w:val="false"/>
        <w:bidi w:val="0"/>
        <w:snapToGrid w:val="false"/>
        <w:spacing w:lineRule="exact" w:line="590"/>
        <w:ind w:firstLineChars="0" w:firstLine="0" w:startChars="0" w:start="0" w:endChars="0" w:end="0"/>
        <w:jc w:val="center"/>
        <w:rPr>
          <w:del w:id="58" w:author="学霸" w:date="2019-10-23T16:21:00Z"/>
          <w:rFonts w:ascii="Times New Roman" w:hAnsi="Times New Roman" w:eastAsia="宋体" w:cs="Times New Roman"/>
          <w:bCs/>
          <w:sz w:val="44"/>
          <w:szCs w:val="44"/>
        </w:rPr>
      </w:pPr>
      <w:del w:id="57" w:author="学霸" w:date="2019-10-23T16:21:00Z">
        <w:r>
          <w:rPr/>
          <w:delText>江苏省第十三届人民代表大会常务委员会</w:delText>
        </w:r>
      </w:del>
    </w:p>
    <w:p>
      <w:pPr>
        <w:pStyle w:val="1"/>
        <w:widowControl w:val="false"/>
        <w:overflowPunct w:val="false"/>
        <w:autoSpaceDE w:val="false"/>
        <w:bidi w:val="0"/>
        <w:snapToGrid w:val="false"/>
        <w:spacing w:lineRule="exact" w:line="590"/>
        <w:ind w:firstLineChars="0" w:firstLine="0" w:startChars="0" w:start="0" w:endChars="0" w:end="0"/>
        <w:jc w:val="center"/>
        <w:rPr>
          <w:del w:id="60" w:author="学霸" w:date="2019-10-23T16:21:00Z"/>
          <w:rFonts w:ascii="Times New Roman" w:hAnsi="Times New Roman" w:eastAsia="宋体" w:cs="Times New Roman"/>
          <w:bCs/>
          <w:sz w:val="44"/>
          <w:szCs w:val="44"/>
        </w:rPr>
      </w:pPr>
      <w:del w:id="59" w:author="学霸" w:date="2019-10-23T16:21:00Z">
        <w:r>
          <w:rPr/>
          <w:delText>公    告</w:delText>
        </w:r>
      </w:del>
    </w:p>
    <w:p>
      <w:pPr>
        <w:pStyle w:val="1"/>
        <w:widowControl w:val="false"/>
        <w:overflowPunct w:val="false"/>
        <w:autoSpaceDE w:val="false"/>
        <w:bidi w:val="0"/>
        <w:snapToGrid w:val="false"/>
        <w:spacing w:lineRule="exact" w:line="590"/>
        <w:ind w:firstLineChars="0" w:firstLine="0" w:startChars="0" w:start="0" w:endChars="0" w:end="0"/>
        <w:jc w:val="center"/>
        <w:rPr>
          <w:del w:id="62" w:author="学霸" w:date="2019-10-23T16:21:00Z"/>
        </w:rPr>
      </w:pPr>
      <w:del w:id="61" w:author="学霸" w:date="2019-10-23T16:21:00Z">
        <w:r>
          <w:rPr/>
        </w:r>
      </w:del>
    </w:p>
    <w:p>
      <w:pPr>
        <w:pStyle w:val="1"/>
        <w:widowControl w:val="false"/>
        <w:overflowPunct w:val="false"/>
        <w:autoSpaceDE w:val="false"/>
        <w:bidi w:val="0"/>
        <w:snapToGrid w:val="false"/>
        <w:spacing w:lineRule="exact" w:line="590"/>
        <w:ind w:firstLineChars="0" w:firstLine="0" w:startChars="0" w:start="0" w:endChars="0" w:end="0"/>
        <w:jc w:val="center"/>
        <w:rPr>
          <w:del w:id="66" w:author="学霸" w:date="2019-10-23T16:21:00Z"/>
          <w:rFonts w:ascii="Times New Roman" w:hAnsi="Times New Roman" w:eastAsia="楷体_GB2312" w:cs="Times New Roman"/>
        </w:rPr>
      </w:pPr>
      <w:del w:id="63" w:author="学霸" w:date="2019-10-23T16:21:00Z">
        <w:r>
          <w:rPr/>
          <w:delText>第</w:delText>
        </w:r>
      </w:del>
      <w:del w:id="64" w:author="学霸" w:date="2019-10-23T16:21:00Z">
        <w:r>
          <w:rPr/>
          <w:delText>24</w:delText>
        </w:r>
      </w:del>
      <w:del w:id="65" w:author="学霸" w:date="2019-10-23T16:21:00Z">
        <w:r>
          <w:rPr/>
          <w:delText>号</w:delText>
        </w:r>
      </w:del>
    </w:p>
    <w:p>
      <w:pPr>
        <w:pStyle w:val="1"/>
        <w:widowControl w:val="false"/>
        <w:overflowPunct w:val="false"/>
        <w:autoSpaceDE w:val="false"/>
        <w:bidi w:val="0"/>
        <w:snapToGrid w:val="false"/>
        <w:spacing w:lineRule="exact" w:line="590"/>
        <w:ind w:firstLineChars="0" w:firstLine="0" w:startChars="0" w:start="0" w:endChars="0" w:end="0"/>
        <w:jc w:val="center"/>
        <w:rPr>
          <w:del w:id="68" w:author="学霸" w:date="2019-10-23T16:21:00Z"/>
        </w:rPr>
      </w:pPr>
      <w:del w:id="67" w:author="学霸" w:date="2019-10-23T16:21:00Z">
        <w:r>
          <w:rPr/>
        </w:r>
      </w:del>
    </w:p>
    <w:p>
      <w:pPr>
        <w:pStyle w:val="1"/>
        <w:widowControl w:val="false"/>
        <w:overflowPunct w:val="false"/>
        <w:autoSpaceDE w:val="false"/>
        <w:bidi w:val="0"/>
        <w:snapToGrid w:val="false"/>
        <w:spacing w:lineRule="exact" w:line="590"/>
        <w:ind w:firstLineChars="0" w:firstLine="0" w:startChars="0" w:start="0" w:endChars="0" w:end="0"/>
        <w:jc w:val="center"/>
        <w:rPr>
          <w:del w:id="82" w:author="学霸" w:date="2019-10-23T16:21:00Z"/>
          <w:rFonts w:ascii="Times New Roman" w:hAnsi="Times New Roman" w:cs="Times New Roman"/>
          <w:szCs w:val="32"/>
        </w:rPr>
      </w:pPr>
      <w:del w:id="69" w:author="学霸" w:date="2019-10-23T16:21:00Z">
        <w:r>
          <w:rPr/>
          <w:delText>《江苏省村民委员会选举办法》已由江苏省第十三届人民代表大会常务委员会第十一次会议于</w:delText>
        </w:r>
      </w:del>
      <w:del w:id="70" w:author="学霸" w:date="2019-10-23T16:21:00Z">
        <w:r>
          <w:rPr/>
          <w:delText>2019</w:delText>
        </w:r>
      </w:del>
      <w:del w:id="71" w:author="学霸" w:date="2019-10-23T16:21:00Z">
        <w:r>
          <w:rPr/>
          <w:delText>年</w:delText>
        </w:r>
      </w:del>
      <w:del w:id="72" w:author="学霸" w:date="2019-10-23T16:21:00Z">
        <w:r>
          <w:rPr/>
          <w:delText>9</w:delText>
        </w:r>
      </w:del>
      <w:del w:id="73" w:author="学霸" w:date="2019-10-23T16:21:00Z">
        <w:r>
          <w:rPr/>
          <w:delText>月</w:delText>
        </w:r>
      </w:del>
      <w:del w:id="74" w:author="学霸" w:date="2019-10-23T16:21:00Z">
        <w:r>
          <w:rPr/>
          <w:delText>27</w:delText>
        </w:r>
      </w:del>
      <w:del w:id="75" w:author="学霸" w:date="2019-10-23T16:21:00Z">
        <w:r>
          <w:rPr/>
          <w:delText>日修订通过，现予公布，自</w:delText>
        </w:r>
      </w:del>
      <w:del w:id="76" w:author="学霸" w:date="2019-10-23T16:21:00Z">
        <w:r>
          <w:rPr/>
          <w:delText>2019</w:delText>
        </w:r>
      </w:del>
      <w:del w:id="77" w:author="学霸" w:date="2019-10-23T16:21:00Z">
        <w:r>
          <w:rPr/>
          <w:delText>年</w:delText>
        </w:r>
      </w:del>
      <w:del w:id="78" w:author="学霸" w:date="2019-10-23T16:21:00Z">
        <w:r>
          <w:rPr/>
          <w:delText>12</w:delText>
        </w:r>
      </w:del>
      <w:del w:id="79" w:author="学霸" w:date="2019-10-23T16:21:00Z">
        <w:r>
          <w:rPr/>
          <w:delText>月</w:delText>
        </w:r>
      </w:del>
      <w:del w:id="80" w:author="学霸" w:date="2019-10-23T16:21:00Z">
        <w:r>
          <w:rPr/>
          <w:delText>1</w:delText>
        </w:r>
      </w:del>
      <w:del w:id="81" w:author="学霸" w:date="2019-10-23T16:21:00Z">
        <w:r>
          <w:rPr/>
          <w:delText>日起施行。</w:delText>
        </w:r>
      </w:del>
    </w:p>
    <w:p>
      <w:pPr>
        <w:pStyle w:val="1"/>
        <w:widowControl w:val="false"/>
        <w:overflowPunct w:val="false"/>
        <w:autoSpaceDE w:val="false"/>
        <w:bidi w:val="0"/>
        <w:snapToGrid w:val="false"/>
        <w:spacing w:lineRule="exact" w:line="590"/>
        <w:ind w:firstLineChars="0" w:firstLine="0" w:startChars="0" w:start="0" w:endChars="0" w:end="0"/>
        <w:jc w:val="center"/>
        <w:rPr>
          <w:del w:id="84" w:author="学霸" w:date="2019-10-23T16:21:00Z"/>
        </w:rPr>
      </w:pPr>
      <w:del w:id="83" w:author="学霸" w:date="2019-10-23T16:21:00Z">
        <w:r>
          <w:rPr/>
        </w:r>
      </w:del>
    </w:p>
    <w:p>
      <w:pPr>
        <w:pStyle w:val="1"/>
        <w:widowControl w:val="false"/>
        <w:overflowPunct w:val="false"/>
        <w:autoSpaceDE w:val="false"/>
        <w:bidi w:val="0"/>
        <w:snapToGrid w:val="false"/>
        <w:spacing w:lineRule="exact" w:line="590"/>
        <w:ind w:firstLineChars="0" w:firstLine="0" w:startChars="0" w:start="0" w:endChars="0" w:end="0"/>
        <w:jc w:val="center"/>
        <w:rPr>
          <w:del w:id="86" w:author="学霸" w:date="2019-10-23T16:21:00Z"/>
        </w:rPr>
      </w:pPr>
      <w:del w:id="85" w:author="学霸" w:date="2019-10-23T16:21:00Z">
        <w:r>
          <w:rPr/>
        </w:r>
      </w:del>
    </w:p>
    <w:p>
      <w:pPr>
        <w:pStyle w:val="1"/>
        <w:widowControl w:val="false"/>
        <w:overflowPunct w:val="false"/>
        <w:autoSpaceDE w:val="false"/>
        <w:bidi w:val="0"/>
        <w:snapToGrid w:val="false"/>
        <w:spacing w:lineRule="exact" w:line="590"/>
        <w:ind w:firstLineChars="0" w:firstLine="0" w:startChars="0" w:start="0" w:endChars="0" w:end="0"/>
        <w:jc w:val="center"/>
        <w:rPr>
          <w:del w:id="88" w:author="学霸" w:date="2019-10-23T16:21:00Z"/>
          <w:rFonts w:ascii="Times New Roman" w:hAnsi="Times New Roman" w:cs="Times New Roman"/>
        </w:rPr>
      </w:pPr>
      <w:del w:id="87" w:author="学霸" w:date="2019-10-23T16:21:00Z">
        <w:r>
          <w:rPr/>
          <w:delText xml:space="preserve">江苏省人民代表大会常务委员会    </w:delText>
        </w:r>
      </w:del>
    </w:p>
    <w:p>
      <w:pPr>
        <w:pStyle w:val="1"/>
        <w:widowControl w:val="false"/>
        <w:overflowPunct w:val="false"/>
        <w:autoSpaceDE w:val="false"/>
        <w:bidi w:val="0"/>
        <w:snapToGrid w:val="false"/>
        <w:spacing w:lineRule="exact" w:line="590"/>
        <w:ind w:firstLineChars="0" w:firstLine="0" w:startChars="0" w:start="0" w:endChars="0" w:end="0"/>
        <w:jc w:val="center"/>
        <w:rPr>
          <w:del w:id="95" w:author="学霸" w:date="2019-10-23T16:21:00Z"/>
          <w:rFonts w:ascii="Times New Roman" w:hAnsi="Times New Roman" w:cs="Times New Roman"/>
        </w:rPr>
      </w:pPr>
      <w:del w:id="89" w:author="学霸" w:date="2019-10-23T16:21:00Z">
        <w:r>
          <w:rPr/>
          <w:delText>2019</w:delText>
        </w:r>
      </w:del>
      <w:del w:id="90" w:author="学霸" w:date="2019-10-23T16:21:00Z">
        <w:r>
          <w:rPr/>
          <w:delText>年</w:delText>
        </w:r>
      </w:del>
      <w:del w:id="91" w:author="学霸" w:date="2019-10-23T16:21:00Z">
        <w:r>
          <w:rPr/>
          <w:delText>9</w:delText>
        </w:r>
      </w:del>
      <w:del w:id="92" w:author="学霸" w:date="2019-10-23T16:21:00Z">
        <w:r>
          <w:rPr/>
          <w:delText>月</w:delText>
        </w:r>
      </w:del>
      <w:del w:id="93" w:author="学霸" w:date="2019-10-23T16:21:00Z">
        <w:r>
          <w:rPr/>
          <w:delText>27</w:delText>
        </w:r>
      </w:del>
      <w:del w:id="94" w:author="学霸" w:date="2019-10-23T16:21:00Z">
        <w:r>
          <w:rPr/>
          <w:delText xml:space="preserve">日          </w:delText>
        </w:r>
      </w:del>
    </w:p>
    <w:p>
      <w:pPr>
        <w:pStyle w:val="1"/>
        <w:widowControl w:val="false"/>
        <w:overflowPunct w:val="false"/>
        <w:autoSpaceDE w:val="false"/>
        <w:bidi w:val="0"/>
        <w:snapToGrid w:val="false"/>
        <w:spacing w:lineRule="exact" w:line="590"/>
        <w:ind w:firstLineChars="0" w:firstLine="0" w:startChars="0" w:start="0" w:endChars="0" w:end="0"/>
        <w:jc w:val="center"/>
        <w:rPr>
          <w:del w:id="97" w:author="学霸" w:date="2019-10-23T16:21:00Z"/>
          <w:rFonts w:ascii="Times New Roman" w:hAnsi="Times New Roman" w:cs="Times New Roman"/>
          <w:sz w:val="28"/>
          <w:szCs w:val="28"/>
        </w:rPr>
      </w:pPr>
      <w:del w:id="96" w:author="学霸" w:date="2019-10-23T16:21:00Z">
        <w:r>
          <w:rPr/>
          <w:delText xml:space="preserve"> </w:delText>
        </w:r>
      </w:del>
    </w:p>
    <w:p>
      <w:pPr>
        <w:pStyle w:val="1"/>
        <w:widowControl w:val="false"/>
        <w:overflowPunct w:val="false"/>
        <w:autoSpaceDE w:val="false"/>
        <w:bidi w:val="0"/>
        <w:snapToGrid w:val="false"/>
        <w:spacing w:lineRule="exact" w:line="590"/>
        <w:ind w:firstLineChars="0" w:firstLine="0" w:startChars="0" w:start="0" w:endChars="0" w:end="0"/>
        <w:jc w:val="center"/>
        <w:rPr>
          <w:del w:id="99" w:author="学霸" w:date="2019-10-23T16:21:00Z"/>
        </w:rPr>
      </w:pPr>
      <w:del w:id="98" w:author="学霸" w:date="2019-10-23T16:21:00Z">
        <w:r>
          <w:rPr/>
        </w:r>
      </w:del>
    </w:p>
    <w:p>
      <w:pPr>
        <w:pStyle w:val="1"/>
        <w:widowControl w:val="false"/>
        <w:overflowPunct w:val="false"/>
        <w:autoSpaceDE w:val="false"/>
        <w:bidi w:val="0"/>
        <w:snapToGrid w:val="false"/>
        <w:spacing w:lineRule="exact" w:line="590"/>
        <w:ind w:firstLineChars="0" w:firstLine="0" w:startChars="0" w:start="0" w:endChars="0" w:end="0"/>
        <w:jc w:val="center"/>
        <w:rPr>
          <w:del w:id="101" w:author="学霸" w:date="2019-10-23T16:21:00Z"/>
        </w:rPr>
      </w:pPr>
      <w:del w:id="100" w:author="学霸" w:date="2019-10-23T16:21:00Z">
        <w:r>
          <w:rPr/>
        </w:r>
      </w:del>
    </w:p>
    <w:p>
      <w:pPr>
        <w:pStyle w:val="1"/>
        <w:widowControl w:val="false"/>
        <w:overflowPunct w:val="false"/>
        <w:autoSpaceDE w:val="false"/>
        <w:bidi w:val="0"/>
        <w:snapToGrid w:val="false"/>
        <w:spacing w:lineRule="exact" w:line="590"/>
        <w:ind w:firstLineChars="0" w:firstLine="0" w:startChars="0" w:start="0" w:endChars="0" w:end="0"/>
        <w:jc w:val="center"/>
        <w:rPr>
          <w:del w:id="103" w:author="学霸" w:date="2019-10-23T16:21:00Z"/>
          <w:rFonts w:ascii="Times New Roman" w:hAnsi="Times New Roman" w:cs="Times New Roman"/>
          <w:sz w:val="28"/>
          <w:szCs w:val="28"/>
        </w:rPr>
      </w:pPr>
      <w:del w:id="102" w:author="学霸" w:date="2019-10-23T16:21:00Z">
        <w:r>
          <w:rPr/>
          <w:delText xml:space="preserve">  </w:delText>
        </w:r>
      </w:del>
    </w:p>
    <w:p>
      <w:pPr>
        <w:pStyle w:val="1"/>
        <w:spacing w:lineRule="exact" w:line="590"/>
        <w:ind w:endChars="0" w:end="0"/>
        <w:rPr>
          <w:del w:id="105" w:author="学霸" w:date="2019-10-23T16:21:00Z"/>
          <w:rFonts w:ascii="Times New Roman" w:hAnsi="Times New Roman" w:cs="Times New Roman"/>
          <w:sz w:val="28"/>
          <w:szCs w:val="28"/>
        </w:rPr>
      </w:pPr>
      <w:del w:id="104" w:author="学霸" w:date="2019-10-23T16:21:00Z">
        <w:r>
          <w:rPr>
            <w:rFonts w:cs="Times New Roman" w:ascii="Times New Roman" w:hAnsi="Times New Roman"/>
            <w:sz w:val="28"/>
            <w:szCs w:val="28"/>
          </w:rPr>
        </w:r>
      </w:del>
    </w:p>
    <w:p>
      <w:pPr>
        <w:pStyle w:val="1"/>
        <w:widowControl w:val="false"/>
        <w:overflowPunct w:val="false"/>
        <w:autoSpaceDE w:val="false"/>
        <w:bidi w:val="0"/>
        <w:snapToGrid w:val="false"/>
        <w:spacing w:lineRule="exact" w:line="590"/>
        <w:ind w:firstLineChars="0" w:firstLine="0" w:startChars="0" w:start="0" w:endChars="0" w:end="0"/>
        <w:jc w:val="center"/>
        <w:rPr>
          <w:del w:id="107" w:author="学霸" w:date="2019-10-23T16:21:00Z"/>
        </w:rPr>
      </w:pPr>
      <w:del w:id="106" w:author="学霸" w:date="2019-10-23T16:21:00Z">
        <w:r>
          <w:rPr/>
        </w:r>
      </w:del>
    </w:p>
    <w:p>
      <w:pPr>
        <w:pStyle w:val="1"/>
        <w:widowControl w:val="false"/>
        <w:overflowPunct w:val="false"/>
        <w:autoSpaceDE w:val="false"/>
        <w:bidi w:val="0"/>
        <w:snapToGrid w:val="false"/>
        <w:spacing w:lineRule="exact" w:line="590"/>
        <w:ind w:firstLineChars="0" w:firstLine="0" w:startChars="0" w:start="0" w:endChars="0" w:end="0"/>
        <w:jc w:val="center"/>
        <w:rPr>
          <w:del w:id="109" w:author="学霸" w:date="2019-10-23T16:21:00Z"/>
        </w:rPr>
      </w:pPr>
      <w:del w:id="108" w:author="学霸" w:date="2019-10-23T16:21:00Z">
        <w:r>
          <w:rPr/>
        </w:r>
      </w:del>
    </w:p>
    <w:p>
      <w:pPr>
        <w:pStyle w:val="1"/>
        <w:widowControl w:val="false"/>
        <w:overflowPunct w:val="false"/>
        <w:autoSpaceDE w:val="false"/>
        <w:bidi w:val="0"/>
        <w:snapToGrid w:val="false"/>
        <w:spacing w:lineRule="exact" w:line="590"/>
        <w:ind w:firstLineChars="0" w:firstLine="0" w:startChars="0" w:start="0" w:endChars="0" w:end="0"/>
        <w:jc w:val="center"/>
        <w:rPr>
          <w:del w:id="111" w:author="学霸" w:date="2019-10-23T16:21:00Z"/>
        </w:rPr>
      </w:pPr>
      <w:del w:id="110" w:author="学霸" w:date="2019-10-23T16:21:00Z">
        <w:r>
          <w:rPr/>
        </w:r>
      </w:del>
    </w:p>
    <w:p>
      <w:pPr>
        <w:pStyle w:val="1"/>
        <w:widowControl w:val="false"/>
        <w:overflowPunct w:val="false"/>
        <w:autoSpaceDE w:val="false"/>
        <w:bidi w:val="0"/>
        <w:snapToGrid w:val="false"/>
        <w:spacing w:lineRule="exact" w:line="590"/>
        <w:ind w:firstLineChars="0" w:firstLine="0" w:startChars="0" w:start="0" w:endChars="0" w:end="0"/>
        <w:jc w:val="center"/>
        <w:rPr/>
      </w:pPr>
      <w:r>
        <w:rPr/>
      </w:r>
    </w:p>
    <w:p>
      <w:pPr>
        <w:pStyle w:val="Normal"/>
        <w:ind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江苏省村民委员会选举办法</w:t>
      </w:r>
    </w:p>
    <w:p>
      <w:pPr>
        <w:pStyle w:val="Normal"/>
        <w:ind w:startChars="200" w:endChars="200"/>
        <w:rPr>
          <w:rFonts w:ascii="Times New Roman" w:hAnsi="Times New Roman" w:eastAsia="楷体_GB2312" w:cs="Times New Roman"/>
          <w:sz w:val="44"/>
          <w:szCs w:val="32"/>
        </w:rPr>
      </w:pPr>
      <w:r>
        <w:rPr>
          <w:rFonts w:eastAsia="楷体_GB2312" w:cs="Times New Roman" w:ascii="Times New Roman" w:hAnsi="Times New Roman"/>
          <w:sz w:val="44"/>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2000</w:t>
      </w:r>
      <w:r>
        <w:rPr>
          <w:rFonts w:ascii="Times New Roman" w:hAnsi="Times New Roman" w:cs="Times New Roman" w:eastAsia="楷体_GB2312"/>
          <w:szCs w:val="32"/>
        </w:rPr>
        <w:t>年</w:t>
      </w:r>
      <w:r>
        <w:rPr>
          <w:rFonts w:eastAsia="楷体_GB2312" w:cs="Times New Roman" w:ascii="Times New Roman" w:hAnsi="Times New Roman"/>
          <w:szCs w:val="32"/>
        </w:rPr>
        <w:t>8</w:t>
      </w:r>
      <w:r>
        <w:rPr>
          <w:rFonts w:ascii="Times New Roman" w:hAnsi="Times New Roman" w:cs="Times New Roman" w:eastAsia="楷体_GB2312"/>
          <w:szCs w:val="32"/>
        </w:rPr>
        <w:t>月</w:t>
      </w:r>
      <w:r>
        <w:rPr>
          <w:rFonts w:eastAsia="楷体_GB2312" w:cs="Times New Roman" w:ascii="Times New Roman" w:hAnsi="Times New Roman"/>
          <w:szCs w:val="32"/>
        </w:rPr>
        <w:t>26</w:t>
      </w:r>
      <w:r>
        <w:rPr>
          <w:rFonts w:ascii="Times New Roman" w:hAnsi="Times New Roman" w:cs="Times New Roman" w:eastAsia="楷体_GB2312"/>
          <w:szCs w:val="32"/>
        </w:rPr>
        <w:t xml:space="preserve">日江苏省第九届人民代表大会常务委员会第十八次会议通过  </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9</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日江苏省第十三届人民代表大会常务委员会第十一次会议修订）</w:t>
      </w:r>
    </w:p>
    <w:p>
      <w:pPr>
        <w:pStyle w:val="Normal"/>
        <w:ind w:startChars="200" w:endChars="20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选举工作机构</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选民登记</w:t>
      </w:r>
      <w:bookmarkStart w:id="0" w:name="_GoBack"/>
      <w:bookmarkEnd w:id="0"/>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候选人的产生</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 xml:space="preserve">第五章  选举程序 </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罢免、辞职、自行终止和补选</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第七章  保障和监督</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第八章  附则</w:t>
      </w:r>
    </w:p>
    <w:p>
      <w:pPr>
        <w:pStyle w:val="Normal"/>
        <w:ind w:startChars="200" w:endChars="20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rPr>
      </w:pPr>
      <w:r>
        <w:rPr>
          <w:rFonts w:ascii="Times New Roman" w:hAnsi="Times New Roman" w:cs="Times New Roman" w:eastAsia="黑体"/>
          <w:szCs w:val="32"/>
        </w:rPr>
        <w:t>第一条　</w:t>
      </w:r>
      <w:r>
        <w:rPr>
          <w:rFonts w:ascii="Times New Roman" w:hAnsi="Times New Roman" w:cs="Times New Roman"/>
          <w:szCs w:val="32"/>
        </w:rPr>
        <w:t xml:space="preserve">为了规范村民委员会选举工作，保障村民依法行使民主权利，推进农村基层群众自治，根据《中华人民共和国村民委员会组织法》，结合本省实际，制定本办法。   </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　</w:t>
      </w:r>
      <w:r>
        <w:rPr>
          <w:rFonts w:ascii="Times New Roman" w:hAnsi="Times New Roman" w:cs="Times New Roman"/>
          <w:szCs w:val="32"/>
        </w:rPr>
        <w:t>村民委员会选举工作应当体现民主、平等的要求，坚持公开、公平、公正的原则。</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　</w:t>
      </w:r>
      <w:r>
        <w:rPr>
          <w:rFonts w:ascii="Times New Roman" w:hAnsi="Times New Roman" w:cs="Times New Roman"/>
          <w:szCs w:val="32"/>
        </w:rPr>
        <w:t>村民委员会由主任、副主任和委员共三至七人组成，由登记参加选举的村民以无记名投票方式直接选举产生。任何组织或者个人不得指定、委派或者撤换村民委员会成员。</w:t>
      </w:r>
    </w:p>
    <w:p>
      <w:pPr>
        <w:pStyle w:val="Normal"/>
        <w:ind w:endChars="0" w:end="0"/>
        <w:rPr>
          <w:rFonts w:ascii="Times New Roman" w:hAnsi="Times New Roman" w:cs="Times New Roman"/>
          <w:szCs w:val="32"/>
        </w:rPr>
      </w:pPr>
      <w:r>
        <w:rPr>
          <w:rFonts w:ascii="Times New Roman" w:hAnsi="Times New Roman" w:cs="Times New Roman"/>
          <w:szCs w:val="32"/>
        </w:rPr>
        <w:t>村民委员会成员中，应当有妇女成员，多民族村民居住的村应当有人数较少的民族的成员。村民委员会成员的具体名额由村民会议或者村民代表会议讨论决定。</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　</w:t>
      </w:r>
      <w:r>
        <w:rPr>
          <w:rFonts w:ascii="Times New Roman" w:hAnsi="Times New Roman" w:cs="Times New Roman"/>
          <w:szCs w:val="32"/>
        </w:rPr>
        <w:t>村民委员会每届任期五年，届满应当及时进行换届选举。村民委员会成员可以连选连任。</w:t>
      </w:r>
    </w:p>
    <w:p>
      <w:pPr>
        <w:pStyle w:val="Normal"/>
        <w:ind w:endChars="0" w:end="0"/>
        <w:rPr>
          <w:rFonts w:ascii="Times New Roman" w:hAnsi="Times New Roman" w:cs="Times New Roman"/>
          <w:szCs w:val="32"/>
        </w:rPr>
      </w:pPr>
      <w:r>
        <w:rPr>
          <w:rFonts w:ascii="Times New Roman" w:hAnsi="Times New Roman" w:cs="Times New Roman"/>
          <w:szCs w:val="32"/>
        </w:rPr>
        <w:t>因特殊原因需要提前或者延期换届选举的，由村民委员会提出申请，村民会议或者村民代表会议讨论通过后，经乡镇人民政府报请县（市、区）人民政府批准。提前或者延期一般不得超过一年。</w:t>
      </w:r>
    </w:p>
    <w:p>
      <w:pPr>
        <w:pStyle w:val="Normal"/>
        <w:ind w:endChars="0" w:end="0"/>
        <w:rPr>
          <w:rFonts w:ascii="Times New Roman" w:hAnsi="Times New Roman" w:cs="Times New Roman"/>
          <w:szCs w:val="32"/>
        </w:rPr>
      </w:pPr>
      <w:r>
        <w:rPr>
          <w:rFonts w:ascii="Times New Roman" w:hAnsi="Times New Roman" w:cs="Times New Roman"/>
          <w:szCs w:val="32"/>
        </w:rPr>
        <w:t>因区划调整需要重新组建村民委员会的，应当自区划批复之日起六个月内进行选举。</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　</w:t>
      </w:r>
      <w:r>
        <w:rPr>
          <w:rFonts w:ascii="Times New Roman" w:hAnsi="Times New Roman" w:cs="Times New Roman"/>
          <w:szCs w:val="32"/>
        </w:rPr>
        <w:t>中国共产党在农村的基层组织，在村民委员会选举工作中发挥领导核心作用，领导和推进村民委员会选举工作；依照宪法、法律和政策，支持和保障村民依法开展自治活动、直接行使民主权利。</w:t>
      </w:r>
    </w:p>
    <w:p>
      <w:pPr>
        <w:pStyle w:val="Normal"/>
        <w:ind w:endChars="0" w:end="0"/>
        <w:rPr>
          <w:rFonts w:ascii="Times New Roman" w:hAnsi="Times New Roman" w:cs="Times New Roman"/>
          <w:szCs w:val="32"/>
        </w:rPr>
      </w:pPr>
      <w:r>
        <w:rPr>
          <w:rFonts w:ascii="Times New Roman" w:hAnsi="Times New Roman" w:cs="Times New Roman" w:eastAsia="黑体"/>
          <w:szCs w:val="32"/>
        </w:rPr>
        <w:t>第六条　</w:t>
      </w:r>
      <w:r>
        <w:rPr>
          <w:rFonts w:ascii="Times New Roman" w:hAnsi="Times New Roman" w:cs="Times New Roman"/>
          <w:szCs w:val="32"/>
        </w:rPr>
        <w:t>村民委员会选举工作由省人民政府统一部署，设区的市、县（市、区）、乡镇人民政府组织实施。</w:t>
      </w:r>
    </w:p>
    <w:p>
      <w:pPr>
        <w:pStyle w:val="Normal"/>
        <w:ind w:endChars="0" w:end="0"/>
        <w:rPr>
          <w:rFonts w:ascii="Times New Roman" w:hAnsi="Times New Roman" w:cs="Times New Roman"/>
          <w:szCs w:val="32"/>
        </w:rPr>
      </w:pPr>
      <w:r>
        <w:rPr>
          <w:rFonts w:ascii="Times New Roman" w:hAnsi="Times New Roman" w:cs="Times New Roman"/>
          <w:szCs w:val="32"/>
        </w:rPr>
        <w:t>民政部门负责具体指导本行政区域内村民委员会选举工作。公安、司法行政、财政、农业农村等部门在各自职责范围内做好村民委员会选举保障工作。</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选举工作机构</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第七条  </w:t>
      </w:r>
      <w:r>
        <w:rPr>
          <w:rFonts w:ascii="Times New Roman" w:hAnsi="Times New Roman" w:cs="Times New Roman"/>
          <w:szCs w:val="32"/>
        </w:rPr>
        <w:t>村民委员会换届选举期间，县（市、区）、乡镇人民政府应当成立村民委员会选举工作指导机构，在党组织领导下，部署、指导和监督本行政区域内村民委员会选举工作，引导村民依法进行选举。县（市、区）、乡镇村民委员会选举工作指导机构负责下列工作：</w:t>
      </w:r>
    </w:p>
    <w:p>
      <w:pPr>
        <w:pStyle w:val="Normal"/>
        <w:ind w:endChars="0" w:end="0"/>
        <w:rPr>
          <w:rFonts w:ascii="Times New Roman" w:hAnsi="Times New Roman" w:cs="Times New Roman"/>
          <w:szCs w:val="32"/>
        </w:rPr>
      </w:pPr>
      <w:r>
        <w:rPr>
          <w:rFonts w:ascii="Times New Roman" w:hAnsi="Times New Roman" w:cs="Times New Roman"/>
          <w:szCs w:val="32"/>
        </w:rPr>
        <w:t>（一）宣传有关法律、法规和政策；</w:t>
      </w:r>
    </w:p>
    <w:p>
      <w:pPr>
        <w:pStyle w:val="Normal"/>
        <w:ind w:endChars="0" w:end="0"/>
        <w:rPr>
          <w:rFonts w:ascii="Times New Roman" w:hAnsi="Times New Roman" w:cs="Times New Roman"/>
          <w:szCs w:val="32"/>
        </w:rPr>
      </w:pPr>
      <w:r>
        <w:rPr>
          <w:rFonts w:ascii="Times New Roman" w:hAnsi="Times New Roman" w:cs="Times New Roman"/>
          <w:szCs w:val="32"/>
        </w:rPr>
        <w:t>（二）具体部署选举工作；</w:t>
      </w:r>
    </w:p>
    <w:p>
      <w:pPr>
        <w:pStyle w:val="Normal"/>
        <w:ind w:endChars="0" w:end="0"/>
        <w:rPr>
          <w:rFonts w:ascii="Times New Roman" w:hAnsi="Times New Roman" w:cs="Times New Roman"/>
          <w:szCs w:val="32"/>
        </w:rPr>
      </w:pPr>
      <w:r>
        <w:rPr>
          <w:rFonts w:ascii="Times New Roman" w:hAnsi="Times New Roman" w:cs="Times New Roman"/>
          <w:szCs w:val="32"/>
        </w:rPr>
        <w:t>（三）指导、督促村民选举委员会拟订选举工作方案和具体选举办法；</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（四）指导、帮助村民选举委员会对候选人的资格等进行审查；</w:t>
      </w:r>
    </w:p>
    <w:p>
      <w:pPr>
        <w:pStyle w:val="Normal"/>
        <w:ind w:endChars="0" w:end="0"/>
        <w:rPr>
          <w:rFonts w:ascii="Times New Roman" w:hAnsi="Times New Roman" w:cs="Times New Roman"/>
          <w:szCs w:val="32"/>
        </w:rPr>
      </w:pPr>
      <w:r>
        <w:rPr>
          <w:rFonts w:ascii="Times New Roman" w:hAnsi="Times New Roman" w:cs="Times New Roman"/>
          <w:szCs w:val="32"/>
        </w:rPr>
        <w:t>（五）培训选举工作人员；</w:t>
      </w:r>
    </w:p>
    <w:p>
      <w:pPr>
        <w:pStyle w:val="Normal"/>
        <w:ind w:endChars="0" w:end="0"/>
        <w:rPr>
          <w:rFonts w:ascii="Times New Roman" w:hAnsi="Times New Roman" w:cs="Times New Roman"/>
          <w:szCs w:val="32"/>
        </w:rPr>
      </w:pPr>
      <w:r>
        <w:rPr>
          <w:rFonts w:ascii="Times New Roman" w:hAnsi="Times New Roman" w:cs="Times New Roman"/>
          <w:szCs w:val="32"/>
        </w:rPr>
        <w:t xml:space="preserve">（六）监督、指导选票的印制、保管工作； </w:t>
      </w:r>
    </w:p>
    <w:p>
      <w:pPr>
        <w:pStyle w:val="Normal"/>
        <w:ind w:endChars="0" w:end="0"/>
        <w:rPr>
          <w:rFonts w:ascii="Times New Roman" w:hAnsi="Times New Roman" w:cs="Times New Roman"/>
          <w:szCs w:val="32"/>
        </w:rPr>
      </w:pPr>
      <w:r>
        <w:rPr>
          <w:rFonts w:ascii="Times New Roman" w:hAnsi="Times New Roman" w:cs="Times New Roman"/>
          <w:szCs w:val="32"/>
        </w:rPr>
        <w:t>（七）依法受理和处理与村民委员会选举有关的投诉、举报等问题；</w:t>
      </w:r>
    </w:p>
    <w:p>
      <w:pPr>
        <w:pStyle w:val="Normal"/>
        <w:ind w:endChars="0" w:end="0"/>
        <w:rPr>
          <w:rFonts w:ascii="Times New Roman" w:hAnsi="Times New Roman" w:cs="Times New Roman"/>
          <w:szCs w:val="32"/>
        </w:rPr>
      </w:pPr>
      <w:r>
        <w:rPr>
          <w:rFonts w:ascii="Times New Roman" w:hAnsi="Times New Roman" w:cs="Times New Roman"/>
          <w:szCs w:val="32"/>
        </w:rPr>
        <w:t>（八）指导、督促村民委员会及时完成工作移交；</w:t>
      </w:r>
    </w:p>
    <w:p>
      <w:pPr>
        <w:pStyle w:val="Normal"/>
        <w:ind w:endChars="0" w:end="0"/>
        <w:rPr>
          <w:rFonts w:ascii="Times New Roman" w:hAnsi="Times New Roman" w:cs="Times New Roman"/>
          <w:szCs w:val="32"/>
        </w:rPr>
      </w:pPr>
      <w:r>
        <w:rPr>
          <w:rFonts w:ascii="Times New Roman" w:hAnsi="Times New Roman" w:cs="Times New Roman"/>
          <w:szCs w:val="32"/>
        </w:rPr>
        <w:t>（九）统计、汇总本行政区域村民委员会选举工作情况，建立健全工作档案；</w:t>
      </w:r>
    </w:p>
    <w:p>
      <w:pPr>
        <w:pStyle w:val="Normal"/>
        <w:ind w:endChars="0" w:end="0"/>
        <w:rPr>
          <w:rFonts w:ascii="Times New Roman" w:hAnsi="Times New Roman" w:cs="Times New Roman"/>
          <w:szCs w:val="32"/>
        </w:rPr>
      </w:pPr>
      <w:r>
        <w:rPr>
          <w:rFonts w:ascii="Times New Roman" w:hAnsi="Times New Roman" w:cs="Times New Roman"/>
          <w:szCs w:val="32"/>
        </w:rPr>
        <w:t>（十）依法办理选举工作中的其他事项。</w:t>
      </w:r>
    </w:p>
    <w:p>
      <w:pPr>
        <w:pStyle w:val="Normal"/>
        <w:ind w:endChars="0" w:end="0"/>
        <w:rPr>
          <w:rFonts w:ascii="Times New Roman" w:hAnsi="Times New Roman" w:cs="Times New Roman"/>
          <w:szCs w:val="32"/>
        </w:rPr>
      </w:pPr>
      <w:r>
        <w:rPr>
          <w:rFonts w:ascii="Times New Roman" w:hAnsi="Times New Roman" w:cs="Times New Roman"/>
          <w:szCs w:val="32"/>
        </w:rPr>
        <w:t>省、设区的市人民政府可以根据需要成立村民委员会选举工作指导机构，指导、协调、处理选举工作中的重大问题。</w:t>
      </w:r>
    </w:p>
    <w:p>
      <w:pPr>
        <w:pStyle w:val="Normal"/>
        <w:ind w:endChars="0" w:end="0"/>
        <w:rPr>
          <w:rFonts w:ascii="Times New Roman" w:hAnsi="Times New Roman" w:cs="Times New Roman"/>
          <w:szCs w:val="32"/>
        </w:rPr>
      </w:pPr>
      <w:r>
        <w:rPr>
          <w:rFonts w:ascii="Times New Roman" w:hAnsi="Times New Roman" w:cs="Times New Roman" w:eastAsia="黑体"/>
          <w:szCs w:val="32"/>
        </w:rPr>
        <w:t>第八条　</w:t>
      </w:r>
      <w:r>
        <w:rPr>
          <w:rFonts w:ascii="Times New Roman" w:hAnsi="Times New Roman" w:cs="Times New Roman"/>
          <w:szCs w:val="32"/>
        </w:rPr>
        <w:t>村民委员会的选举，在乡镇党委和村党组织的领导下，由村民选举委员会主持。</w:t>
      </w:r>
    </w:p>
    <w:p>
      <w:pPr>
        <w:pStyle w:val="Normal"/>
        <w:ind w:endChars="0" w:end="0"/>
        <w:rPr>
          <w:rFonts w:ascii="Times New Roman" w:hAnsi="Times New Roman" w:cs="Times New Roman"/>
          <w:szCs w:val="32"/>
        </w:rPr>
      </w:pPr>
      <w:r>
        <w:rPr>
          <w:rFonts w:ascii="Times New Roman" w:hAnsi="Times New Roman" w:cs="Times New Roman"/>
          <w:szCs w:val="32"/>
        </w:rPr>
        <w:t>村民选举委员会由主任和委员共七人、九人或者十一人组成，其成员由村民会议、村民代表会议或者各村民小组会议在村党组织的领导下推选产生，成员名单报乡镇村民委员会选举工作指导机构备案后公布。</w:t>
      </w:r>
    </w:p>
    <w:p>
      <w:pPr>
        <w:pStyle w:val="Normal"/>
        <w:ind w:endChars="0" w:end="0"/>
        <w:rPr>
          <w:rFonts w:ascii="Times New Roman" w:hAnsi="Times New Roman" w:cs="Times New Roman"/>
          <w:szCs w:val="32"/>
        </w:rPr>
      </w:pPr>
      <w:r>
        <w:rPr>
          <w:rFonts w:ascii="Times New Roman" w:hAnsi="Times New Roman" w:cs="Times New Roman"/>
          <w:szCs w:val="32"/>
        </w:rPr>
        <w:t>村民选举委员会推选一名成员作为主任，主持村民选举委员会工作。村民选举委员会中应当有妇女成员。相互之间有近亲属关系的村民，不得同时担任村民选举委员会成员。</w:t>
      </w:r>
    </w:p>
    <w:p>
      <w:pPr>
        <w:pStyle w:val="Normal"/>
        <w:ind w:endChars="0" w:end="0"/>
        <w:rPr>
          <w:rFonts w:ascii="Times New Roman" w:hAnsi="Times New Roman" w:cs="Times New Roman"/>
          <w:szCs w:val="32"/>
        </w:rPr>
      </w:pPr>
      <w:r>
        <w:rPr>
          <w:rFonts w:ascii="Times New Roman" w:hAnsi="Times New Roman" w:cs="Times New Roman" w:eastAsia="黑体"/>
          <w:szCs w:val="32"/>
        </w:rPr>
        <w:t>第九条　</w:t>
      </w:r>
      <w:r>
        <w:rPr>
          <w:rFonts w:ascii="Times New Roman" w:hAnsi="Times New Roman" w:cs="Times New Roman"/>
          <w:szCs w:val="32"/>
        </w:rPr>
        <w:t>村民选举委员会成员应当熟悉选举工作法律法规和有关政策，倾听村民意见，办事公道，作风正派，热心为村民服务，有一定群众威望和组织能力。</w:t>
      </w:r>
    </w:p>
    <w:p>
      <w:pPr>
        <w:pStyle w:val="Normal"/>
        <w:ind w:endChars="0" w:end="0"/>
        <w:rPr>
          <w:rFonts w:ascii="Times New Roman" w:hAnsi="Times New Roman" w:cs="Times New Roman"/>
          <w:szCs w:val="32"/>
        </w:rPr>
      </w:pPr>
      <w:r>
        <w:rPr>
          <w:rFonts w:ascii="Times New Roman" w:hAnsi="Times New Roman" w:cs="Times New Roman"/>
          <w:szCs w:val="32"/>
        </w:rPr>
        <w:t>村民选举委员会议事实行少数服从多数的原则。村民选举委员会成员被确定为村民委员会成员候选人的，应当退出村民选举委员会。村民选举委员会成员在选举期间无正当理由两次不参加村民选举委员会会议的，其职务自行终止。</w:t>
      </w:r>
    </w:p>
    <w:p>
      <w:pPr>
        <w:pStyle w:val="Normal"/>
        <w:ind w:endChars="0" w:end="0"/>
        <w:rPr>
          <w:rFonts w:ascii="Times New Roman" w:hAnsi="Times New Roman" w:cs="Times New Roman"/>
          <w:szCs w:val="32"/>
        </w:rPr>
      </w:pPr>
      <w:r>
        <w:rPr>
          <w:rFonts w:ascii="Times New Roman" w:hAnsi="Times New Roman" w:cs="Times New Roman"/>
          <w:szCs w:val="32"/>
        </w:rPr>
        <w:t>村民选举委员会成员出缺的，按照原推选结果依次递补，也可以另行推选；出缺后无妇女成员的，应当增补妇女成员。村民选举委员会主任出缺时，应当在村民选举委员会成员中推选一人主持村民选举委员会工作。</w:t>
      </w:r>
    </w:p>
    <w:p>
      <w:pPr>
        <w:pStyle w:val="Normal"/>
        <w:ind w:endChars="0" w:end="0"/>
        <w:rPr>
          <w:rFonts w:ascii="Times New Roman" w:hAnsi="Times New Roman" w:cs="Times New Roman"/>
          <w:szCs w:val="32"/>
        </w:rPr>
      </w:pPr>
      <w:r>
        <w:rPr>
          <w:rFonts w:ascii="Times New Roman" w:hAnsi="Times New Roman" w:cs="Times New Roman"/>
          <w:szCs w:val="32"/>
        </w:rPr>
        <w:t>村民选举委员会成员发生变动的，应当及时报乡镇村民委员会选举工作指导机构备案并公布。</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　</w:t>
      </w:r>
      <w:r>
        <w:rPr>
          <w:rFonts w:ascii="Times New Roman" w:hAnsi="Times New Roman" w:cs="Times New Roman"/>
          <w:szCs w:val="32"/>
        </w:rPr>
        <w:t>村民选举委员会履行下列职责：</w:t>
      </w:r>
    </w:p>
    <w:p>
      <w:pPr>
        <w:pStyle w:val="Normal"/>
        <w:ind w:endChars="0" w:end="0"/>
        <w:rPr>
          <w:rFonts w:ascii="Times New Roman" w:hAnsi="Times New Roman" w:cs="Times New Roman"/>
          <w:szCs w:val="32"/>
        </w:rPr>
      </w:pPr>
      <w:r>
        <w:rPr>
          <w:rFonts w:ascii="Times New Roman" w:hAnsi="Times New Roman" w:cs="Times New Roman"/>
          <w:szCs w:val="32"/>
        </w:rPr>
        <w:t>（一）宣传有关法律、法规和政策，告知村民选举事项，咨询、解答选举问题；</w:t>
      </w:r>
    </w:p>
    <w:p>
      <w:pPr>
        <w:pStyle w:val="Normal"/>
        <w:ind w:endChars="0" w:end="0"/>
        <w:rPr>
          <w:rFonts w:ascii="Times New Roman" w:hAnsi="Times New Roman" w:cs="Times New Roman"/>
          <w:spacing w:val="-8"/>
          <w:szCs w:val="32"/>
        </w:rPr>
      </w:pPr>
      <w:r>
        <w:rPr>
          <w:rFonts w:ascii="Times New Roman" w:hAnsi="Times New Roman" w:cs="Times New Roman"/>
          <w:spacing w:val="-8"/>
          <w:szCs w:val="32"/>
        </w:rPr>
        <w:t>（二）制定村具体选举办法，经村民会议或者村民代表会议通过，向乡镇村民委员会选举工作指导机构报告后在选民登记前公布；</w:t>
      </w:r>
    </w:p>
    <w:p>
      <w:pPr>
        <w:pStyle w:val="Normal"/>
        <w:ind w:endChars="0" w:end="0"/>
        <w:rPr>
          <w:rFonts w:ascii="Times New Roman" w:hAnsi="Times New Roman" w:cs="Times New Roman"/>
          <w:szCs w:val="32"/>
        </w:rPr>
      </w:pPr>
      <w:r>
        <w:rPr>
          <w:rFonts w:ascii="Times New Roman" w:hAnsi="Times New Roman" w:cs="Times New Roman"/>
          <w:szCs w:val="32"/>
        </w:rPr>
        <w:t>（三）准备候选人提名表、选票和其他相关材料；</w:t>
      </w:r>
    </w:p>
    <w:p>
      <w:pPr>
        <w:pStyle w:val="Normal"/>
        <w:ind w:endChars="0" w:end="0"/>
        <w:rPr>
          <w:rFonts w:ascii="Times New Roman" w:hAnsi="Times New Roman" w:cs="Times New Roman"/>
          <w:szCs w:val="32"/>
        </w:rPr>
      </w:pPr>
      <w:r>
        <w:rPr>
          <w:rFonts w:ascii="Times New Roman" w:hAnsi="Times New Roman" w:cs="Times New Roman"/>
          <w:szCs w:val="32"/>
        </w:rPr>
        <w:t>（四）提名监票人、计票人、唱票人、公共代写人等选举工作人员，经村民会议或者村民代表会议通过；</w:t>
      </w:r>
    </w:p>
    <w:p>
      <w:pPr>
        <w:pStyle w:val="Normal"/>
        <w:ind w:endChars="0" w:end="0"/>
        <w:rPr>
          <w:rFonts w:ascii="Times New Roman" w:hAnsi="Times New Roman" w:cs="Times New Roman"/>
          <w:szCs w:val="32"/>
        </w:rPr>
      </w:pPr>
      <w:r>
        <w:rPr>
          <w:rFonts w:ascii="Times New Roman" w:hAnsi="Times New Roman" w:cs="Times New Roman"/>
          <w:szCs w:val="32"/>
        </w:rPr>
        <w:t>（五）开展选举工作人员培训；</w:t>
      </w:r>
    </w:p>
    <w:p>
      <w:pPr>
        <w:pStyle w:val="Normal"/>
        <w:ind w:endChars="0" w:end="0"/>
        <w:rPr>
          <w:rFonts w:ascii="Times New Roman" w:hAnsi="Times New Roman" w:cs="Times New Roman"/>
          <w:szCs w:val="32"/>
        </w:rPr>
      </w:pPr>
      <w:r>
        <w:rPr>
          <w:rFonts w:ascii="Times New Roman" w:hAnsi="Times New Roman" w:cs="Times New Roman"/>
          <w:szCs w:val="32"/>
        </w:rPr>
        <w:t>（六）组织选民登记，审查选民资格，公布选民名单、受理申诉，接受和审查委托投票申请，发放选民证、委托投票证；</w:t>
      </w:r>
    </w:p>
    <w:p>
      <w:pPr>
        <w:pStyle w:val="Normal"/>
        <w:ind w:endChars="0" w:end="0"/>
        <w:rPr>
          <w:rFonts w:ascii="Times New Roman" w:hAnsi="Times New Roman" w:cs="Times New Roman"/>
          <w:szCs w:val="32"/>
        </w:rPr>
      </w:pPr>
      <w:r>
        <w:rPr>
          <w:rFonts w:ascii="Times New Roman" w:hAnsi="Times New Roman" w:cs="Times New Roman"/>
          <w:szCs w:val="32"/>
        </w:rPr>
        <w:t>（七）确定候选人名额，组织有选举权的村民提名候选人，对候选人等资格进行审查，依法确定、公布候选人名单，组织候选人介绍履职设想；</w:t>
      </w:r>
    </w:p>
    <w:p>
      <w:pPr>
        <w:pStyle w:val="Normal"/>
        <w:ind w:endChars="0" w:end="0"/>
        <w:rPr>
          <w:rFonts w:ascii="Times New Roman" w:hAnsi="Times New Roman" w:cs="Times New Roman"/>
          <w:szCs w:val="32"/>
        </w:rPr>
      </w:pPr>
      <w:r>
        <w:rPr>
          <w:rFonts w:ascii="Times New Roman" w:hAnsi="Times New Roman" w:cs="Times New Roman"/>
          <w:szCs w:val="32"/>
        </w:rPr>
        <w:t>（八）主持召开选举大会，组织投票选举，公布选举结果；</w:t>
      </w:r>
    </w:p>
    <w:p>
      <w:pPr>
        <w:pStyle w:val="Normal"/>
        <w:ind w:endChars="0" w:end="0"/>
        <w:rPr>
          <w:rFonts w:ascii="Times New Roman" w:hAnsi="Times New Roman" w:cs="Times New Roman"/>
          <w:szCs w:val="32"/>
        </w:rPr>
      </w:pPr>
      <w:r>
        <w:rPr>
          <w:rFonts w:ascii="Times New Roman" w:hAnsi="Times New Roman" w:cs="Times New Roman"/>
          <w:szCs w:val="32"/>
        </w:rPr>
        <w:t>（九）总结选举工作，建立健全选举工作档案；</w:t>
      </w:r>
    </w:p>
    <w:p>
      <w:pPr>
        <w:pStyle w:val="Normal"/>
        <w:ind w:endChars="0" w:end="0"/>
        <w:rPr>
          <w:rFonts w:ascii="Times New Roman" w:hAnsi="Times New Roman" w:cs="Times New Roman"/>
          <w:szCs w:val="32"/>
        </w:rPr>
      </w:pPr>
      <w:r>
        <w:rPr>
          <w:rFonts w:ascii="Times New Roman" w:hAnsi="Times New Roman" w:cs="Times New Roman"/>
          <w:szCs w:val="32"/>
        </w:rPr>
        <w:t>（十）主持原村民委员会与新一届村民委员会的工作移交；</w:t>
      </w:r>
    </w:p>
    <w:p>
      <w:pPr>
        <w:pStyle w:val="Normal"/>
        <w:ind w:endChars="0" w:end="0"/>
        <w:rPr>
          <w:rFonts w:ascii="Times New Roman" w:hAnsi="Times New Roman" w:cs="Times New Roman"/>
          <w:szCs w:val="32"/>
        </w:rPr>
      </w:pPr>
      <w:r>
        <w:rPr>
          <w:rFonts w:ascii="Times New Roman" w:hAnsi="Times New Roman" w:cs="Times New Roman"/>
          <w:szCs w:val="32"/>
        </w:rPr>
        <w:t>（十一）依法处理选举工作中的其他事项。</w:t>
      </w:r>
    </w:p>
    <w:p>
      <w:pPr>
        <w:pStyle w:val="Normal"/>
        <w:ind w:endChars="0" w:end="0"/>
        <w:rPr>
          <w:rFonts w:ascii="Times New Roman" w:hAnsi="Times New Roman" w:cs="Times New Roman"/>
          <w:szCs w:val="32"/>
        </w:rPr>
      </w:pPr>
      <w:r>
        <w:rPr>
          <w:rFonts w:ascii="Times New Roman" w:hAnsi="Times New Roman" w:cs="Times New Roman"/>
          <w:szCs w:val="32"/>
        </w:rPr>
        <w:t>村民选举委员会履行职责从成立之日起至村民委员会完成工作移交时止。</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第十一条  </w:t>
      </w:r>
      <w:del w:id="112" w:author="微软用户" w:date="2013-06-11T13:38:00Z">
        <w:r>
          <w:rPr>
            <w:rFonts w:ascii="Times New Roman" w:hAnsi="Times New Roman" w:cs="Times New Roman" w:eastAsia="黑体"/>
            <w:szCs w:val="32"/>
          </w:rPr>
          <w:delText xml:space="preserve"> </w:delText>
        </w:r>
      </w:del>
      <w:r>
        <w:rPr>
          <w:rFonts w:ascii="Times New Roman" w:hAnsi="Times New Roman" w:cs="Times New Roman"/>
          <w:szCs w:val="32"/>
        </w:rPr>
        <w:t>村具体选举办法应当明确下列内容：</w:t>
      </w:r>
    </w:p>
    <w:p>
      <w:pPr>
        <w:pStyle w:val="Normal"/>
        <w:ind w:endChars="0" w:end="0"/>
        <w:rPr>
          <w:rFonts w:ascii="Times New Roman" w:hAnsi="Times New Roman" w:cs="Times New Roman"/>
          <w:szCs w:val="32"/>
        </w:rPr>
      </w:pPr>
      <w:r>
        <w:rPr>
          <w:rFonts w:ascii="Times New Roman" w:hAnsi="Times New Roman" w:cs="Times New Roman"/>
          <w:szCs w:val="32"/>
        </w:rPr>
        <w:t>（一）村民委员会成员任职条件和候选人名额；</w:t>
      </w:r>
    </w:p>
    <w:p>
      <w:pPr>
        <w:pStyle w:val="Normal"/>
        <w:ind w:endChars="0" w:end="0"/>
        <w:rPr>
          <w:rFonts w:ascii="Times New Roman" w:hAnsi="Times New Roman" w:cs="Times New Roman"/>
          <w:szCs w:val="32"/>
        </w:rPr>
      </w:pPr>
      <w:r>
        <w:rPr>
          <w:rFonts w:ascii="Times New Roman" w:hAnsi="Times New Roman" w:cs="Times New Roman"/>
          <w:szCs w:val="32"/>
        </w:rPr>
        <w:t>（二）候选人的产生程序、参选行为规范等；</w:t>
      </w:r>
    </w:p>
    <w:p>
      <w:pPr>
        <w:pStyle w:val="Normal"/>
        <w:ind w:endChars="0" w:end="0"/>
        <w:rPr>
          <w:rFonts w:ascii="Times New Roman" w:hAnsi="Times New Roman" w:cs="Times New Roman"/>
          <w:szCs w:val="32"/>
        </w:rPr>
      </w:pPr>
      <w:r>
        <w:rPr>
          <w:rFonts w:ascii="Times New Roman" w:hAnsi="Times New Roman" w:cs="Times New Roman"/>
          <w:szCs w:val="32"/>
        </w:rPr>
        <w:t>（三）投票选举具体程序，包括选民登记、选举日期、投票方式、检验选票、计票、监票、选举结果的宣布等；</w:t>
      </w:r>
    </w:p>
    <w:p>
      <w:pPr>
        <w:pStyle w:val="Normal"/>
        <w:ind w:endChars="0" w:end="0"/>
        <w:rPr>
          <w:rFonts w:ascii="Times New Roman" w:hAnsi="Times New Roman" w:cs="Times New Roman"/>
          <w:szCs w:val="32"/>
        </w:rPr>
      </w:pPr>
      <w:r>
        <w:rPr>
          <w:rFonts w:ascii="Times New Roman" w:hAnsi="Times New Roman" w:cs="Times New Roman"/>
          <w:szCs w:val="32"/>
        </w:rPr>
        <w:t>（四）不宜担任监票人、发票人、唱票人、计票人、公共代写人等选举工作人员的情形；</w:t>
      </w:r>
    </w:p>
    <w:p>
      <w:pPr>
        <w:pStyle w:val="Normal"/>
        <w:ind w:endChars="0" w:end="0"/>
        <w:rPr>
          <w:rFonts w:ascii="Times New Roman" w:hAnsi="Times New Roman" w:cs="Times New Roman"/>
          <w:szCs w:val="32"/>
        </w:rPr>
      </w:pPr>
      <w:r>
        <w:rPr>
          <w:rFonts w:ascii="Times New Roman" w:hAnsi="Times New Roman" w:cs="Times New Roman"/>
          <w:szCs w:val="32"/>
        </w:rPr>
        <w:t>（五）流动投票箱的使用条件、监督要求等；</w:t>
      </w:r>
    </w:p>
    <w:p>
      <w:pPr>
        <w:pStyle w:val="Normal"/>
        <w:ind w:endChars="0" w:end="0"/>
        <w:rPr>
          <w:rFonts w:ascii="Times New Roman" w:hAnsi="Times New Roman" w:cs="Times New Roman"/>
          <w:szCs w:val="32"/>
        </w:rPr>
      </w:pPr>
      <w:r>
        <w:rPr>
          <w:rFonts w:ascii="Times New Roman" w:hAnsi="Times New Roman" w:cs="Times New Roman"/>
          <w:szCs w:val="32"/>
        </w:rPr>
        <w:t>（六）村民委员会成员之间任职回避的亲属关系；</w:t>
      </w:r>
    </w:p>
    <w:p>
      <w:pPr>
        <w:pStyle w:val="Normal"/>
        <w:ind w:endChars="0" w:end="0"/>
        <w:rPr>
          <w:rFonts w:ascii="Times New Roman" w:hAnsi="Times New Roman" w:cs="Times New Roman"/>
          <w:szCs w:val="32"/>
        </w:rPr>
      </w:pPr>
      <w:r>
        <w:rPr>
          <w:rFonts w:ascii="Times New Roman" w:hAnsi="Times New Roman" w:cs="Times New Roman"/>
          <w:szCs w:val="32"/>
        </w:rPr>
        <w:t>（七）委托投票的要求；</w:t>
      </w:r>
    </w:p>
    <w:p>
      <w:pPr>
        <w:pStyle w:val="Normal"/>
        <w:ind w:endChars="0" w:end="0"/>
        <w:rPr>
          <w:rFonts w:ascii="Times New Roman" w:hAnsi="Times New Roman" w:cs="Times New Roman"/>
          <w:szCs w:val="32"/>
        </w:rPr>
      </w:pPr>
      <w:r>
        <w:rPr>
          <w:rFonts w:ascii="Times New Roman" w:hAnsi="Times New Roman" w:cs="Times New Roman"/>
          <w:szCs w:val="32"/>
        </w:rPr>
        <w:t>（八）选举工作中的其他事项。</w:t>
      </w:r>
    </w:p>
    <w:p>
      <w:pPr>
        <w:pStyle w:val="Normal"/>
        <w:ind w:endChars="0" w:end="0"/>
        <w:rPr>
          <w:rFonts w:ascii="Times New Roman" w:hAnsi="Times New Roman" w:eastAsia="黑体" w:cs="Times New Roman"/>
          <w:szCs w:val="32"/>
        </w:rPr>
      </w:pPr>
      <w:r>
        <w:rPr>
          <w:rFonts w:ascii="Times New Roman" w:hAnsi="Times New Roman" w:cs="Times New Roman"/>
          <w:szCs w:val="32"/>
        </w:rPr>
        <w:t>村具体选举办法可以按照有关法律、法规和政策，根据本村实际情况和村民委员会工作需要，从政治素质、道德品行、社会声望、文化程度、能力水平、年龄等方面规定村民委员会成员任职的具体条件，明确不宜担任村民委员会成员的具体情形。</w:t>
      </w:r>
    </w:p>
    <w:p>
      <w:pPr>
        <w:pStyle w:val="Normal"/>
        <w:ind w:endChars="0" w:end="0"/>
        <w:jc w:val="start"/>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选民登记</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　</w:t>
      </w:r>
      <w:r>
        <w:rPr>
          <w:rFonts w:ascii="Times New Roman" w:hAnsi="Times New Roman" w:cs="Times New Roman"/>
          <w:szCs w:val="32"/>
        </w:rPr>
        <w:t>年满十八周岁的村民，不分民族、种族、性别、职业、家庭出身、宗教信仰、教育程度、财产状况、居住期限，依法享有选举权和被选举权；但是，依照法律被剥夺政治权利的人除外。</w:t>
      </w:r>
    </w:p>
    <w:p>
      <w:pPr>
        <w:pStyle w:val="Normal"/>
        <w:ind w:endChars="0" w:end="0"/>
        <w:rPr>
          <w:rFonts w:ascii="Times New Roman" w:hAnsi="Times New Roman" w:cs="Times New Roman"/>
          <w:szCs w:val="32"/>
        </w:rPr>
      </w:pPr>
      <w:r>
        <w:rPr>
          <w:rFonts w:ascii="Times New Roman" w:hAnsi="Times New Roman" w:cs="Times New Roman"/>
          <w:szCs w:val="32"/>
        </w:rPr>
        <w:t>选民的年龄计算从出生日到选举日，以居民身份证登记的出生日期为准。暂无居民身份证的，以户口簿登记的出生日期为准。</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第十三条　</w:t>
      </w:r>
      <w:r>
        <w:rPr>
          <w:rFonts w:ascii="Times New Roman" w:hAnsi="Times New Roman" w:cs="Times New Roman"/>
          <w:szCs w:val="32"/>
        </w:rPr>
        <w:t>村民委员会选举前，应当对户籍在本村并且在本村居住的村民进行登记，列入参加选举的村民名单。</w:t>
      </w:r>
    </w:p>
    <w:p>
      <w:pPr>
        <w:pStyle w:val="Normal"/>
        <w:ind w:endChars="0" w:end="0"/>
        <w:rPr>
          <w:rFonts w:ascii="Times New Roman" w:hAnsi="Times New Roman" w:cs="Times New Roman"/>
          <w:szCs w:val="32"/>
        </w:rPr>
      </w:pPr>
      <w:r>
        <w:rPr>
          <w:rFonts w:ascii="Times New Roman" w:hAnsi="Times New Roman" w:cs="Times New Roman"/>
          <w:szCs w:val="32"/>
        </w:rPr>
        <w:t>户籍不在本村，但实际居住或者工作在本村一年以上的人员，本人在选民登记期间提出申请，经本村村民会议或者村民代表会议同意的，可以进行选民登记，列入参加选举的村民名单。户籍在本村，选民登记期间不在本村居住，本人表示不参加选举的，或者村民选举委员会通过公告、电话、电子信息等方式均无法与本人取得联系的，经村民选举委员会确认并公示后不进行选民登记。</w:t>
      </w:r>
    </w:p>
    <w:p>
      <w:pPr>
        <w:pStyle w:val="Normal"/>
        <w:ind w:endChars="0" w:end="0"/>
        <w:rPr>
          <w:rFonts w:ascii="Times New Roman" w:hAnsi="Times New Roman" w:cs="Times New Roman"/>
          <w:szCs w:val="32"/>
        </w:rPr>
      </w:pPr>
      <w:r>
        <w:rPr>
          <w:rFonts w:ascii="Times New Roman" w:hAnsi="Times New Roman" w:cs="Times New Roman"/>
          <w:szCs w:val="32"/>
        </w:rPr>
        <w:t>已经登记参加村民委员会选举的，不得参加其他地方村民委员会的选举。</w:t>
      </w:r>
    </w:p>
    <w:p>
      <w:pPr>
        <w:pStyle w:val="Normal"/>
        <w:ind w:endChars="0" w:end="0"/>
        <w:rPr>
          <w:rFonts w:ascii="Times New Roman" w:hAnsi="Times New Roman" w:cs="Times New Roman"/>
          <w:szCs w:val="32"/>
        </w:rPr>
      </w:pPr>
      <w:r>
        <w:rPr>
          <w:rFonts w:ascii="Times New Roman" w:hAnsi="Times New Roman" w:cs="Times New Roman" w:eastAsia="黑体"/>
          <w:szCs w:val="32"/>
        </w:rPr>
        <w:t>第十四条　</w:t>
      </w:r>
      <w:r>
        <w:rPr>
          <w:rFonts w:ascii="Times New Roman" w:hAnsi="Times New Roman" w:cs="Times New Roman"/>
          <w:szCs w:val="32"/>
        </w:rPr>
        <w:t>经村民选举委员会审核确认的选民名单，应当在选举日的二十日前公布。登记选民数以村民选举委员会公布的选民名单为准。</w:t>
      </w:r>
    </w:p>
    <w:p>
      <w:pPr>
        <w:pStyle w:val="Normal"/>
        <w:ind w:endChars="0" w:end="0"/>
        <w:rPr>
          <w:rFonts w:ascii="Times New Roman" w:hAnsi="Times New Roman" w:cs="Times New Roman"/>
          <w:szCs w:val="32"/>
        </w:rPr>
      </w:pPr>
      <w:r>
        <w:rPr>
          <w:rFonts w:ascii="Times New Roman" w:hAnsi="Times New Roman" w:cs="Times New Roman"/>
          <w:szCs w:val="32"/>
        </w:rPr>
        <w:t>对公布名单有异议的，应当自选民名单公布之日起五日内向村民选举委员会提出申诉。村民选举委员会应当自收到申诉之日起三日内作出处理决定，并公布处理结果。</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　</w:t>
      </w:r>
      <w:r>
        <w:rPr>
          <w:rFonts w:ascii="Times New Roman" w:hAnsi="Times New Roman" w:cs="Times New Roman"/>
          <w:szCs w:val="32"/>
        </w:rPr>
        <w:t>选民名单公布后，对因死亡、依照法律被剥夺政治权利等原因不再符合登记条件的村民，村民选举委员会应当及时撤销其选民登记；对因户口迁入本村或者依法恢复政治权利的村民，符合登记条件的，村民选举委员会应当及时为其补办选民登记。</w:t>
      </w:r>
    </w:p>
    <w:p>
      <w:pPr>
        <w:pStyle w:val="Normal"/>
        <w:ind w:endChars="0" w:end="0"/>
        <w:rPr>
          <w:rFonts w:ascii="Times New Roman" w:hAnsi="Times New Roman" w:cs="Times New Roman"/>
          <w:szCs w:val="32"/>
        </w:rPr>
      </w:pPr>
      <w:r>
        <w:rPr>
          <w:rFonts w:ascii="Times New Roman" w:hAnsi="Times New Roman" w:cs="Times New Roman"/>
          <w:szCs w:val="32"/>
        </w:rPr>
        <w:t>选民名单发生变动的，村民选举委员会应当在选举日前公布变动情况。</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候选人的产生</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第十六条　</w:t>
      </w:r>
      <w:r>
        <w:rPr>
          <w:rFonts w:ascii="Times New Roman" w:hAnsi="Times New Roman" w:cs="Times New Roman"/>
          <w:szCs w:val="32"/>
        </w:rPr>
        <w:t>选举村民委员会，由登记参加选举的村民直接提名候选人。村民提名候选人，应当从全体村民利益出发，推荐奉公守法、品行良好、公道正派、热心公益、具有一定文化水平和工作能力的村民为候选人。</w:t>
      </w:r>
    </w:p>
    <w:p>
      <w:pPr>
        <w:pStyle w:val="Normal"/>
        <w:ind w:endChars="0" w:end="0"/>
        <w:rPr>
          <w:rFonts w:ascii="Times New Roman" w:hAnsi="Times New Roman" w:cs="Times New Roman"/>
          <w:szCs w:val="32"/>
        </w:rPr>
      </w:pPr>
      <w:r>
        <w:rPr>
          <w:rFonts w:ascii="Times New Roman" w:hAnsi="Times New Roman" w:cs="Times New Roman"/>
          <w:szCs w:val="32"/>
        </w:rPr>
        <w:t>乡镇党委、村党组织可以根据村具体选举办法规定的村民委员会成员的任职条件，提出候选人建议并公布。</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　</w:t>
      </w:r>
      <w:r>
        <w:rPr>
          <w:rFonts w:ascii="Times New Roman" w:hAnsi="Times New Roman" w:cs="Times New Roman"/>
          <w:szCs w:val="32"/>
        </w:rPr>
        <w:t>村民选举委员会应当在县（市、区）、乡镇村民委员会选举工作指导机构指导下，根据村具体选举办法的规定，对村民提名的候选人等资格进行审查；经审查不符合规定条件的，不得确认为候选人。</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第十八条  </w:t>
      </w:r>
      <w:r>
        <w:rPr>
          <w:rFonts w:ascii="Times New Roman" w:hAnsi="Times New Roman" w:cs="Times New Roman"/>
          <w:szCs w:val="32"/>
        </w:rPr>
        <w:t>村民委员会成员候选人应当由村民选举委员会组织过半数登记参加选举的村民提名推选，按照得票多少直接确定。候选人的名额应当多于应选名额。</w:t>
      </w:r>
    </w:p>
    <w:p>
      <w:pPr>
        <w:pStyle w:val="Normal"/>
        <w:ind w:endChars="0" w:end="0"/>
        <w:rPr>
          <w:rFonts w:ascii="Times New Roman" w:hAnsi="Times New Roman" w:cs="Times New Roman"/>
          <w:szCs w:val="32"/>
        </w:rPr>
      </w:pPr>
      <w:r>
        <w:rPr>
          <w:rFonts w:ascii="Times New Roman" w:hAnsi="Times New Roman" w:cs="Times New Roman"/>
          <w:szCs w:val="32"/>
        </w:rPr>
        <w:t>候选人中应当至少有一名妇女候选人，没有妇女候选人的，以提名得票最多的妇女为候选人。</w:t>
      </w:r>
    </w:p>
    <w:p>
      <w:pPr>
        <w:pStyle w:val="Normal"/>
        <w:ind w:endChars="0" w:end="0"/>
        <w:rPr>
          <w:rFonts w:ascii="Times New Roman" w:hAnsi="Times New Roman" w:cs="Times New Roman"/>
          <w:szCs w:val="32"/>
        </w:rPr>
      </w:pPr>
      <w:r>
        <w:rPr>
          <w:rFonts w:ascii="Times New Roman" w:hAnsi="Times New Roman" w:cs="Times New Roman"/>
          <w:szCs w:val="32"/>
        </w:rPr>
        <w:t>被同时提名为两项以上职务候选人的，被提名人应当提出书面意见，确认参选其中一项职务。被提名人不接受提名的，应当向村民选举委员会提出书面意见。书面意见应当在提名候选人公示后二日内提出。候选人出现缺额的，按照提名得票顺序依次递补。</w:t>
      </w:r>
    </w:p>
    <w:p>
      <w:pPr>
        <w:pStyle w:val="Normal"/>
        <w:ind w:endChars="0" w:end="0"/>
        <w:rPr>
          <w:rFonts w:ascii="Times New Roman" w:hAnsi="Times New Roman" w:cs="Times New Roman"/>
          <w:szCs w:val="32"/>
        </w:rPr>
      </w:pPr>
      <w:r>
        <w:rPr>
          <w:rFonts w:ascii="Times New Roman" w:hAnsi="Times New Roman" w:cs="Times New Roman"/>
          <w:szCs w:val="32"/>
        </w:rPr>
        <w:t>经村民选举委员会确认后，候选人名单应当在选举日的五日前，按照提名职务和提名得票多少为序张榜公布。</w:t>
      </w:r>
    </w:p>
    <w:p>
      <w:pPr>
        <w:pStyle w:val="Normal"/>
        <w:ind w:endChars="0" w:end="0"/>
        <w:rPr>
          <w:rFonts w:ascii="Times New Roman" w:hAnsi="Times New Roman" w:cs="Times New Roman"/>
          <w:szCs w:val="32"/>
        </w:rPr>
      </w:pPr>
      <w:r>
        <w:rPr>
          <w:rFonts w:ascii="Times New Roman" w:hAnsi="Times New Roman" w:cs="Times New Roman" w:eastAsia="黑体"/>
          <w:szCs w:val="32"/>
        </w:rPr>
        <w:t>第十九条　</w:t>
      </w:r>
      <w:r>
        <w:rPr>
          <w:rFonts w:ascii="Times New Roman" w:hAnsi="Times New Roman" w:cs="Times New Roman"/>
          <w:szCs w:val="32"/>
        </w:rPr>
        <w:t>候选人放弃参选的，应当在选举日的三日前以书面形式向村民选举委员会提出，村民选举委员会应当及时确认并公告。候选人名额不足的，应当在原投票提名候选人中，按照得票多少依次递补并公告。</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第二十条　</w:t>
      </w:r>
      <w:r>
        <w:rPr>
          <w:rFonts w:ascii="Times New Roman" w:hAnsi="Times New Roman" w:cs="Times New Roman"/>
          <w:szCs w:val="32"/>
        </w:rPr>
        <w:t>村民选举委员会应当组织候选人与村民见面，客观公正地向村民介绍候选人的情况，由候选人介绍履职设想，回答村民提问。在投票选举前，村民选举委员会可以安排候选人进行竞职演说。</w:t>
      </w:r>
    </w:p>
    <w:p>
      <w:pPr>
        <w:pStyle w:val="Normal"/>
        <w:ind w:endChars="0" w:end="0"/>
        <w:rPr>
          <w:rFonts w:ascii="Times New Roman" w:hAnsi="Times New Roman" w:eastAsia="黑体" w:cs="Times New Roman"/>
          <w:szCs w:val="32"/>
        </w:rPr>
      </w:pPr>
      <w:r>
        <w:rPr>
          <w:rFonts w:ascii="Times New Roman" w:hAnsi="Times New Roman" w:cs="Times New Roman"/>
          <w:szCs w:val="32"/>
        </w:rPr>
        <w:t xml:space="preserve">候选人介绍履职设想或者进行竞职演说，应当实事求是，结合本村实际，不得违背有关法律、法规和政策，不得诋毁他人。 </w:t>
      </w:r>
      <w:r>
        <w:rPr>
          <w:rFonts w:ascii="Times New Roman" w:hAnsi="Times New Roman" w:cs="Times New Roman" w:eastAsia="黑体"/>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第二十一条  </w:t>
      </w:r>
      <w:r>
        <w:rPr>
          <w:rFonts w:ascii="Times New Roman" w:hAnsi="Times New Roman" w:cs="Times New Roman"/>
          <w:szCs w:val="32"/>
        </w:rPr>
        <w:t>候选人及其他有关人员不得有下列拉票贿选行为：</w:t>
      </w:r>
    </w:p>
    <w:p>
      <w:pPr>
        <w:pStyle w:val="Normal"/>
        <w:ind w:endChars="0" w:end="0"/>
        <w:rPr>
          <w:rFonts w:ascii="Times New Roman" w:hAnsi="Times New Roman" w:cs="Times New Roman"/>
          <w:szCs w:val="32"/>
        </w:rPr>
      </w:pPr>
      <w:r>
        <w:rPr>
          <w:rFonts w:ascii="Times New Roman" w:hAnsi="Times New Roman" w:cs="Times New Roman"/>
          <w:szCs w:val="32"/>
        </w:rPr>
        <w:t>（一）使用金钱、有价证券、实物或者提供各种消费活动拉票；</w:t>
      </w:r>
    </w:p>
    <w:p>
      <w:pPr>
        <w:pStyle w:val="Normal"/>
        <w:ind w:endChars="0" w:end="0"/>
        <w:rPr>
          <w:rFonts w:ascii="Times New Roman" w:hAnsi="Times New Roman" w:cs="Times New Roman"/>
          <w:szCs w:val="32"/>
        </w:rPr>
      </w:pPr>
      <w:r>
        <w:rPr>
          <w:rFonts w:ascii="Times New Roman" w:hAnsi="Times New Roman" w:cs="Times New Roman"/>
          <w:szCs w:val="32"/>
        </w:rPr>
        <w:t>（二）指使他人贿赂村民或者选举工作人员；</w:t>
      </w:r>
    </w:p>
    <w:p>
      <w:pPr>
        <w:pStyle w:val="Normal"/>
        <w:ind w:endChars="0" w:end="0"/>
        <w:rPr>
          <w:rFonts w:ascii="Times New Roman" w:hAnsi="Times New Roman" w:cs="Times New Roman"/>
          <w:szCs w:val="32"/>
        </w:rPr>
      </w:pPr>
      <w:r>
        <w:rPr>
          <w:rFonts w:ascii="Times New Roman" w:hAnsi="Times New Roman" w:cs="Times New Roman"/>
          <w:szCs w:val="32"/>
        </w:rPr>
        <w:t>（三）许诺当选后为特定投票人谋取利益；</w:t>
      </w:r>
    </w:p>
    <w:p>
      <w:pPr>
        <w:pStyle w:val="Normal"/>
        <w:ind w:endChars="0" w:end="0"/>
        <w:rPr>
          <w:rFonts w:ascii="Times New Roman" w:hAnsi="Times New Roman" w:cs="Times New Roman"/>
          <w:szCs w:val="32"/>
        </w:rPr>
      </w:pPr>
      <w:r>
        <w:rPr>
          <w:rFonts w:ascii="Times New Roman" w:hAnsi="Times New Roman" w:cs="Times New Roman"/>
          <w:szCs w:val="32"/>
        </w:rPr>
        <w:t>（四）可能影响选举结果的其他拉票贿选行为。</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选举程序</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第二十二条</w:t>
      </w:r>
      <w:r>
        <w:rPr>
          <w:rFonts w:ascii="Times New Roman" w:hAnsi="Times New Roman" w:cs="Times New Roman"/>
          <w:szCs w:val="32"/>
        </w:rPr>
        <w:t>　村民委员会的成员，由村民选举委员会召开选民大会进行差额选举产生。</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第二十三条　</w:t>
      </w:r>
      <w:r>
        <w:rPr>
          <w:rFonts w:ascii="Times New Roman" w:hAnsi="Times New Roman" w:cs="Times New Roman"/>
          <w:szCs w:val="32"/>
        </w:rPr>
        <w:t>村民选举委员会应当按照村具体选举办法的规定，在选举日前做好下列准备工作：</w:t>
      </w:r>
    </w:p>
    <w:p>
      <w:pPr>
        <w:pStyle w:val="Normal"/>
        <w:ind w:endChars="0" w:end="0"/>
        <w:rPr>
          <w:rFonts w:ascii="Times New Roman" w:hAnsi="Times New Roman" w:cs="Times New Roman"/>
          <w:szCs w:val="32"/>
        </w:rPr>
      </w:pPr>
      <w:r>
        <w:rPr>
          <w:rFonts w:ascii="Times New Roman" w:hAnsi="Times New Roman" w:cs="Times New Roman"/>
          <w:szCs w:val="32"/>
        </w:rPr>
        <w:t>（一）核实登记参加选举的村民人数，办理委托投票，公布委托人、被委托人名单</w:t>
      </w:r>
      <w:r>
        <w:rPr>
          <w:rFonts w:cs="Times New Roman" w:ascii="Times New Roman" w:hAnsi="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（二）公布确定的选举日、投票方式、投票时间和投票地点；</w:t>
      </w:r>
    </w:p>
    <w:p>
      <w:pPr>
        <w:pStyle w:val="Normal"/>
        <w:ind w:endChars="0" w:end="0"/>
        <w:rPr>
          <w:rFonts w:ascii="Times New Roman" w:hAnsi="Times New Roman" w:cs="Times New Roman"/>
          <w:szCs w:val="32"/>
        </w:rPr>
      </w:pPr>
      <w:r>
        <w:rPr>
          <w:rFonts w:ascii="Times New Roman" w:hAnsi="Times New Roman" w:cs="Times New Roman"/>
          <w:szCs w:val="32"/>
        </w:rPr>
        <w:t>（三）准备投票箱和选票，布置选举大会会场和投票站；</w:t>
      </w:r>
    </w:p>
    <w:p>
      <w:pPr>
        <w:pStyle w:val="Normal"/>
        <w:ind w:endChars="0" w:end="0"/>
        <w:rPr>
          <w:rFonts w:ascii="Times New Roman" w:hAnsi="Times New Roman" w:cs="Times New Roman"/>
          <w:szCs w:val="32"/>
        </w:rPr>
      </w:pPr>
      <w:r>
        <w:rPr>
          <w:rFonts w:ascii="Times New Roman" w:hAnsi="Times New Roman" w:cs="Times New Roman"/>
          <w:szCs w:val="32"/>
        </w:rPr>
        <w:t>（四）提请村民会议或者村民代表会议决定监票人、计票人、唱票人、公共代写人等选举工作人员名单，并予以公布；</w:t>
      </w:r>
    </w:p>
    <w:p>
      <w:pPr>
        <w:pStyle w:val="Normal"/>
        <w:ind w:endChars="0" w:end="0"/>
        <w:rPr>
          <w:rFonts w:ascii="Times New Roman" w:hAnsi="Times New Roman" w:cs="Times New Roman"/>
          <w:szCs w:val="32"/>
        </w:rPr>
      </w:pPr>
      <w:r>
        <w:rPr>
          <w:rFonts w:ascii="Times New Roman" w:hAnsi="Times New Roman" w:cs="Times New Roman"/>
          <w:szCs w:val="32"/>
        </w:rPr>
        <w:t>（五）向村民公布或者说明投票方法和其他选举注意事项；</w:t>
      </w:r>
    </w:p>
    <w:p>
      <w:pPr>
        <w:pStyle w:val="Normal"/>
        <w:ind w:endChars="0" w:end="0"/>
        <w:rPr>
          <w:rFonts w:ascii="Times New Roman" w:hAnsi="Times New Roman" w:cs="Times New Roman"/>
          <w:szCs w:val="32"/>
        </w:rPr>
      </w:pPr>
      <w:r>
        <w:rPr>
          <w:rFonts w:ascii="Times New Roman" w:hAnsi="Times New Roman" w:cs="Times New Roman"/>
          <w:szCs w:val="32"/>
        </w:rPr>
        <w:t>（六）完成其他有关投票准备工作。</w:t>
      </w:r>
    </w:p>
    <w:p>
      <w:pPr>
        <w:pStyle w:val="Normal"/>
        <w:ind w:endChars="0" w:end="0"/>
        <w:rPr>
          <w:rFonts w:ascii="Times New Roman" w:hAnsi="Times New Roman" w:cs="Times New Roman"/>
          <w:szCs w:val="32"/>
        </w:rPr>
      </w:pPr>
      <w:r>
        <w:rPr>
          <w:rFonts w:ascii="Times New Roman" w:hAnsi="Times New Roman" w:cs="Times New Roman"/>
          <w:szCs w:val="32"/>
        </w:rPr>
        <w:t>候选人不得从事监票、计票、唱票、发票和公共代写等选举工作。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第二十四条　</w:t>
      </w:r>
      <w:r>
        <w:rPr>
          <w:rFonts w:ascii="Times New Roman" w:hAnsi="Times New Roman" w:cs="Times New Roman"/>
          <w:szCs w:val="32"/>
        </w:rPr>
        <w:t>村民选举委员会可以主持召开全体选民参加的选举大会集中投票，也可以采取设立选举中心投票会场和若干投票站的方式进行投票。每个投票站应当配备两名以上选举工作人员和一名监票员。</w:t>
      </w:r>
    </w:p>
    <w:p>
      <w:pPr>
        <w:pStyle w:val="Normal"/>
        <w:ind w:endChars="0" w:end="0"/>
        <w:rPr>
          <w:rFonts w:ascii="Times New Roman" w:hAnsi="Times New Roman" w:cs="Times New Roman"/>
          <w:szCs w:val="32"/>
        </w:rPr>
      </w:pPr>
      <w:r>
        <w:rPr>
          <w:rFonts w:ascii="Times New Roman" w:hAnsi="Times New Roman" w:cs="Times New Roman"/>
          <w:szCs w:val="32"/>
        </w:rPr>
        <w:t>因老、弱、病、残等原因无法参加选举大会集中投票或者到选举中心投票会场、投票站投票的选民，可以在流动投票箱投票。流动投票箱具体使用对象由村民会议或者村民代表会议讨论决定，报乡镇村民委员会选举工作指导机构备案，并在选举日的五日前张榜公布。</w:t>
      </w:r>
    </w:p>
    <w:p>
      <w:pPr>
        <w:pStyle w:val="Normal"/>
        <w:ind w:endChars="0" w:end="0"/>
        <w:rPr>
          <w:rFonts w:ascii="Times New Roman" w:hAnsi="Times New Roman" w:cs="Times New Roman"/>
          <w:szCs w:val="32"/>
        </w:rPr>
      </w:pPr>
      <w:r>
        <w:rPr>
          <w:rFonts w:ascii="Times New Roman" w:hAnsi="Times New Roman" w:cs="Times New Roman"/>
          <w:szCs w:val="32"/>
        </w:rPr>
        <w:t>使用流动投票箱，应当配备两名以上选举工作人员和一名监票员。乡镇村民委员会选举工作指导机构应当派员随行监督。流动投票箱的使用过程应当进行视频记录。</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第二十五条　</w:t>
      </w:r>
      <w:r>
        <w:rPr>
          <w:rFonts w:ascii="Times New Roman" w:hAnsi="Times New Roman" w:cs="Times New Roman"/>
          <w:szCs w:val="32"/>
        </w:rPr>
        <w:t>登记参加选举的村民，选举期间因外出、健康等原因不能参加投票的，可以书面委托本村有选举权的近亲属代为投票。无法及时办理书面委托的，可以采取村具体选举办法认可的形式办理委托投票手续。</w:t>
      </w:r>
    </w:p>
    <w:p>
      <w:pPr>
        <w:pStyle w:val="Normal"/>
        <w:ind w:endChars="0" w:end="0"/>
        <w:rPr>
          <w:rFonts w:ascii="Times New Roman" w:hAnsi="Times New Roman" w:cs="Times New Roman"/>
          <w:szCs w:val="32"/>
        </w:rPr>
      </w:pPr>
      <w:r>
        <w:rPr>
          <w:rFonts w:ascii="Times New Roman" w:hAnsi="Times New Roman" w:cs="Times New Roman"/>
          <w:szCs w:val="32"/>
        </w:rPr>
        <w:t>同一受委托人接受委托不得超过五人。被确定为村民委员会成员候选人的，不得接受委托。</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　</w:t>
      </w:r>
      <w:r>
        <w:rPr>
          <w:rFonts w:ascii="Times New Roman" w:hAnsi="Times New Roman" w:cs="Times New Roman"/>
          <w:szCs w:val="32"/>
        </w:rPr>
        <w:t>委托人办理委托投票手续，应当在选举日的五日前提交村民选举委员会。</w:t>
      </w:r>
    </w:p>
    <w:p>
      <w:pPr>
        <w:pStyle w:val="Normal"/>
        <w:ind w:endChars="0" w:end="0"/>
        <w:rPr>
          <w:rFonts w:ascii="Times New Roman" w:hAnsi="Times New Roman" w:cs="Times New Roman"/>
          <w:szCs w:val="32"/>
        </w:rPr>
      </w:pPr>
      <w:r>
        <w:rPr>
          <w:rFonts w:ascii="Times New Roman" w:hAnsi="Times New Roman" w:cs="Times New Roman"/>
          <w:szCs w:val="32"/>
        </w:rPr>
        <w:t>村民选举委员会应当在选举日的二日前，对委托投票情况进行审核确认，并公布委托人和受委托人的名单。未经审核确认并公布的委托无效。</w:t>
      </w:r>
    </w:p>
    <w:p>
      <w:pPr>
        <w:pStyle w:val="Normal"/>
        <w:ind w:endChars="0" w:end="0"/>
        <w:rPr>
          <w:rFonts w:ascii="Times New Roman" w:hAnsi="Times New Roman" w:cs="Times New Roman"/>
          <w:szCs w:val="32"/>
        </w:rPr>
      </w:pPr>
      <w:r>
        <w:rPr>
          <w:rFonts w:ascii="Times New Roman" w:hAnsi="Times New Roman" w:cs="Times New Roman"/>
          <w:szCs w:val="32"/>
        </w:rPr>
        <w:t>受委托人应当按照委托人的意愿投票。</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第二十七条　</w:t>
      </w:r>
      <w:r>
        <w:rPr>
          <w:rFonts w:ascii="Times New Roman" w:hAnsi="Times New Roman" w:cs="Times New Roman"/>
          <w:szCs w:val="32"/>
        </w:rPr>
        <w:t>选举实行无记名投票、公开计票的方法。</w:t>
      </w:r>
    </w:p>
    <w:p>
      <w:pPr>
        <w:pStyle w:val="Normal"/>
        <w:ind w:endChars="0" w:end="0"/>
        <w:rPr>
          <w:rFonts w:ascii="Times New Roman" w:hAnsi="Times New Roman" w:cs="Times New Roman"/>
          <w:szCs w:val="32"/>
        </w:rPr>
      </w:pPr>
      <w:r>
        <w:rPr>
          <w:rFonts w:ascii="Times New Roman" w:hAnsi="Times New Roman" w:cs="Times New Roman"/>
          <w:szCs w:val="32"/>
        </w:rPr>
        <w:t>选举会场和投票站应当设立投票处、秘密写票处、公共代写处。因特殊原因不能填写选票的选民，可以要求公共代写人代为填写。</w:t>
      </w:r>
    </w:p>
    <w:p>
      <w:pPr>
        <w:pStyle w:val="Normal"/>
        <w:ind w:endChars="0" w:end="0"/>
        <w:rPr>
          <w:rFonts w:ascii="Times New Roman" w:hAnsi="Times New Roman" w:cs="Times New Roman"/>
          <w:szCs w:val="32"/>
        </w:rPr>
      </w:pPr>
      <w:r>
        <w:rPr>
          <w:rFonts w:ascii="Times New Roman" w:hAnsi="Times New Roman" w:cs="Times New Roman"/>
          <w:szCs w:val="32"/>
        </w:rPr>
        <w:t>投票开始前，投票空箱应当向选民展示。投票结束后，每个投票箱应当当场密封，并于当日由监票人送回选举大会会场或者选举中心投票会场集中。</w:t>
      </w:r>
    </w:p>
    <w:p>
      <w:pPr>
        <w:pStyle w:val="Normal"/>
        <w:ind w:endChars="0" w:end="0"/>
        <w:rPr>
          <w:rFonts w:ascii="Times New Roman" w:hAnsi="Times New Roman" w:cs="Times New Roman"/>
          <w:szCs w:val="32"/>
        </w:rPr>
      </w:pPr>
      <w:r>
        <w:rPr>
          <w:rFonts w:ascii="Times New Roman" w:hAnsi="Times New Roman" w:cs="Times New Roman"/>
          <w:szCs w:val="32"/>
        </w:rPr>
        <w:t>投票箱应当在选举当日当众开启，由监票人、计票人、唱票人公开核对和计算票数，做好记录，并由监票人签名确认，接受选民监督。</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第二十八条 </w:t>
      </w:r>
      <w:del w:id="113" w:author="微软用户" w:date="2013-06-11T13:38:00Z">
        <w:r>
          <w:rPr>
            <w:rFonts w:ascii="Times New Roman" w:hAnsi="Times New Roman" w:cs="Times New Roman" w:eastAsia="黑体"/>
            <w:szCs w:val="32"/>
          </w:rPr>
          <w:delText xml:space="preserve"> </w:delText>
        </w:r>
      </w:del>
      <w:r>
        <w:rPr>
          <w:rFonts w:ascii="Times New Roman" w:hAnsi="Times New Roman" w:cs="Times New Roman" w:eastAsia="黑体"/>
          <w:szCs w:val="32"/>
        </w:rPr>
        <w:t xml:space="preserve"> </w:t>
      </w:r>
      <w:r>
        <w:rPr>
          <w:rFonts w:ascii="Times New Roman" w:hAnsi="Times New Roman" w:cs="Times New Roman"/>
          <w:szCs w:val="32"/>
        </w:rPr>
        <w:t>有下列情形之一的，选票无效：</w:t>
      </w:r>
    </w:p>
    <w:p>
      <w:pPr>
        <w:pStyle w:val="Normal"/>
        <w:ind w:endChars="0" w:end="0"/>
        <w:rPr>
          <w:rFonts w:ascii="Times New Roman" w:hAnsi="Times New Roman" w:cs="Times New Roman"/>
          <w:szCs w:val="32"/>
        </w:rPr>
      </w:pPr>
      <w:r>
        <w:rPr>
          <w:rFonts w:ascii="Times New Roman" w:hAnsi="Times New Roman" w:cs="Times New Roman"/>
          <w:szCs w:val="32"/>
        </w:rPr>
        <w:t>（一）选票所选人数多于应选人数；</w:t>
      </w:r>
    </w:p>
    <w:p>
      <w:pPr>
        <w:pStyle w:val="Normal"/>
        <w:ind w:endChars="0" w:end="0"/>
        <w:rPr>
          <w:rFonts w:ascii="Times New Roman" w:hAnsi="Times New Roman" w:cs="Times New Roman"/>
          <w:szCs w:val="32"/>
        </w:rPr>
      </w:pPr>
      <w:r>
        <w:rPr>
          <w:rFonts w:ascii="Times New Roman" w:hAnsi="Times New Roman" w:cs="Times New Roman"/>
          <w:szCs w:val="32"/>
        </w:rPr>
        <w:t>（二）选举同一人担任两项以上职位；</w:t>
      </w:r>
    </w:p>
    <w:p>
      <w:pPr>
        <w:pStyle w:val="Normal"/>
        <w:ind w:endChars="0" w:end="0"/>
        <w:rPr>
          <w:rFonts w:ascii="Times New Roman" w:hAnsi="Times New Roman" w:cs="Times New Roman"/>
          <w:szCs w:val="32"/>
        </w:rPr>
      </w:pPr>
      <w:r>
        <w:rPr>
          <w:rFonts w:ascii="Times New Roman" w:hAnsi="Times New Roman" w:cs="Times New Roman"/>
          <w:szCs w:val="32"/>
        </w:rPr>
        <w:t>（三）书写内容无法辨认或者未按照规定方式填写；</w:t>
      </w:r>
    </w:p>
    <w:p>
      <w:pPr>
        <w:pStyle w:val="Normal"/>
        <w:ind w:endChars="0" w:end="0"/>
        <w:rPr>
          <w:rFonts w:ascii="Times New Roman" w:hAnsi="Times New Roman" w:cs="Times New Roman"/>
          <w:szCs w:val="32"/>
        </w:rPr>
      </w:pPr>
      <w:r>
        <w:rPr>
          <w:rFonts w:ascii="Times New Roman" w:hAnsi="Times New Roman" w:cs="Times New Roman"/>
          <w:szCs w:val="32"/>
        </w:rPr>
        <w:t>（四）其他应当认定选票无效的情形。</w:t>
      </w:r>
    </w:p>
    <w:p>
      <w:pPr>
        <w:pStyle w:val="Normal"/>
        <w:ind w:endChars="0" w:end="0"/>
        <w:rPr>
          <w:rFonts w:ascii="Times New Roman" w:hAnsi="Times New Roman" w:cs="Times New Roman"/>
          <w:szCs w:val="32"/>
        </w:rPr>
      </w:pPr>
      <w:r>
        <w:rPr>
          <w:rFonts w:ascii="Times New Roman" w:hAnsi="Times New Roman" w:cs="Times New Roman"/>
          <w:szCs w:val="32"/>
        </w:rPr>
        <w:t>选举工作人员对选票是否有效存在争议的，应当提交村民选举委员会决定。</w:t>
      </w:r>
    </w:p>
    <w:p>
      <w:pPr>
        <w:pStyle w:val="Normal"/>
        <w:ind w:endChars="0" w:end="0"/>
        <w:rPr>
          <w:rFonts w:ascii="Times New Roman" w:hAnsi="Times New Roman" w:cs="Times New Roman"/>
          <w:szCs w:val="32"/>
        </w:rPr>
      </w:pPr>
      <w:r>
        <w:rPr>
          <w:rFonts w:ascii="Times New Roman" w:hAnsi="Times New Roman" w:cs="Times New Roman"/>
          <w:szCs w:val="32"/>
        </w:rPr>
        <w:t>无效选票计入选票总数。</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第二十九条　</w:t>
      </w:r>
      <w:r>
        <w:rPr>
          <w:rFonts w:ascii="Times New Roman" w:hAnsi="Times New Roman" w:cs="Times New Roman"/>
          <w:szCs w:val="32"/>
        </w:rPr>
        <w:t>登记参加选举的村民过半数投票，且收回选票数等于或者少于发出选票数的，选举有效。</w:t>
      </w:r>
    </w:p>
    <w:p>
      <w:pPr>
        <w:pStyle w:val="Normal"/>
        <w:ind w:endChars="0" w:end="0"/>
        <w:rPr>
          <w:rFonts w:ascii="Times New Roman" w:hAnsi="Times New Roman" w:cs="Times New Roman"/>
          <w:szCs w:val="32"/>
        </w:rPr>
      </w:pPr>
      <w:r>
        <w:rPr>
          <w:rFonts w:ascii="Times New Roman" w:hAnsi="Times New Roman" w:cs="Times New Roman"/>
          <w:szCs w:val="32"/>
        </w:rPr>
        <w:t>有下列情形之一的，选举无效：</w:t>
      </w:r>
    </w:p>
    <w:p>
      <w:pPr>
        <w:pStyle w:val="Normal"/>
        <w:ind w:endChars="0" w:end="0"/>
        <w:rPr>
          <w:rFonts w:ascii="Times New Roman" w:hAnsi="Times New Roman" w:cs="Times New Roman"/>
          <w:szCs w:val="32"/>
        </w:rPr>
      </w:pPr>
      <w:r>
        <w:rPr>
          <w:rFonts w:ascii="Times New Roman" w:hAnsi="Times New Roman" w:cs="Times New Roman"/>
          <w:szCs w:val="32"/>
        </w:rPr>
        <w:t>（一）村民选举委员会未按照法定程序产生；</w:t>
      </w:r>
    </w:p>
    <w:p>
      <w:pPr>
        <w:pStyle w:val="Normal"/>
        <w:ind w:endChars="0" w:end="0"/>
        <w:rPr>
          <w:rFonts w:ascii="Times New Roman" w:hAnsi="Times New Roman" w:cs="Times New Roman"/>
          <w:szCs w:val="32"/>
        </w:rPr>
      </w:pPr>
      <w:r>
        <w:rPr>
          <w:rFonts w:ascii="Times New Roman" w:hAnsi="Times New Roman" w:cs="Times New Roman"/>
          <w:szCs w:val="32"/>
        </w:rPr>
        <w:t>（二）候选人的产生不符合规定；</w:t>
      </w:r>
    </w:p>
    <w:p>
      <w:pPr>
        <w:pStyle w:val="Normal"/>
        <w:ind w:endChars="0" w:end="0"/>
        <w:rPr>
          <w:rFonts w:ascii="Times New Roman" w:hAnsi="Times New Roman" w:cs="Times New Roman"/>
          <w:szCs w:val="32"/>
        </w:rPr>
      </w:pPr>
      <w:r>
        <w:rPr>
          <w:rFonts w:ascii="Times New Roman" w:hAnsi="Times New Roman" w:cs="Times New Roman"/>
          <w:szCs w:val="32"/>
        </w:rPr>
        <w:t>（三）参加投票的村民人数未过登记参加选举村民的半数；</w:t>
      </w:r>
    </w:p>
    <w:p>
      <w:pPr>
        <w:pStyle w:val="Normal"/>
        <w:ind w:endChars="0" w:end="0"/>
        <w:rPr>
          <w:rFonts w:ascii="Times New Roman" w:hAnsi="Times New Roman" w:cs="Times New Roman"/>
          <w:szCs w:val="32"/>
        </w:rPr>
      </w:pPr>
      <w:r>
        <w:rPr>
          <w:rFonts w:ascii="Times New Roman" w:hAnsi="Times New Roman" w:cs="Times New Roman"/>
          <w:szCs w:val="32"/>
        </w:rPr>
        <w:t>（四）违反差额选举原则；</w:t>
      </w:r>
    </w:p>
    <w:p>
      <w:pPr>
        <w:pStyle w:val="Normal"/>
        <w:ind w:endChars="0" w:end="0"/>
        <w:rPr>
          <w:rFonts w:ascii="Times New Roman" w:hAnsi="Times New Roman" w:cs="Times New Roman"/>
          <w:szCs w:val="32"/>
        </w:rPr>
      </w:pPr>
      <w:r>
        <w:rPr>
          <w:rFonts w:ascii="Times New Roman" w:hAnsi="Times New Roman" w:cs="Times New Roman"/>
          <w:szCs w:val="32"/>
        </w:rPr>
        <w:t>（五）收回的选票多于发出的选票；</w:t>
      </w:r>
    </w:p>
    <w:p>
      <w:pPr>
        <w:pStyle w:val="Normal"/>
        <w:ind w:endChars="0" w:end="0"/>
        <w:rPr>
          <w:rFonts w:ascii="Times New Roman" w:hAnsi="Times New Roman" w:cs="Times New Roman"/>
          <w:szCs w:val="32"/>
        </w:rPr>
      </w:pPr>
      <w:r>
        <w:rPr>
          <w:rFonts w:ascii="Times New Roman" w:hAnsi="Times New Roman" w:cs="Times New Roman"/>
          <w:szCs w:val="32"/>
        </w:rPr>
        <w:t>（六）未公开唱票、计票；</w:t>
      </w:r>
    </w:p>
    <w:p>
      <w:pPr>
        <w:pStyle w:val="Normal"/>
        <w:ind w:endChars="0" w:end="0"/>
        <w:rPr>
          <w:rFonts w:ascii="Times New Roman" w:hAnsi="Times New Roman" w:cs="Times New Roman"/>
          <w:szCs w:val="32"/>
        </w:rPr>
      </w:pPr>
      <w:r>
        <w:rPr>
          <w:rFonts w:ascii="Times New Roman" w:hAnsi="Times New Roman" w:cs="Times New Roman"/>
          <w:szCs w:val="32"/>
        </w:rPr>
        <w:t>（七）未当场公布选举结果；</w:t>
      </w:r>
    </w:p>
    <w:p>
      <w:pPr>
        <w:pStyle w:val="Normal"/>
        <w:ind w:endChars="0" w:end="0"/>
        <w:rPr>
          <w:rFonts w:ascii="Times New Roman" w:hAnsi="Times New Roman" w:cs="Times New Roman"/>
          <w:szCs w:val="32"/>
        </w:rPr>
      </w:pPr>
      <w:r>
        <w:rPr>
          <w:rFonts w:ascii="Times New Roman" w:hAnsi="Times New Roman" w:cs="Times New Roman"/>
          <w:szCs w:val="32"/>
        </w:rPr>
        <w:t>（八）其他违反法律、法规有关选举程序规定的情形。</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第三十条　</w:t>
      </w:r>
      <w:r>
        <w:rPr>
          <w:rFonts w:ascii="Times New Roman" w:hAnsi="Times New Roman" w:cs="Times New Roman"/>
          <w:szCs w:val="32"/>
        </w:rPr>
        <w:t>候选人获得参加投票的村民过半数选票，始得当选。获得过半数选票的候选人的人数超过应选名额时，以得票多的当选；票数相等的，应当就票数相等的候选人进行再次投票，以得票多的当选。</w:t>
      </w:r>
    </w:p>
    <w:p>
      <w:pPr>
        <w:pStyle w:val="Normal"/>
        <w:ind w:endChars="0" w:end="0"/>
        <w:rPr>
          <w:rFonts w:ascii="Times New Roman" w:hAnsi="Times New Roman" w:cs="Times New Roman"/>
          <w:szCs w:val="32"/>
        </w:rPr>
      </w:pPr>
      <w:r>
        <w:rPr>
          <w:rFonts w:ascii="Times New Roman" w:hAnsi="Times New Roman" w:cs="Times New Roman"/>
          <w:szCs w:val="32"/>
        </w:rPr>
        <w:t>主任、副主任的当选人中有妇女的，委员的当选人按照得票多少的顺序确定；没有妇女的，委员的当选人按照下列原则确定：</w:t>
      </w:r>
    </w:p>
    <w:p>
      <w:pPr>
        <w:pStyle w:val="Normal"/>
        <w:ind w:endChars="0" w:end="0"/>
        <w:rPr>
          <w:rFonts w:ascii="Times New Roman" w:hAnsi="Times New Roman" w:cs="Times New Roman"/>
          <w:szCs w:val="32"/>
        </w:rPr>
      </w:pPr>
      <w:r>
        <w:rPr>
          <w:rFonts w:ascii="Times New Roman" w:hAnsi="Times New Roman" w:cs="Times New Roman"/>
          <w:szCs w:val="32"/>
        </w:rPr>
        <w:t>（一）有妇女获得过半数选票的，应当首先确定得票最多的妇女当选，其他当选人按照得票多少的顺序确定；</w:t>
      </w:r>
    </w:p>
    <w:p>
      <w:pPr>
        <w:pStyle w:val="Normal"/>
        <w:ind w:endChars="0" w:end="0"/>
        <w:rPr>
          <w:rFonts w:ascii="Times New Roman" w:hAnsi="Times New Roman" w:cs="Times New Roman"/>
          <w:szCs w:val="32"/>
        </w:rPr>
      </w:pPr>
      <w:r>
        <w:rPr>
          <w:rFonts w:ascii="Times New Roman" w:hAnsi="Times New Roman" w:cs="Times New Roman"/>
          <w:szCs w:val="32"/>
        </w:rPr>
        <w:t>（二）没有妇女获得过半数选票的，应当在委员的应选人数中留出一个名额用于另行选举妇女成员，其他当选人按照得票多少的顺序确定。</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第三十一条　</w:t>
      </w:r>
      <w:r>
        <w:rPr>
          <w:rFonts w:ascii="Times New Roman" w:hAnsi="Times New Roman" w:cs="Times New Roman"/>
          <w:szCs w:val="32"/>
        </w:rPr>
        <w:t>当选人数不足应选名额的，不足的名额另行选举。</w:t>
      </w:r>
    </w:p>
    <w:p>
      <w:pPr>
        <w:pStyle w:val="Normal"/>
        <w:ind w:endChars="0" w:end="0"/>
        <w:rPr>
          <w:rFonts w:ascii="Times New Roman" w:hAnsi="Times New Roman" w:cs="Times New Roman"/>
          <w:szCs w:val="32"/>
        </w:rPr>
      </w:pPr>
      <w:r>
        <w:rPr>
          <w:rFonts w:ascii="Times New Roman" w:hAnsi="Times New Roman" w:cs="Times New Roman"/>
          <w:szCs w:val="32"/>
        </w:rPr>
        <w:t>另行选举的，按照第一次投票未当选人得票多的为候选人，候选人以得票多的当选，但所得票数不得少于已投选票总数的三分之一。</w:t>
      </w:r>
    </w:p>
    <w:p>
      <w:pPr>
        <w:pStyle w:val="Normal"/>
        <w:ind w:endChars="0" w:end="0"/>
        <w:rPr>
          <w:rFonts w:ascii="Times New Roman" w:hAnsi="Times New Roman" w:cs="Times New Roman"/>
          <w:szCs w:val="32"/>
        </w:rPr>
      </w:pPr>
      <w:r>
        <w:rPr>
          <w:rFonts w:ascii="Times New Roman" w:hAnsi="Times New Roman" w:cs="Times New Roman"/>
          <w:szCs w:val="32"/>
        </w:rPr>
        <w:t>另行选举应当在选举日后的三十日内举行。</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第三十二条　</w:t>
      </w:r>
      <w:r>
        <w:rPr>
          <w:rFonts w:ascii="Times New Roman" w:hAnsi="Times New Roman" w:cs="Times New Roman"/>
          <w:szCs w:val="32"/>
        </w:rPr>
        <w:t>经另行选举，应选名额仍未选足，但村民委员会成员已选足三人的，不足名额可以暂时空缺。主任未选出的，由得票最多的副主任主持工作；主任、副主任都未选出的，由得票最多的村民委员会委员主持工作。</w:t>
      </w:r>
    </w:p>
    <w:p>
      <w:pPr>
        <w:pStyle w:val="Normal"/>
        <w:ind w:endChars="0" w:end="0"/>
        <w:rPr>
          <w:rFonts w:ascii="Times New Roman" w:hAnsi="Times New Roman" w:cs="Times New Roman"/>
          <w:szCs w:val="32"/>
        </w:rPr>
      </w:pPr>
      <w:r>
        <w:rPr>
          <w:rFonts w:ascii="Times New Roman" w:hAnsi="Times New Roman" w:cs="Times New Roman"/>
          <w:szCs w:val="32"/>
        </w:rPr>
        <w:t>暂时空缺主任名额的，应当在首次选举日后的两个月内完成选举工作。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第三十三条</w:t>
      </w:r>
      <w:del w:id="114" w:author="微软用户" w:date="2013-06-11T13:38:00Z">
        <w:r>
          <w:rPr>
            <w:rFonts w:ascii="Times New Roman" w:hAnsi="Times New Roman" w:cs="Times New Roman" w:eastAsia="黑体"/>
            <w:szCs w:val="32"/>
          </w:rPr>
          <w:delText xml:space="preserve"> </w:delText>
        </w:r>
      </w:del>
      <w:r>
        <w:rPr>
          <w:rFonts w:ascii="Times New Roman" w:hAnsi="Times New Roman" w:cs="Times New Roman" w:eastAsia="黑体"/>
          <w:szCs w:val="32"/>
        </w:rPr>
        <w:t xml:space="preserve">  </w:t>
      </w:r>
      <w:r>
        <w:rPr>
          <w:rFonts w:ascii="Times New Roman" w:hAnsi="Times New Roman" w:cs="Times New Roman"/>
          <w:szCs w:val="32"/>
        </w:rPr>
        <w:t>村民没有提名候选人的，村民选举委员会可以按照国家和省有关规定召开选民大会直接投票选举。</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第三十四条　</w:t>
      </w:r>
      <w:r>
        <w:rPr>
          <w:rFonts w:ascii="Times New Roman" w:hAnsi="Times New Roman" w:cs="Times New Roman"/>
          <w:szCs w:val="32"/>
        </w:rPr>
        <w:t>村民委员会成员之间应当实行任职回避制度。</w:t>
      </w:r>
    </w:p>
    <w:p>
      <w:pPr>
        <w:pStyle w:val="Normal"/>
        <w:ind w:endChars="0" w:end="0"/>
        <w:rPr>
          <w:rFonts w:ascii="Times New Roman" w:hAnsi="Times New Roman" w:cs="Times New Roman"/>
          <w:szCs w:val="32"/>
        </w:rPr>
      </w:pPr>
      <w:r>
        <w:rPr>
          <w:rFonts w:ascii="Times New Roman" w:hAnsi="Times New Roman" w:cs="Times New Roman"/>
          <w:szCs w:val="32"/>
        </w:rPr>
        <w:t>当选人之间有村具体选举办法规定应当回避的亲属关系，由村民选举委员会确认其中职务最高一人的职务；职务相同的，确认得票最多一人的职务。其他当选人由村民选举委员会宣布其当选无效。</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第三十五条　</w:t>
      </w:r>
      <w:r>
        <w:rPr>
          <w:rFonts w:ascii="Times New Roman" w:hAnsi="Times New Roman" w:cs="Times New Roman"/>
          <w:szCs w:val="32"/>
        </w:rPr>
        <w:t>选举结果由村民选举委员会确认有效后当场公布，报乡镇村民委员会选举工作指导机构备案。</w:t>
      </w:r>
    </w:p>
    <w:p>
      <w:pPr>
        <w:pStyle w:val="Normal"/>
        <w:ind w:endChars="0" w:end="0"/>
        <w:rPr>
          <w:rFonts w:ascii="Times New Roman" w:hAnsi="Times New Roman" w:cs="Times New Roman"/>
          <w:szCs w:val="32"/>
        </w:rPr>
      </w:pPr>
      <w:r>
        <w:rPr>
          <w:rFonts w:ascii="Times New Roman" w:hAnsi="Times New Roman" w:cs="Times New Roman"/>
          <w:szCs w:val="32"/>
        </w:rPr>
        <w:t>乡镇人民政府应当向新当选的村民委员会成员颁发由省人民政府统一印制的当选证书。</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第三十六条　</w:t>
      </w:r>
      <w:r>
        <w:rPr>
          <w:rFonts w:ascii="Times New Roman" w:hAnsi="Times New Roman" w:cs="Times New Roman"/>
          <w:szCs w:val="32"/>
        </w:rPr>
        <w:t>原村民委员会应当自新一届村民委员会产生之日起十日内完成工作移交。工作移交由村民选举委员会主持，由乡镇人民政府监督。</w:t>
      </w:r>
    </w:p>
    <w:p>
      <w:pPr>
        <w:pStyle w:val="Normal"/>
        <w:ind w:endChars="0" w:end="0"/>
        <w:rPr>
          <w:rFonts w:ascii="Times New Roman" w:hAnsi="Times New Roman" w:cs="Times New Roman"/>
          <w:szCs w:val="32"/>
        </w:rPr>
      </w:pPr>
      <w:r>
        <w:rPr>
          <w:rFonts w:ascii="Times New Roman" w:hAnsi="Times New Roman" w:cs="Times New Roman"/>
          <w:szCs w:val="32"/>
        </w:rPr>
        <w:t>原村民委员会成员应当按照规定及时办理工作移交，不得妨碍新一届村民委员会开展工作。</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罢免、辞职、自行终止和补选</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第三十七条　</w:t>
      </w:r>
      <w:r>
        <w:rPr>
          <w:rFonts w:ascii="Times New Roman" w:hAnsi="Times New Roman" w:cs="Times New Roman"/>
          <w:szCs w:val="32"/>
        </w:rPr>
        <w:t>村民委员会成员对全体村民负责，接受村民监督。</w:t>
      </w:r>
    </w:p>
    <w:p>
      <w:pPr>
        <w:pStyle w:val="Normal"/>
        <w:ind w:endChars="0" w:end="0"/>
        <w:rPr>
          <w:rFonts w:ascii="Times New Roman" w:hAnsi="Times New Roman" w:cs="Times New Roman"/>
          <w:szCs w:val="32"/>
        </w:rPr>
      </w:pPr>
      <w:r>
        <w:rPr>
          <w:rFonts w:ascii="Times New Roman" w:hAnsi="Times New Roman" w:cs="Times New Roman"/>
          <w:szCs w:val="32"/>
        </w:rPr>
        <w:t>本村五分之一以上有选举权的村民或者三分之一以上的村民代表联名，可以向乡镇人民政府或者村民委员会提出罢免村民委员会成员的要求。罢免要求应当书面提出，并写明罢免理由。</w:t>
      </w:r>
    </w:p>
    <w:p>
      <w:pPr>
        <w:pStyle w:val="Normal"/>
        <w:ind w:endChars="0" w:end="0"/>
        <w:rPr>
          <w:rFonts w:ascii="Times New Roman" w:hAnsi="Times New Roman" w:cs="Times New Roman"/>
          <w:szCs w:val="32"/>
        </w:rPr>
      </w:pPr>
      <w:r>
        <w:rPr>
          <w:rFonts w:ascii="Times New Roman" w:hAnsi="Times New Roman" w:cs="Times New Roman"/>
          <w:szCs w:val="32"/>
        </w:rPr>
        <w:t xml:space="preserve">村民委员会成员有下列情形之一的，乡镇人民政府可以按照规定向村民委员会提出罢免建议： </w:t>
      </w:r>
    </w:p>
    <w:p>
      <w:pPr>
        <w:pStyle w:val="Normal"/>
        <w:ind w:endChars="0" w:end="0"/>
        <w:rPr>
          <w:rFonts w:ascii="Times New Roman" w:hAnsi="Times New Roman" w:cs="Times New Roman"/>
          <w:szCs w:val="32"/>
        </w:rPr>
      </w:pPr>
      <w:r>
        <w:rPr>
          <w:rFonts w:ascii="Times New Roman" w:hAnsi="Times New Roman" w:cs="Times New Roman"/>
          <w:szCs w:val="32"/>
        </w:rPr>
        <w:t>（一）以权谋私，在村民中造成较坏影响；</w:t>
      </w:r>
    </w:p>
    <w:p>
      <w:pPr>
        <w:pStyle w:val="Normal"/>
        <w:ind w:endChars="0" w:end="0"/>
        <w:rPr>
          <w:rFonts w:ascii="Times New Roman" w:hAnsi="Times New Roman" w:cs="Times New Roman"/>
          <w:szCs w:val="32"/>
        </w:rPr>
      </w:pPr>
      <w:r>
        <w:rPr>
          <w:rFonts w:ascii="Times New Roman" w:hAnsi="Times New Roman" w:cs="Times New Roman"/>
          <w:szCs w:val="32"/>
        </w:rPr>
        <w:t>（二）玩忽职守、失职渎职，造成村民利益重大损失；</w:t>
      </w:r>
    </w:p>
    <w:p>
      <w:pPr>
        <w:pStyle w:val="Normal"/>
        <w:ind w:endChars="0" w:end="0"/>
        <w:rPr>
          <w:rFonts w:ascii="Times New Roman" w:hAnsi="Times New Roman" w:cs="Times New Roman"/>
          <w:szCs w:val="32"/>
        </w:rPr>
      </w:pPr>
      <w:r>
        <w:rPr>
          <w:rFonts w:ascii="Times New Roman" w:hAnsi="Times New Roman" w:cs="Times New Roman"/>
          <w:szCs w:val="32"/>
        </w:rPr>
        <w:t>（三）连续两个月无正当理由不参加村民委员会工作；</w:t>
      </w:r>
    </w:p>
    <w:p>
      <w:pPr>
        <w:pStyle w:val="Normal"/>
        <w:ind w:endChars="0" w:end="0"/>
        <w:rPr>
          <w:rFonts w:ascii="Times New Roman" w:hAnsi="Times New Roman" w:cs="Times New Roman"/>
          <w:szCs w:val="32"/>
        </w:rPr>
      </w:pPr>
      <w:r>
        <w:rPr>
          <w:rFonts w:ascii="Times New Roman" w:hAnsi="Times New Roman" w:cs="Times New Roman"/>
          <w:szCs w:val="32"/>
        </w:rPr>
        <w:t>（四）其他违法违纪不适合再担任村民委员会成员的情形。</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第三十八条　</w:t>
      </w:r>
      <w:r>
        <w:rPr>
          <w:rFonts w:ascii="Times New Roman" w:hAnsi="Times New Roman" w:cs="Times New Roman"/>
          <w:szCs w:val="32"/>
        </w:rPr>
        <w:t>村民委员会应当在接到罢免要求或者建议后进行调查，并在两个月内召开村民会议，进行投票表决。要求罢免主任的，由副主任主持村民会议投票表决；不设副主任的，由委员推选一人主持村民会议投票表决。</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第三十九条　</w:t>
      </w:r>
      <w:r>
        <w:rPr>
          <w:rFonts w:ascii="Times New Roman" w:hAnsi="Times New Roman" w:cs="Times New Roman"/>
          <w:szCs w:val="32"/>
        </w:rPr>
        <w:t>罢免村民委员会成员，应当有登记参加选举的村民过半数投票，并应当经过投票的村民过半数通过，始得有效。罢免结果应当予以公告。</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第四十条　</w:t>
      </w:r>
      <w:r>
        <w:rPr>
          <w:rFonts w:ascii="Times New Roman" w:hAnsi="Times New Roman" w:cs="Times New Roman"/>
          <w:szCs w:val="32"/>
        </w:rPr>
        <w:t>提出罢免要求或者罢免建议者，应当到村民会议作出说明并回答咨询，被提出罢免的村民委员会成员有权出席会议进行申辩或者书面提出申辩意见。</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第四十一条　</w:t>
      </w:r>
      <w:r>
        <w:rPr>
          <w:rFonts w:ascii="Times New Roman" w:hAnsi="Times New Roman" w:cs="Times New Roman"/>
          <w:szCs w:val="32"/>
        </w:rPr>
        <w:t>村民委员会成员要求辞去职务的，应当以书面形式向村民委员会提出。村民委员会应当自收到书面材料之日起三十日内召开村民会议或者村民代表会议，讨论决定是否接受其辞职，并于五日内公布。</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第四十二条　</w:t>
      </w:r>
      <w:r>
        <w:rPr>
          <w:rFonts w:ascii="Times New Roman" w:hAnsi="Times New Roman" w:cs="Times New Roman"/>
          <w:szCs w:val="32"/>
        </w:rPr>
        <w:t>村民委员会成员在任期内有下列情形之一的，其职务自行终止：</w:t>
      </w:r>
    </w:p>
    <w:p>
      <w:pPr>
        <w:pStyle w:val="Normal"/>
        <w:ind w:endChars="0" w:end="0"/>
        <w:rPr>
          <w:rFonts w:ascii="Times New Roman" w:hAnsi="Times New Roman" w:cs="Times New Roman"/>
          <w:szCs w:val="32"/>
        </w:rPr>
      </w:pPr>
      <w:r>
        <w:rPr>
          <w:rFonts w:ascii="Times New Roman" w:hAnsi="Times New Roman" w:cs="Times New Roman"/>
          <w:szCs w:val="32"/>
        </w:rPr>
        <w:t>（一）死亡；</w:t>
      </w:r>
    </w:p>
    <w:p>
      <w:pPr>
        <w:pStyle w:val="Normal"/>
        <w:ind w:endChars="0" w:end="0"/>
        <w:rPr>
          <w:rFonts w:ascii="Times New Roman" w:hAnsi="Times New Roman" w:cs="Times New Roman"/>
          <w:szCs w:val="32"/>
        </w:rPr>
      </w:pPr>
      <w:r>
        <w:rPr>
          <w:rFonts w:ascii="Times New Roman" w:hAnsi="Times New Roman" w:cs="Times New Roman"/>
          <w:szCs w:val="32"/>
        </w:rPr>
        <w:t>（二）被判处刑罚；</w:t>
      </w:r>
    </w:p>
    <w:p>
      <w:pPr>
        <w:pStyle w:val="Normal"/>
        <w:ind w:endChars="0" w:end="0"/>
        <w:rPr>
          <w:rFonts w:ascii="Times New Roman" w:hAnsi="Times New Roman" w:cs="Times New Roman"/>
          <w:szCs w:val="32"/>
        </w:rPr>
      </w:pPr>
      <w:r>
        <w:rPr>
          <w:rFonts w:ascii="Times New Roman" w:hAnsi="Times New Roman" w:cs="Times New Roman"/>
          <w:szCs w:val="32"/>
        </w:rPr>
        <w:t>（三）丧失行为能力；</w:t>
      </w:r>
    </w:p>
    <w:p>
      <w:pPr>
        <w:pStyle w:val="Normal"/>
        <w:ind w:endChars="0" w:end="0"/>
        <w:rPr>
          <w:rFonts w:ascii="Times New Roman" w:hAnsi="Times New Roman" w:eastAsia="黑体" w:cs="Times New Roman"/>
          <w:szCs w:val="32"/>
        </w:rPr>
      </w:pPr>
      <w:r>
        <w:rPr>
          <w:rFonts w:ascii="Times New Roman" w:hAnsi="Times New Roman" w:cs="Times New Roman"/>
          <w:szCs w:val="32"/>
        </w:rPr>
        <w:t>（四）连续两次民主评议不称职</w:t>
      </w:r>
      <w:r>
        <w:rPr>
          <w:rFonts w:ascii="Times New Roman" w:hAnsi="Times New Roman" w:cs="Times New Roman" w:eastAsia="黑体"/>
          <w:szCs w:val="32"/>
        </w:rPr>
        <w:t>。</w:t>
      </w:r>
    </w:p>
    <w:p>
      <w:pPr>
        <w:pStyle w:val="Normal"/>
        <w:ind w:endChars="0" w:end="0"/>
        <w:rPr>
          <w:rFonts w:ascii="Times New Roman" w:hAnsi="Times New Roman" w:cs="Times New Roman"/>
          <w:szCs w:val="32"/>
        </w:rPr>
      </w:pPr>
      <w:r>
        <w:rPr>
          <w:rFonts w:ascii="Times New Roman" w:hAnsi="Times New Roman" w:cs="Times New Roman"/>
          <w:szCs w:val="32"/>
        </w:rPr>
        <w:t>村民委员会成员职务自行终止，村民委员会应当及时向全体村民公布，并向乡镇人民政府和县（市、区）人民政府民政部门报告。</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第四十三条　</w:t>
      </w:r>
      <w:r>
        <w:rPr>
          <w:rFonts w:ascii="Times New Roman" w:hAnsi="Times New Roman" w:cs="Times New Roman"/>
          <w:szCs w:val="32"/>
        </w:rPr>
        <w:t>村民委员会成员因被罢免、辞职、职务自行终止等原因出缺的，可以由村民会议或者村民代表会议参照本办法以及村具体选举办法规定的程序进行补选。候选人获得参加村民会议的村民过半数或者村民代表会议组成人员的三分之二以上赞成票的，始得当选。补选结果应当公布。补选的村民委员会成员，其任职期限到本届村民委员会任期届满时止。</w:t>
      </w:r>
    </w:p>
    <w:p>
      <w:pPr>
        <w:pStyle w:val="Normal"/>
        <w:ind w:endChars="0" w:end="0"/>
        <w:rPr>
          <w:rFonts w:ascii="Times New Roman" w:hAnsi="Times New Roman" w:cs="Times New Roman"/>
          <w:szCs w:val="32"/>
        </w:rPr>
      </w:pPr>
      <w:r>
        <w:rPr>
          <w:rFonts w:ascii="Times New Roman" w:hAnsi="Times New Roman" w:cs="Times New Roman"/>
          <w:szCs w:val="32"/>
        </w:rPr>
        <w:t>补选时，村民委员会没有妇女成员的，应当至少补选一名妇女成员。</w:t>
      </w:r>
    </w:p>
    <w:p>
      <w:pPr>
        <w:pStyle w:val="Normal"/>
        <w:ind w:endChars="0" w:end="0"/>
        <w:rPr>
          <w:rFonts w:ascii="Times New Roman" w:hAnsi="Times New Roman" w:cs="Times New Roman"/>
          <w:szCs w:val="32"/>
        </w:rPr>
      </w:pPr>
      <w:r>
        <w:rPr>
          <w:rFonts w:ascii="Times New Roman" w:hAnsi="Times New Roman" w:cs="Times New Roman"/>
          <w:szCs w:val="32"/>
        </w:rPr>
        <w:t>距离村民委员会换届选举时间不足一年且不影响工作的，可以不进行补选。</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第四十四条　</w:t>
      </w:r>
      <w:r>
        <w:rPr>
          <w:rFonts w:ascii="Times New Roman" w:hAnsi="Times New Roman" w:cs="Times New Roman"/>
          <w:szCs w:val="32"/>
        </w:rPr>
        <w:t>村民委员会成员因被罢免、辞职、职务自行终止等原因离任的，应当由县级人民政府农业农村、财政部门或者乡镇人民政府负责组织对其进行离任经济责任审计，并邀请村务监督委员会、村民代表参加，审计结果应当及时公布。对涉及国有资金使用等情形的，县级人民政府审计部门应当按照国家有关规定加强监督。</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第七章　保障和监督</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第四十五条　</w:t>
      </w:r>
      <w:r>
        <w:rPr>
          <w:rFonts w:ascii="Times New Roman" w:hAnsi="Times New Roman" w:cs="Times New Roman"/>
          <w:szCs w:val="32"/>
        </w:rPr>
        <w:t>地方各级人民政府组织实施村民委员会选举工作所需经费，由同级财政列支。</w:t>
      </w:r>
    </w:p>
    <w:p>
      <w:pPr>
        <w:pStyle w:val="Normal"/>
        <w:ind w:endChars="0" w:end="0"/>
        <w:rPr>
          <w:rFonts w:ascii="Times New Roman" w:hAnsi="Times New Roman" w:cs="Times New Roman"/>
          <w:szCs w:val="32"/>
        </w:rPr>
      </w:pPr>
      <w:r>
        <w:rPr>
          <w:rFonts w:ascii="Times New Roman" w:hAnsi="Times New Roman" w:cs="Times New Roman"/>
          <w:szCs w:val="32"/>
        </w:rPr>
        <w:t>村民委员会的选举经费在村集体经济收入中列支。对经济困难的村，按照国家和省有关规定给予补助，补助经费列入县（市、区）、乡镇财政预算。</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第四十六条　</w:t>
      </w:r>
      <w:r>
        <w:rPr>
          <w:rFonts w:ascii="Times New Roman" w:hAnsi="Times New Roman" w:cs="Times New Roman"/>
          <w:szCs w:val="32"/>
        </w:rPr>
        <w:t>地方各级人民代表大会和县级以上地方各级人民代表大会常务委员会依法监督村民委员会选举工作，保障村民依法行使自治权利。</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第四十七条</w:t>
      </w:r>
      <w:r>
        <w:rPr>
          <w:rFonts w:ascii="Times New Roman" w:hAnsi="Times New Roman" w:cs="Times New Roman"/>
          <w:szCs w:val="32"/>
        </w:rPr>
        <w:t xml:space="preserve">  地方各级人民政府应当建立村民委员会选举观察制度和重大事项报告制度，完善选举监督体系，对村具体选举办法的制定、村民选举委员会成员推选、候选人提名、候选人介绍履职设想、投票选举等环节实施跟踪监督。</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第四十八条 </w:t>
      </w:r>
      <w:r>
        <w:rPr>
          <w:rFonts w:ascii="Times New Roman" w:hAnsi="Times New Roman" w:cs="Times New Roman"/>
          <w:szCs w:val="32"/>
        </w:rPr>
        <w:t xml:space="preserve"> 民政部门应当发挥职能作用，做好村民委员会选举的日常组织和指导督查工作。</w:t>
      </w:r>
    </w:p>
    <w:p>
      <w:pPr>
        <w:pStyle w:val="Normal"/>
        <w:ind w:endChars="0" w:end="0"/>
        <w:rPr>
          <w:rFonts w:ascii="Times New Roman" w:hAnsi="Times New Roman" w:cs="Times New Roman"/>
          <w:szCs w:val="32"/>
        </w:rPr>
      </w:pPr>
      <w:r>
        <w:rPr>
          <w:rFonts w:ascii="Times New Roman" w:hAnsi="Times New Roman" w:cs="Times New Roman"/>
          <w:szCs w:val="32"/>
        </w:rPr>
        <w:t>公安、司法行政、财政、农业农村、妇联等部门和组织应当建立村民委员会选举工作协调机制，加强沟通，强化保障监督。</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第四十九条 </w:t>
      </w:r>
      <w:r>
        <w:rPr>
          <w:rFonts w:ascii="Times New Roman" w:hAnsi="Times New Roman" w:cs="Times New Roman"/>
          <w:szCs w:val="32"/>
        </w:rPr>
        <w:t xml:space="preserve"> 村民委员会选举工作指导机构及有关部门和单位应当加强村民委员会选举的舆论宣传工作，通过广播、电视、报纸、互联网等媒体，宣传相关法律、法规和政策，教育村民依法行使自治权利，推进村民主法治建设。</w:t>
      </w:r>
    </w:p>
    <w:p>
      <w:pPr>
        <w:pStyle w:val="Normal"/>
        <w:ind w:endChars="0" w:end="0"/>
        <w:rPr>
          <w:rFonts w:ascii="Times New Roman" w:hAnsi="Times New Roman" w:cs="Times New Roman"/>
          <w:szCs w:val="32"/>
        </w:rPr>
      </w:pPr>
      <w:r>
        <w:rPr>
          <w:rFonts w:ascii="Times New Roman" w:hAnsi="Times New Roman" w:cs="Times New Roman"/>
          <w:szCs w:val="32"/>
        </w:rPr>
        <w:t>村民选举委员会应当通过广播、宣传栏、宣传车、宣传单、标语、电子信息等方式，宣传有关法律、法规和政策以及村具体选举办法，引导村民增强民主法治意识，熟悉选举基本知识，珍惜民主权利，依法参加选举。</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第五十条　</w:t>
      </w:r>
      <w:r>
        <w:rPr>
          <w:rFonts w:ascii="Times New Roman" w:hAnsi="Times New Roman" w:cs="Times New Roman"/>
          <w:szCs w:val="32"/>
        </w:rPr>
        <w:t>以暴力、威胁、欺骗、贿赂、伪造选票、虚报选举票数等不正当手段当选村民委员会成员的，当选无效。</w:t>
      </w:r>
    </w:p>
    <w:p>
      <w:pPr>
        <w:pStyle w:val="Normal"/>
        <w:ind w:endChars="0" w:end="0"/>
        <w:rPr>
          <w:rFonts w:ascii="Times New Roman" w:hAnsi="Times New Roman" w:cs="Times New Roman"/>
          <w:szCs w:val="32"/>
        </w:rPr>
      </w:pPr>
      <w:r>
        <w:rPr>
          <w:rFonts w:ascii="Times New Roman" w:hAnsi="Times New Roman" w:cs="Times New Roman"/>
          <w:szCs w:val="32"/>
        </w:rPr>
        <w:t>有下列行为之一的，由乡镇或者县级人民政府负责调查并依法处理；构成违反治安管理行为的，由公安机关依法处理；构成犯罪的，依法追究刑事责任：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（一）用暴力、威胁、欺骗、贿赂、伪造选票、虚报选举票数、毁坏选票、毁坏投票箱等手段破坏选举工作或者妨害选民依法行使选举权、被选举权；</w:t>
      </w:r>
    </w:p>
    <w:p>
      <w:pPr>
        <w:pStyle w:val="Normal"/>
        <w:ind w:endChars="0" w:end="0"/>
        <w:rPr>
          <w:rFonts w:ascii="Times New Roman" w:hAnsi="Times New Roman" w:cs="Times New Roman"/>
          <w:szCs w:val="32"/>
        </w:rPr>
      </w:pPr>
      <w:r>
        <w:rPr>
          <w:rFonts w:ascii="Times New Roman" w:hAnsi="Times New Roman" w:cs="Times New Roman"/>
          <w:szCs w:val="32"/>
        </w:rPr>
        <w:t>（二）对控告、检举选举中违法行为的控告人、检举人或者提出罢免村民委员会成员要求的村民进行压制、报复；</w:t>
      </w:r>
    </w:p>
    <w:p>
      <w:pPr>
        <w:pStyle w:val="Normal"/>
        <w:ind w:endChars="0" w:end="0"/>
        <w:rPr>
          <w:rFonts w:ascii="Times New Roman" w:hAnsi="Times New Roman" w:cs="Times New Roman"/>
          <w:szCs w:val="32"/>
        </w:rPr>
      </w:pPr>
      <w:r>
        <w:rPr>
          <w:rFonts w:ascii="Times New Roman" w:hAnsi="Times New Roman" w:cs="Times New Roman"/>
          <w:szCs w:val="32"/>
        </w:rPr>
        <w:t>（三）以其他不正当方式干扰、妨碍选举工作正常进行。</w:t>
      </w:r>
    </w:p>
    <w:p>
      <w:pPr>
        <w:pStyle w:val="Normal"/>
        <w:ind w:endChars="0" w:end="0"/>
        <w:rPr>
          <w:rFonts w:ascii="Times New Roman" w:hAnsi="Times New Roman" w:cs="Times New Roman"/>
          <w:szCs w:val="32"/>
        </w:rPr>
      </w:pPr>
      <w:r>
        <w:rPr>
          <w:rFonts w:ascii="Times New Roman" w:hAnsi="Times New Roman" w:cs="Times New Roman"/>
          <w:szCs w:val="32"/>
        </w:rPr>
        <w:t>对前款规定的行为，村民有权向地方各级人民代表大会和县级以上地方人民代表大会常务委员会，以及地方各级人民政府和县级以上地方人民政府有关主管部门等机关举报。</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第五十一条　</w:t>
      </w:r>
      <w:r>
        <w:rPr>
          <w:rFonts w:ascii="Times New Roman" w:hAnsi="Times New Roman" w:cs="Times New Roman"/>
          <w:szCs w:val="32"/>
        </w:rPr>
        <w:t>有下列行为之一的，由上一级主管机关责令改正，并视情节轻重对责任人按照有关规定给予处分：</w:t>
      </w:r>
    </w:p>
    <w:p>
      <w:pPr>
        <w:pStyle w:val="Normal"/>
        <w:ind w:endChars="0" w:end="0"/>
        <w:rPr>
          <w:rFonts w:ascii="Times New Roman" w:hAnsi="Times New Roman" w:cs="Times New Roman"/>
          <w:szCs w:val="32"/>
        </w:rPr>
      </w:pPr>
      <w:r>
        <w:rPr>
          <w:rFonts w:ascii="Times New Roman" w:hAnsi="Times New Roman" w:cs="Times New Roman"/>
          <w:szCs w:val="32"/>
        </w:rPr>
        <w:t>（一）拖延村民委员会选举超过规定期限；</w:t>
      </w:r>
    </w:p>
    <w:p>
      <w:pPr>
        <w:pStyle w:val="Normal"/>
        <w:ind w:endChars="0" w:end="0"/>
        <w:rPr>
          <w:rFonts w:ascii="Times New Roman" w:hAnsi="Times New Roman" w:cs="Times New Roman"/>
          <w:szCs w:val="32"/>
        </w:rPr>
      </w:pPr>
      <w:r>
        <w:rPr>
          <w:rFonts w:ascii="Times New Roman" w:hAnsi="Times New Roman" w:cs="Times New Roman"/>
          <w:szCs w:val="32"/>
        </w:rPr>
        <w:t>（二）擅自指定、调整、变更村民委员会成员候选人；</w:t>
      </w:r>
    </w:p>
    <w:p>
      <w:pPr>
        <w:pStyle w:val="Normal"/>
        <w:ind w:endChars="0" w:end="0"/>
        <w:rPr>
          <w:rFonts w:ascii="Times New Roman" w:hAnsi="Times New Roman" w:cs="Times New Roman"/>
          <w:szCs w:val="32"/>
        </w:rPr>
      </w:pPr>
      <w:r>
        <w:rPr>
          <w:rFonts w:ascii="Times New Roman" w:hAnsi="Times New Roman" w:cs="Times New Roman"/>
          <w:szCs w:val="32"/>
        </w:rPr>
        <w:t>（三）指定、委派、撤换村民委员会成员；</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第五十二条　</w:t>
      </w:r>
      <w:r>
        <w:rPr>
          <w:rFonts w:ascii="Times New Roman" w:hAnsi="Times New Roman" w:cs="Times New Roman"/>
          <w:szCs w:val="32"/>
        </w:rPr>
        <w:t>违反本办法第三十六条第一款规定，村民选举委员会不主持工作移交或者原村民委员会不按照规定办理移交手续的，由乡镇人民政府责令改正。</w:t>
      </w:r>
    </w:p>
    <w:p>
      <w:pPr>
        <w:pStyle w:val="Normal"/>
        <w:ind w:endChars="0" w:end="0"/>
        <w:rPr>
          <w:rFonts w:ascii="Times New Roman" w:hAnsi="Times New Roman" w:cs="Times New Roman"/>
          <w:szCs w:val="32"/>
        </w:rPr>
      </w:pPr>
      <w:r>
        <w:rPr>
          <w:rFonts w:ascii="Times New Roman" w:hAnsi="Times New Roman" w:cs="Times New Roman"/>
          <w:szCs w:val="32"/>
        </w:rPr>
        <w:t>违反本办法第三十六条第二款规定，原村民委员会成员未按照规定办理工作移交，造成村集体财产损失的，依法承担赔偿责任；妨碍新一届村民委员会开展工作，构成违反治安管理行为的，由公安机关依法处理；构成犯罪的，依法追究刑事责任。</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第八章　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第五十三条　</w:t>
      </w:r>
      <w:r>
        <w:rPr>
          <w:rFonts w:ascii="Times New Roman" w:hAnsi="Times New Roman" w:cs="Times New Roman"/>
          <w:szCs w:val="32"/>
        </w:rPr>
        <w:t>辖有村的街道办事处，在村民委员会选举中履行本办法规定的应当由乡镇人民政府履行的职责。</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第五十四条　</w:t>
      </w:r>
      <w:r>
        <w:rPr>
          <w:rFonts w:ascii="Times New Roman" w:hAnsi="Times New Roman" w:cs="Times New Roman"/>
          <w:szCs w:val="32"/>
        </w:rPr>
        <w:t>本办法自</w:t>
      </w:r>
      <w:r>
        <w:rPr>
          <w:rFonts w:eastAsia="黑体" w:cs="Times New Roman" w:ascii="Times New Roman" w:hAnsi="Times New Roman"/>
          <w:szCs w:val="32"/>
        </w:rPr>
        <w:t>2019</w:t>
      </w:r>
      <w:r>
        <w:rPr>
          <w:rFonts w:ascii="Times New Roman" w:hAnsi="Times New Roman" w:cs="Times New Roman"/>
          <w:szCs w:val="32"/>
        </w:rPr>
        <w:t>年</w:t>
      </w:r>
      <w:r>
        <w:rPr>
          <w:rFonts w:eastAsia="黑体" w:cs="Times New Roman" w:ascii="Times New Roman" w:hAnsi="Times New Roman"/>
          <w:szCs w:val="32"/>
        </w:rPr>
        <w:t>12</w:t>
      </w:r>
      <w:r>
        <w:rPr>
          <w:rFonts w:ascii="Times New Roman" w:hAnsi="Times New Roman" w:cs="Times New Roman"/>
          <w:szCs w:val="32"/>
        </w:rPr>
        <w:t>月</w:t>
      </w:r>
      <w:r>
        <w:rPr>
          <w:rFonts w:eastAsia="黑体"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eastAsia="黑体" w:cs="Times New Roman"/>
          <w:szCs w:val="32"/>
          <w:shd w:fill="999999" w:val="clear"/>
        </w:rPr>
      </w:pPr>
      <w:r>
        <w:rPr>
          <w:rFonts w:eastAsia="黑体" w:cs="Times New Roman" w:ascii="Times New Roman" w:hAnsi="Times New Roman"/>
          <w:szCs w:val="32"/>
          <w:shd w:fill="999999" w:val="clear"/>
        </w:rPr>
      </w:r>
      <w:r>
        <w:br w:type="page"/>
      </w:r>
    </w:p>
    <w:p>
      <w:pPr>
        <w:pStyle w:val="Normal"/>
        <w:ind w:endChars="0" w:end="0"/>
        <w:rPr>
          <w:del w:id="116" w:author="学霸" w:date="2019-10-23T16:22:00Z"/>
          <w:rFonts w:ascii="Times New Roman" w:hAnsi="Times New Roman" w:cs="Times New Roman"/>
          <w:shd w:fill="999999" w:val="clear"/>
        </w:rPr>
      </w:pPr>
      <w:del w:id="115" w:author="学霸" w:date="2019-10-23T16:22:00Z">
        <w:r>
          <w:rPr>
            <w:rFonts w:cs="Times New Roman" w:ascii="Times New Roman" w:hAnsi="Times New Roman"/>
            <w:shd w:fill="999999" w:val="clear"/>
          </w:rPr>
        </w:r>
      </w:del>
    </w:p>
    <w:p>
      <w:pPr>
        <w:pStyle w:val="Normal"/>
        <w:ind w:firstLineChars="0" w:firstLine="0" w:endChars="0" w:end="0"/>
        <w:jc w:val="center"/>
        <w:rPr>
          <w:del w:id="118" w:author="学霸" w:date="2019-10-23T16:22:00Z"/>
          <w:rFonts w:ascii="Times New Roman" w:hAnsi="Times New Roman" w:eastAsia="方正小标宋_GBK;微软雅黑" w:cs="Times New Roman"/>
          <w:sz w:val="44"/>
          <w:szCs w:val="44"/>
        </w:rPr>
      </w:pPr>
      <w:del w:id="117" w:author="学霸" w:date="2019-10-23T16:22:00Z">
        <w:r>
          <w:rPr>
            <w:rFonts w:eastAsia="方正小标宋_GBK;微软雅黑" w:cs="Times New Roman" w:ascii="Times New Roman" w:hAnsi="Times New Roman"/>
            <w:sz w:val="44"/>
            <w:szCs w:val="44"/>
          </w:rPr>
        </w:r>
      </w:del>
    </w:p>
    <w:p>
      <w:pPr>
        <w:pStyle w:val="BodyText"/>
        <w:spacing w:before="0" w:after="0"/>
        <w:ind w:firstLineChars="0" w:firstLine="0" w:endChars="0" w:end="0"/>
        <w:jc w:val="center"/>
        <w:rPr>
          <w:del w:id="120" w:author="学霸" w:date="2019-10-23T16:22:00Z"/>
          <w:rFonts w:ascii="Times New Roman" w:hAnsi="Times New Roman" w:eastAsia="黑体" w:cs="Times New Roman"/>
          <w:sz w:val="44"/>
          <w:szCs w:val="44"/>
        </w:rPr>
      </w:pPr>
      <w:del w:id="119" w:author="学霸" w:date="2019-10-23T16:22:00Z">
        <w:r>
          <w:rPr>
            <w:rFonts w:ascii="Times New Roman" w:hAnsi="Times New Roman" w:cs="Times New Roman" w:eastAsia="黑体"/>
            <w:sz w:val="44"/>
            <w:szCs w:val="44"/>
          </w:rPr>
          <w:delText>关于《江苏省村民委员会选举办法</w:delText>
        </w:r>
      </w:del>
    </w:p>
    <w:p>
      <w:pPr>
        <w:pStyle w:val="BodyText"/>
        <w:spacing w:before="0" w:after="0"/>
        <w:ind w:firstLineChars="0" w:firstLine="0" w:endChars="0" w:end="0"/>
        <w:jc w:val="center"/>
        <w:rPr>
          <w:del w:id="122" w:author="学霸" w:date="2019-10-23T16:22:00Z"/>
          <w:rFonts w:ascii="Times New Roman" w:hAnsi="Times New Roman" w:eastAsia="黑体" w:cs="Times New Roman"/>
          <w:sz w:val="44"/>
          <w:szCs w:val="44"/>
        </w:rPr>
      </w:pPr>
      <w:del w:id="121" w:author="学霸" w:date="2019-10-23T16:22:00Z">
        <w:r>
          <w:rPr>
            <w:rFonts w:ascii="Times New Roman" w:hAnsi="Times New Roman" w:cs="Times New Roman" w:eastAsia="黑体"/>
            <w:sz w:val="44"/>
            <w:szCs w:val="44"/>
          </w:rPr>
          <w:delText>（修订草案）》的说明</w:delText>
        </w:r>
      </w:del>
    </w:p>
    <w:p>
      <w:pPr>
        <w:pStyle w:val="Normal"/>
        <w:ind w:firstLineChars="0" w:firstLine="0" w:endChars="0" w:end="0"/>
        <w:jc w:val="center"/>
        <w:rPr>
          <w:del w:id="130" w:author="学霸" w:date="2019-10-23T16:22:00Z"/>
          <w:rFonts w:ascii="Times New Roman" w:hAnsi="Times New Roman" w:cs="Times New Roman"/>
          <w:szCs w:val="32"/>
        </w:rPr>
      </w:pPr>
      <w:del w:id="123" w:author="学霸" w:date="2019-10-23T16:22:00Z">
        <w:r>
          <w:rPr>
            <w:rFonts w:eastAsia="楷体_GB2312" w:cs="Times New Roman" w:ascii="Times New Roman" w:hAnsi="Times New Roman"/>
            <w:spacing w:val="-6"/>
            <w:szCs w:val="32"/>
          </w:rPr>
          <w:delText>——</w:delText>
        </w:r>
      </w:del>
      <w:del w:id="124" w:author="学霸" w:date="2019-10-23T16:22:00Z">
        <w:r>
          <w:rPr>
            <w:rFonts w:eastAsia="楷体_GB2312" w:cs="Times New Roman" w:ascii="Times New Roman" w:hAnsi="Times New Roman"/>
            <w:spacing w:val="-6"/>
            <w:szCs w:val="32"/>
          </w:rPr>
          <w:delText>2019</w:delText>
        </w:r>
      </w:del>
      <w:del w:id="125" w:author="学霸" w:date="2019-10-23T16:22:00Z">
        <w:r>
          <w:rPr>
            <w:rFonts w:ascii="Times New Roman" w:hAnsi="Times New Roman" w:cs="Times New Roman" w:eastAsia="楷体_GB2312"/>
            <w:spacing w:val="-6"/>
            <w:szCs w:val="32"/>
          </w:rPr>
          <w:delText>年</w:delText>
        </w:r>
      </w:del>
      <w:del w:id="126" w:author="学霸" w:date="2019-10-23T16:22:00Z">
        <w:r>
          <w:rPr>
            <w:rFonts w:eastAsia="楷体_GB2312" w:cs="Times New Roman" w:ascii="Times New Roman" w:hAnsi="Times New Roman"/>
            <w:spacing w:val="-6"/>
            <w:szCs w:val="32"/>
          </w:rPr>
          <w:delText>5</w:delText>
        </w:r>
      </w:del>
      <w:del w:id="127" w:author="学霸" w:date="2019-10-23T16:22:00Z">
        <w:r>
          <w:rPr>
            <w:rFonts w:ascii="Times New Roman" w:hAnsi="Times New Roman" w:cs="Times New Roman" w:eastAsia="楷体_GB2312"/>
            <w:spacing w:val="-6"/>
            <w:szCs w:val="32"/>
          </w:rPr>
          <w:delText>月</w:delText>
        </w:r>
      </w:del>
      <w:del w:id="128" w:author="学霸" w:date="2019-10-23T16:22:00Z">
        <w:r>
          <w:rPr>
            <w:rFonts w:eastAsia="楷体_GB2312" w:cs="Times New Roman" w:ascii="Times New Roman" w:hAnsi="Times New Roman"/>
            <w:spacing w:val="-6"/>
            <w:szCs w:val="32"/>
          </w:rPr>
          <w:delText>28</w:delText>
        </w:r>
      </w:del>
      <w:del w:id="129" w:author="学霸" w:date="2019-10-23T16:22:00Z">
        <w:r>
          <w:rPr>
            <w:rFonts w:ascii="Times New Roman" w:hAnsi="Times New Roman" w:cs="Times New Roman" w:eastAsia="楷体_GB2312"/>
            <w:spacing w:val="-6"/>
            <w:szCs w:val="32"/>
          </w:rPr>
          <w:delText>日在省十三届人大常委会第九次会议上</w:delText>
        </w:r>
      </w:del>
    </w:p>
    <w:p>
      <w:pPr>
        <w:pStyle w:val="Normal"/>
        <w:ind w:firstLineChars="0" w:firstLine="0" w:endChars="0" w:end="0"/>
        <w:jc w:val="center"/>
        <w:rPr>
          <w:del w:id="133" w:author="学霸" w:date="2019-10-23T16:22:00Z"/>
          <w:rFonts w:ascii="Times New Roman" w:hAnsi="Times New Roman" w:eastAsia="楷体_GB2312" w:cs="Times New Roman" w:hint="eastAsia"/>
          <w:spacing w:val="-6"/>
          <w:szCs w:val="32"/>
        </w:rPr>
      </w:pPr>
      <w:del w:id="131" w:author="学霸" w:date="2019-10-23T16:22:00Z">
        <w:r>
          <w:rPr>
            <w:rFonts w:ascii="Times New Roman" w:hAnsi="Times New Roman" w:cs="Times New Roman" w:eastAsia="楷体_GB2312"/>
            <w:spacing w:val="-6"/>
            <w:szCs w:val="32"/>
          </w:rPr>
          <w:delText>省民政厅</w:delText>
        </w:r>
      </w:del>
      <w:del w:id="132" w:author="学霸" w:date="2019-10-23T16:22:00Z">
        <w:r>
          <w:rPr>
            <w:rFonts w:ascii="Times New Roman" w:hAnsi="Times New Roman" w:cs="Times New Roman" w:hint="eastAsia" w:eastAsia="楷体_GB2312"/>
            <w:spacing w:val="-6"/>
            <w:szCs w:val="32"/>
          </w:rPr>
          <w:delText>厅长  吕德明</w:delText>
        </w:r>
      </w:del>
    </w:p>
    <w:p>
      <w:pPr>
        <w:pStyle w:val="Normal"/>
        <w:ind w:endChars="0" w:end="0"/>
        <w:jc w:val="center"/>
        <w:rPr>
          <w:del w:id="135" w:author="学霸" w:date="2019-10-23T16:22:00Z"/>
          <w:rFonts w:ascii="Times New Roman" w:hAnsi="Times New Roman" w:eastAsia="楷体_GB2312" w:cs="Times New Roman" w:hint="eastAsia"/>
          <w:spacing w:val="-6"/>
          <w:sz w:val="36"/>
          <w:szCs w:val="36"/>
        </w:rPr>
      </w:pPr>
      <w:del w:id="134" w:author="学霸" w:date="2019-10-23T16:22:00Z">
        <w:r>
          <w:rPr>
            <w:rFonts w:eastAsia="楷体_GB2312" w:cs="Times New Roman" w:hint="eastAsia" w:ascii="Times New Roman" w:hAnsi="Times New Roman"/>
            <w:spacing w:val="-6"/>
            <w:sz w:val="36"/>
            <w:szCs w:val="36"/>
          </w:rPr>
        </w:r>
      </w:del>
    </w:p>
    <w:p>
      <w:pPr>
        <w:pStyle w:val="Normal"/>
        <w:ind w:firstLineChars="0" w:firstLine="0" w:endChars="0" w:end="0"/>
        <w:rPr>
          <w:del w:id="137" w:author="学霸" w:date="2019-10-23T16:22:00Z"/>
          <w:rFonts w:ascii="Times New Roman" w:hAnsi="Times New Roman" w:eastAsia="黑体" w:cs="Times New Roman"/>
          <w:szCs w:val="32"/>
        </w:rPr>
      </w:pPr>
      <w:del w:id="136" w:author="学霸" w:date="2019-10-23T16:22:00Z">
        <w:r>
          <w:rPr>
            <w:rFonts w:ascii="Times New Roman" w:hAnsi="Times New Roman" w:cs="Times New Roman" w:eastAsia="黑体"/>
            <w:szCs w:val="32"/>
          </w:rPr>
          <w:delText>主任、各位副主任、秘书长、各位委员：</w:delText>
        </w:r>
      </w:del>
    </w:p>
    <w:p>
      <w:pPr>
        <w:pStyle w:val="Normal"/>
        <w:ind w:firstLineChars="150" w:startChars="50" w:endChars="0" w:end="0"/>
        <w:rPr>
          <w:del w:id="145" w:author="学霸" w:date="2019-10-23T16:22:00Z"/>
          <w:rFonts w:ascii="Times New Roman" w:hAnsi="Times New Roman" w:cs="Times New Roman"/>
          <w:szCs w:val="32"/>
        </w:rPr>
      </w:pPr>
      <w:del w:id="138" w:author="学霸" w:date="2019-10-23T16:22:00Z">
        <w:r>
          <w:rPr>
            <w:rFonts w:ascii="Times New Roman" w:hAnsi="Times New Roman" w:cs="Times New Roman"/>
            <w:szCs w:val="32"/>
          </w:rPr>
          <w:delText>我受省人民政府的委托，现就《江苏省村民委员会选举办法（修订草案）》</w:delText>
        </w:r>
      </w:del>
      <w:del w:id="139" w:author="学霸" w:date="2019-10-23T16:22:00Z">
        <w:r>
          <w:rPr>
            <w:rFonts w:ascii="Times New Roman" w:hAnsi="Times New Roman" w:cs="Times New Roman" w:hint="eastAsia"/>
            <w:szCs w:val="32"/>
          </w:rPr>
          <w:delText>（</w:delText>
        </w:r>
      </w:del>
      <w:del w:id="140" w:author="学霸" w:date="2019-10-23T16:22:00Z">
        <w:r>
          <w:rPr>
            <w:rFonts w:ascii="Times New Roman" w:hAnsi="Times New Roman" w:cs="Times New Roman"/>
            <w:szCs w:val="32"/>
          </w:rPr>
          <w:delText>以下简称《办法</w:delText>
        </w:r>
      </w:del>
      <w:del w:id="141" w:author="学霸" w:date="2019-10-23T16:22:00Z">
        <w:r>
          <w:rPr>
            <w:rFonts w:ascii="Times New Roman" w:hAnsi="Times New Roman" w:cs="Times New Roman" w:hint="eastAsia"/>
            <w:szCs w:val="32"/>
          </w:rPr>
          <w:delText>（修订草案）</w:delText>
        </w:r>
      </w:del>
      <w:del w:id="142" w:author="学霸" w:date="2019-10-23T16:22:00Z">
        <w:r>
          <w:rPr>
            <w:rFonts w:ascii="Times New Roman" w:hAnsi="Times New Roman" w:cs="Times New Roman"/>
            <w:szCs w:val="32"/>
          </w:rPr>
          <w:delText>》</w:delText>
        </w:r>
      </w:del>
      <w:del w:id="143" w:author="学霸" w:date="2019-10-23T16:22:00Z">
        <w:r>
          <w:rPr>
            <w:rFonts w:ascii="Times New Roman" w:hAnsi="Times New Roman" w:cs="Times New Roman" w:hint="eastAsia"/>
            <w:szCs w:val="32"/>
          </w:rPr>
          <w:delText>）</w:delText>
        </w:r>
      </w:del>
      <w:del w:id="144" w:author="学霸" w:date="2019-10-23T16:22:00Z">
        <w:r>
          <w:rPr>
            <w:rFonts w:ascii="Times New Roman" w:hAnsi="Times New Roman" w:cs="Times New Roman"/>
            <w:szCs w:val="32"/>
          </w:rPr>
          <w:delText>作如下说明：</w:delText>
        </w:r>
      </w:del>
    </w:p>
    <w:p>
      <w:pPr>
        <w:pStyle w:val="Normal"/>
        <w:ind w:endChars="0" w:end="0"/>
        <w:rPr>
          <w:del w:id="147" w:author="学霸" w:date="2019-10-23T16:22:00Z"/>
          <w:rFonts w:ascii="Times New Roman" w:hAnsi="Times New Roman" w:eastAsia="黑体" w:cs="Times New Roman"/>
          <w:szCs w:val="32"/>
        </w:rPr>
      </w:pPr>
      <w:del w:id="146" w:author="学霸" w:date="2019-10-23T16:22:00Z">
        <w:r>
          <w:rPr>
            <w:rFonts w:ascii="Times New Roman" w:hAnsi="Times New Roman" w:cs="Times New Roman" w:eastAsia="黑体"/>
            <w:szCs w:val="32"/>
          </w:rPr>
          <w:delText>一、立法的必要性</w:delText>
        </w:r>
      </w:del>
    </w:p>
    <w:p>
      <w:pPr>
        <w:pStyle w:val="Normal"/>
        <w:ind w:endChars="0" w:end="0"/>
        <w:rPr>
          <w:del w:id="151" w:author="学霸" w:date="2019-10-23T16:22:00Z"/>
          <w:rFonts w:ascii="Times New Roman" w:hAnsi="Times New Roman" w:cs="Times New Roman"/>
          <w:szCs w:val="32"/>
        </w:rPr>
      </w:pPr>
      <w:del w:id="148" w:author="学霸" w:date="2019-10-23T16:22:00Z">
        <w:r>
          <w:rPr>
            <w:rFonts w:ascii="Times New Roman" w:hAnsi="Times New Roman" w:cs="Times New Roman"/>
            <w:szCs w:val="32"/>
          </w:rPr>
          <w:delText>《江苏省村民委员会选举办法》（以下简称《办法》）自</w:delText>
        </w:r>
      </w:del>
      <w:del w:id="149" w:author="学霸" w:date="2019-10-23T16:22:00Z">
        <w:r>
          <w:rPr>
            <w:rFonts w:cs="Times New Roman" w:ascii="Times New Roman" w:hAnsi="Times New Roman"/>
            <w:szCs w:val="32"/>
          </w:rPr>
          <w:delText>2000</w:delText>
        </w:r>
      </w:del>
      <w:del w:id="150" w:author="学霸" w:date="2019-10-23T16:22:00Z">
        <w:r>
          <w:rPr>
            <w:rFonts w:ascii="Times New Roman" w:hAnsi="Times New Roman" w:cs="Times New Roman"/>
            <w:szCs w:val="32"/>
          </w:rPr>
          <w:delText>年颁布实施以来，对推动农村基层民主建设、保障村民行使自治权利和规范村民委员会选举工作发挥了重要作用。但是，随着农村经济社会的发展和民主法治的进步，村民委员会选举的制度化、程序化需求与法律制度供给不足的矛盾日益突出。《办法》主要存在与上位法不一致、制度体系不健全以及针对性和操作性需要进一步完善等问题，亟待修订。</w:delText>
        </w:r>
      </w:del>
    </w:p>
    <w:p>
      <w:pPr>
        <w:pStyle w:val="Normal"/>
        <w:ind w:endChars="0" w:end="0"/>
        <w:rPr>
          <w:del w:id="164" w:author="学霸" w:date="2019-10-23T16:22:00Z"/>
          <w:rFonts w:ascii="Times New Roman" w:hAnsi="Times New Roman" w:cs="Times New Roman"/>
          <w:szCs w:val="32"/>
        </w:rPr>
      </w:pPr>
      <w:del w:id="152" w:author="学霸" w:date="2019-10-23T16:22:00Z">
        <w:r>
          <w:rPr>
            <w:rFonts w:ascii="Times New Roman" w:hAnsi="Times New Roman" w:cs="Times New Roman" w:eastAsia="楷体_GB2312"/>
            <w:szCs w:val="32"/>
          </w:rPr>
          <w:delText>一是贯彻《中华人民共和国村民委员会组织法》（以下简称《村委会组织法》）的需要。</w:delText>
        </w:r>
      </w:del>
      <w:del w:id="153" w:author="学霸" w:date="2019-10-23T16:22:00Z">
        <w:r>
          <w:rPr>
            <w:rFonts w:ascii="Times New Roman" w:hAnsi="Times New Roman" w:cs="Times New Roman"/>
            <w:szCs w:val="32"/>
          </w:rPr>
          <w:delText>《村委会组织法》于</w:delText>
        </w:r>
      </w:del>
      <w:del w:id="154" w:author="学霸" w:date="2019-10-23T16:22:00Z">
        <w:r>
          <w:rPr>
            <w:rFonts w:cs="Times New Roman" w:ascii="Times New Roman" w:hAnsi="Times New Roman"/>
            <w:szCs w:val="32"/>
          </w:rPr>
          <w:delText>2010</w:delText>
        </w:r>
      </w:del>
      <w:del w:id="155" w:author="学霸" w:date="2019-10-23T16:22:00Z">
        <w:r>
          <w:rPr>
            <w:rFonts w:ascii="Times New Roman" w:hAnsi="Times New Roman" w:cs="Times New Roman"/>
            <w:szCs w:val="32"/>
          </w:rPr>
          <w:delText>年</w:delText>
        </w:r>
      </w:del>
      <w:del w:id="156" w:author="学霸" w:date="2019-10-23T16:22:00Z">
        <w:r>
          <w:rPr>
            <w:rFonts w:cs="Times New Roman" w:ascii="Times New Roman" w:hAnsi="Times New Roman"/>
            <w:szCs w:val="32"/>
          </w:rPr>
          <w:delText>10</w:delText>
        </w:r>
      </w:del>
      <w:del w:id="157" w:author="学霸" w:date="2019-10-23T16:22:00Z">
        <w:r>
          <w:rPr>
            <w:rFonts w:ascii="Times New Roman" w:hAnsi="Times New Roman" w:cs="Times New Roman"/>
            <w:szCs w:val="32"/>
          </w:rPr>
          <w:delText>月、</w:delText>
        </w:r>
      </w:del>
      <w:del w:id="158" w:author="学霸" w:date="2019-10-23T16:22:00Z">
        <w:r>
          <w:rPr>
            <w:rFonts w:cs="Times New Roman" w:ascii="Times New Roman" w:hAnsi="Times New Roman"/>
            <w:szCs w:val="32"/>
          </w:rPr>
          <w:delText>2018</w:delText>
        </w:r>
      </w:del>
      <w:del w:id="159" w:author="学霸" w:date="2019-10-23T16:22:00Z">
        <w:r>
          <w:rPr>
            <w:rFonts w:ascii="Times New Roman" w:hAnsi="Times New Roman" w:cs="Times New Roman"/>
            <w:szCs w:val="32"/>
          </w:rPr>
          <w:delText>年</w:delText>
        </w:r>
      </w:del>
      <w:del w:id="160" w:author="学霸" w:date="2019-10-23T16:22:00Z">
        <w:r>
          <w:rPr>
            <w:rFonts w:cs="Times New Roman" w:ascii="Times New Roman" w:hAnsi="Times New Roman"/>
            <w:szCs w:val="32"/>
          </w:rPr>
          <w:delText>12</w:delText>
        </w:r>
      </w:del>
      <w:del w:id="161" w:author="学霸" w:date="2019-10-23T16:22:00Z">
        <w:r>
          <w:rPr>
            <w:rFonts w:ascii="Times New Roman" w:hAnsi="Times New Roman" w:cs="Times New Roman"/>
            <w:szCs w:val="32"/>
          </w:rPr>
          <w:delText>月进行了两次修订，其中对村民委员会选举的有关规定做了较大幅度的修改，主要更改了村民委员会任期，明确了选民登记的条件，提出了对候选人条件的引导性要求，完善了村民委员会成员的选举和罢免程序，增加了村民选举委员会成员的退出机制、对选民名单有异议的申诉机制和委托投票的规定。而我省《办法》自</w:delText>
        </w:r>
      </w:del>
      <w:del w:id="162" w:author="学霸" w:date="2019-10-23T16:22:00Z">
        <w:r>
          <w:rPr>
            <w:rFonts w:cs="Times New Roman" w:ascii="Times New Roman" w:hAnsi="Times New Roman"/>
            <w:szCs w:val="32"/>
          </w:rPr>
          <w:delText>2000</w:delText>
        </w:r>
      </w:del>
      <w:del w:id="163" w:author="学霸" w:date="2019-10-23T16:22:00Z">
        <w:r>
          <w:rPr>
            <w:rFonts w:ascii="Times New Roman" w:hAnsi="Times New Roman" w:cs="Times New Roman"/>
            <w:szCs w:val="32"/>
          </w:rPr>
          <w:delText>年颁布以来一直没有修订，与现行《村委会组织法》产生了诸多不一致。因此，为保证换届选举工作更具合法性和规范性，需要对我省的《办法》进行修订、调整和充实。</w:delText>
        </w:r>
      </w:del>
    </w:p>
    <w:p>
      <w:pPr>
        <w:pStyle w:val="Normal"/>
        <w:ind w:endChars="0" w:end="0"/>
        <w:rPr>
          <w:del w:id="168" w:author="学霸" w:date="2019-10-23T16:22:00Z"/>
          <w:rFonts w:ascii="Times New Roman" w:hAnsi="Times New Roman" w:cs="Times New Roman"/>
          <w:szCs w:val="32"/>
        </w:rPr>
      </w:pPr>
      <w:del w:id="165" w:author="学霸" w:date="2019-10-23T16:22:00Z">
        <w:r>
          <w:rPr>
            <w:rFonts w:ascii="Times New Roman" w:hAnsi="Times New Roman" w:cs="Times New Roman" w:eastAsia="楷体_GB2312"/>
            <w:szCs w:val="32"/>
          </w:rPr>
          <w:delText>二是完善法规制度体系的需要。</w:delText>
        </w:r>
      </w:del>
      <w:del w:id="166" w:author="学霸" w:date="2019-10-23T16:22:00Z">
        <w:r>
          <w:rPr>
            <w:rFonts w:cs="Times New Roman" w:ascii="Times New Roman" w:hAnsi="Times New Roman"/>
            <w:szCs w:val="32"/>
          </w:rPr>
          <w:delText>2000</w:delText>
        </w:r>
      </w:del>
      <w:del w:id="167" w:author="学霸" w:date="2019-10-23T16:22:00Z">
        <w:r>
          <w:rPr>
            <w:rFonts w:ascii="Times New Roman" w:hAnsi="Times New Roman" w:cs="Times New Roman"/>
            <w:szCs w:val="32"/>
          </w:rPr>
          <w:delText>年以来，随着改革开放的不断深化、基层民主法治进程的持续推进，村民民主法治意识明显增强，对基层民主的制度化、程序化要求尤为迫切。由于《办法》在制度体系的完善性、选举程序的可操作性上存在瑕疵，主要体现在：缺乏发挥基层党组织在村民委员会选举工作中的领导核心作用、候选人具体资格条件的设定主体、流动投票箱管理、村民委员会成员离任审计、村民委员会工作移交等方面相关规定，选举方式规定不够完善，委托投票管理不够合理，一定程度影响了村民有效行使民主权利。为此，迫切需要修订《办法》，完善制度体系，以更好适应江苏基层民主政治建设的需要。</w:delText>
        </w:r>
      </w:del>
    </w:p>
    <w:p>
      <w:pPr>
        <w:pStyle w:val="Normal"/>
        <w:ind w:endChars="0" w:end="0"/>
        <w:rPr>
          <w:del w:id="173" w:author="学霸" w:date="2019-10-23T16:22:00Z"/>
          <w:rFonts w:ascii="Times New Roman" w:hAnsi="Times New Roman" w:cs="Times New Roman"/>
          <w:szCs w:val="32"/>
        </w:rPr>
      </w:pPr>
      <w:del w:id="169" w:author="学霸" w:date="2019-10-23T16:22:00Z">
        <w:r>
          <w:rPr>
            <w:rFonts w:ascii="Times New Roman" w:hAnsi="Times New Roman" w:cs="Times New Roman" w:eastAsia="楷体_GB2312"/>
            <w:szCs w:val="32"/>
          </w:rPr>
          <w:delText>三是固化江苏基层民主建设创新成果的需要。</w:delText>
        </w:r>
      </w:del>
      <w:del w:id="170" w:author="学霸" w:date="2019-10-23T16:22:00Z">
        <w:r>
          <w:rPr>
            <w:rFonts w:ascii="Times New Roman" w:hAnsi="Times New Roman" w:cs="Times New Roman"/>
            <w:szCs w:val="32"/>
          </w:rPr>
          <w:delText>自</w:delText>
        </w:r>
      </w:del>
      <w:del w:id="171" w:author="学霸" w:date="2019-10-23T16:22:00Z">
        <w:r>
          <w:rPr>
            <w:rFonts w:cs="Times New Roman" w:ascii="Times New Roman" w:hAnsi="Times New Roman"/>
            <w:szCs w:val="32"/>
          </w:rPr>
          <w:delText>2000</w:delText>
        </w:r>
      </w:del>
      <w:del w:id="172" w:author="学霸" w:date="2019-10-23T16:22:00Z">
        <w:r>
          <w:rPr>
            <w:rFonts w:ascii="Times New Roman" w:hAnsi="Times New Roman" w:cs="Times New Roman"/>
            <w:szCs w:val="32"/>
          </w:rPr>
          <w:delText>年以来，我省以《办法》为依据，先后完成了六届村民委员会换届选举，总体来看，群众的参与度越来越高，操作程序越来越规范，社会反响越来越好。各地结合选举工作实际不断探索创新，不仅有效解决了大量现实问题，而且形成了一些行之有效的制度规定，如：村民选举委员会的职责范围和工作任务、推选候选人及投票选举中若干情形的处置、村民委员会缺额与补选等，《办法（修订草案）》予以吸纳并作出细化规定；同时，还吸收了基层的一些重要建议，如：赋予村选举工作机构制定候选人具体条件和审查程序的职权，县级选举工作指导机构可以提出指导意见；对于罢免村民委员会成员，乡镇人民政府可以接受申诉，可以向村民委员会提出罢免建议等。当前，需要总结固化我省基层民主建设实践的制度成果，将之上升为法律规范，充分体现法规的江苏特色。</w:delText>
        </w:r>
      </w:del>
    </w:p>
    <w:p>
      <w:pPr>
        <w:pStyle w:val="Normal"/>
        <w:ind w:endChars="0" w:end="0"/>
        <w:rPr>
          <w:del w:id="175" w:author="学霸" w:date="2019-10-23T16:22:00Z"/>
          <w:rFonts w:ascii="Times New Roman" w:hAnsi="Times New Roman" w:eastAsia="黑体" w:cs="Times New Roman"/>
          <w:szCs w:val="32"/>
        </w:rPr>
      </w:pPr>
      <w:del w:id="174" w:author="学霸" w:date="2019-10-23T16:22:00Z">
        <w:r>
          <w:rPr>
            <w:rFonts w:ascii="Times New Roman" w:hAnsi="Times New Roman" w:cs="Times New Roman" w:eastAsia="黑体"/>
            <w:szCs w:val="32"/>
          </w:rPr>
          <w:delText>二、《办法（修订草案）》起草过程</w:delText>
        </w:r>
      </w:del>
    </w:p>
    <w:p>
      <w:pPr>
        <w:pStyle w:val="Normal"/>
        <w:ind w:endChars="0" w:end="0"/>
        <w:rPr>
          <w:del w:id="191" w:author="学霸" w:date="2019-10-23T16:22:00Z"/>
          <w:rFonts w:ascii="Times New Roman" w:hAnsi="Times New Roman" w:cs="Times New Roman"/>
          <w:szCs w:val="32"/>
        </w:rPr>
      </w:pPr>
      <w:del w:id="176" w:author="学霸" w:date="2019-10-23T16:22:00Z">
        <w:r>
          <w:rPr>
            <w:rFonts w:ascii="Times New Roman" w:hAnsi="Times New Roman" w:cs="Times New Roman"/>
            <w:szCs w:val="32"/>
          </w:rPr>
          <w:delText>根据省人大常委会立法计划，省民政厅于</w:delText>
        </w:r>
      </w:del>
      <w:del w:id="177" w:author="学霸" w:date="2019-10-23T16:22:00Z">
        <w:r>
          <w:rPr>
            <w:rFonts w:cs="Times New Roman" w:ascii="Times New Roman" w:hAnsi="Times New Roman"/>
            <w:szCs w:val="32"/>
          </w:rPr>
          <w:delText>2</w:delText>
        </w:r>
      </w:del>
      <w:del w:id="178" w:author="学霸" w:date="2019-10-23T16:22:00Z">
        <w:r>
          <w:rPr>
            <w:rFonts w:ascii="Times New Roman" w:hAnsi="Times New Roman" w:cs="Times New Roman"/>
            <w:szCs w:val="32"/>
          </w:rPr>
          <w:delText>月初向省政府报送了《办法（修改草案）》（送审稿）。省司法厅进行了初步审查和修改后，向省各有关部门、单位和</w:delText>
        </w:r>
      </w:del>
      <w:del w:id="179" w:author="学霸" w:date="2019-10-23T16:22:00Z">
        <w:r>
          <w:rPr>
            <w:rFonts w:cs="Times New Roman" w:ascii="Times New Roman" w:hAnsi="Times New Roman"/>
            <w:szCs w:val="32"/>
          </w:rPr>
          <w:delText>13</w:delText>
        </w:r>
      </w:del>
      <w:del w:id="180" w:author="学霸" w:date="2019-10-23T16:22:00Z">
        <w:r>
          <w:rPr>
            <w:rFonts w:ascii="Times New Roman" w:hAnsi="Times New Roman" w:cs="Times New Roman"/>
            <w:szCs w:val="32"/>
          </w:rPr>
          <w:delText>个设区市政府书面征求意见，并通过江苏政府法制网向社会公开征求意见，先后会同省民政厅赴南通市、丹阳市、徐州铜山区等地实地走访、召开座谈会，听取基层相关部门、单位、立法联系点，以及乡镇政府（街道办事处）、村“两委”和村民代表等各有关方面的意见。</w:delText>
        </w:r>
      </w:del>
      <w:del w:id="181" w:author="学霸" w:date="2019-10-23T16:22:00Z">
        <w:r>
          <w:rPr>
            <w:rFonts w:cs="Times New Roman" w:ascii="Times New Roman" w:hAnsi="Times New Roman"/>
            <w:szCs w:val="32"/>
          </w:rPr>
          <w:delText>3</w:delText>
        </w:r>
      </w:del>
      <w:del w:id="182" w:author="学霸" w:date="2019-10-23T16:22:00Z">
        <w:r>
          <w:rPr>
            <w:rFonts w:ascii="Times New Roman" w:hAnsi="Times New Roman" w:cs="Times New Roman"/>
            <w:szCs w:val="32"/>
          </w:rPr>
          <w:delText>月</w:delText>
        </w:r>
      </w:del>
      <w:del w:id="183" w:author="学霸" w:date="2019-10-23T16:22:00Z">
        <w:r>
          <w:rPr>
            <w:rFonts w:cs="Times New Roman" w:ascii="Times New Roman" w:hAnsi="Times New Roman"/>
            <w:szCs w:val="32"/>
          </w:rPr>
          <w:delText>29</w:delText>
        </w:r>
      </w:del>
      <w:del w:id="184" w:author="学霸" w:date="2019-10-23T16:22:00Z">
        <w:r>
          <w:rPr>
            <w:rFonts w:ascii="Times New Roman" w:hAnsi="Times New Roman" w:cs="Times New Roman"/>
            <w:szCs w:val="32"/>
          </w:rPr>
          <w:delText>日，省司法厅商省政协邀请部分熟悉基层自治组织选举情况的委员开展了立法协商。在此基础上，省司法厅会同省民政厅对送审稿进行了反复研究、修改，最终形成了提请省政府常务会议审议的《办法（修订草案）》（修改送审稿）。</w:delText>
        </w:r>
      </w:del>
      <w:del w:id="185" w:author="学霸" w:date="2019-10-23T16:22:00Z">
        <w:r>
          <w:rPr>
            <w:rFonts w:cs="Times New Roman" w:ascii="Times New Roman" w:hAnsi="Times New Roman"/>
            <w:szCs w:val="32"/>
          </w:rPr>
          <w:delText>4</w:delText>
        </w:r>
      </w:del>
      <w:del w:id="186" w:author="学霸" w:date="2019-10-23T16:22:00Z">
        <w:r>
          <w:rPr>
            <w:rFonts w:ascii="Times New Roman" w:hAnsi="Times New Roman" w:cs="Times New Roman"/>
            <w:szCs w:val="32"/>
          </w:rPr>
          <w:delText>月</w:delText>
        </w:r>
      </w:del>
      <w:del w:id="187" w:author="学霸" w:date="2019-10-23T16:22:00Z">
        <w:r>
          <w:rPr>
            <w:rFonts w:cs="Times New Roman" w:ascii="Times New Roman" w:hAnsi="Times New Roman"/>
            <w:szCs w:val="32"/>
          </w:rPr>
          <w:delText>30</w:delText>
        </w:r>
      </w:del>
      <w:del w:id="188" w:author="学霸" w:date="2019-10-23T16:22:00Z">
        <w:r>
          <w:rPr>
            <w:rFonts w:ascii="Times New Roman" w:hAnsi="Times New Roman" w:cs="Times New Roman"/>
            <w:szCs w:val="32"/>
          </w:rPr>
          <w:delText>日，省人民政府第</w:delText>
        </w:r>
      </w:del>
      <w:del w:id="189" w:author="学霸" w:date="2019-10-23T16:22:00Z">
        <w:r>
          <w:rPr>
            <w:rFonts w:cs="Times New Roman" w:ascii="Times New Roman" w:hAnsi="Times New Roman"/>
            <w:szCs w:val="32"/>
          </w:rPr>
          <w:delText>31</w:delText>
        </w:r>
      </w:del>
      <w:del w:id="190" w:author="学霸" w:date="2019-10-23T16:22:00Z">
        <w:r>
          <w:rPr>
            <w:rFonts w:ascii="Times New Roman" w:hAnsi="Times New Roman" w:cs="Times New Roman"/>
            <w:szCs w:val="32"/>
          </w:rPr>
          <w:delText>次常务会议讨论通过了《办法（修订草案）》，现提请本次常委会审议。</w:delText>
        </w:r>
      </w:del>
    </w:p>
    <w:p>
      <w:pPr>
        <w:pStyle w:val="Normal"/>
        <w:ind w:endChars="0" w:end="0"/>
        <w:rPr>
          <w:del w:id="193" w:author="学霸" w:date="2019-10-23T16:22:00Z"/>
          <w:rFonts w:ascii="Times New Roman" w:hAnsi="Times New Roman" w:eastAsia="黑体" w:cs="Times New Roman"/>
          <w:szCs w:val="32"/>
        </w:rPr>
      </w:pPr>
      <w:del w:id="192" w:author="学霸" w:date="2019-10-23T16:22:00Z">
        <w:r>
          <w:rPr>
            <w:rFonts w:ascii="Times New Roman" w:hAnsi="Times New Roman" w:cs="Times New Roman" w:eastAsia="黑体"/>
            <w:szCs w:val="32"/>
          </w:rPr>
          <w:delText>三、需要说明的几个问题</w:delText>
        </w:r>
      </w:del>
    </w:p>
    <w:p>
      <w:pPr>
        <w:pStyle w:val="Normal"/>
        <w:ind w:endChars="0" w:end="0"/>
        <w:rPr>
          <w:del w:id="195" w:author="学霸" w:date="2019-10-23T16:22:00Z"/>
          <w:rFonts w:ascii="Times New Roman" w:hAnsi="Times New Roman" w:eastAsia="楷体_GB2312" w:cs="Times New Roman"/>
          <w:szCs w:val="32"/>
        </w:rPr>
      </w:pPr>
      <w:del w:id="194" w:author="学霸" w:date="2019-10-23T16:22:00Z">
        <w:r>
          <w:rPr>
            <w:rFonts w:ascii="Times New Roman" w:hAnsi="Times New Roman" w:cs="Times New Roman" w:eastAsia="楷体_GB2312"/>
            <w:szCs w:val="32"/>
          </w:rPr>
          <w:delText>（一）关于任期时间</w:delText>
        </w:r>
      </w:del>
    </w:p>
    <w:p>
      <w:pPr>
        <w:pStyle w:val="Normal"/>
        <w:ind w:endChars="0" w:end="0"/>
        <w:rPr>
          <w:del w:id="202" w:author="学霸" w:date="2019-10-23T16:22:00Z"/>
          <w:rFonts w:ascii="Times New Roman" w:hAnsi="Times New Roman" w:cs="Times New Roman"/>
          <w:szCs w:val="32"/>
        </w:rPr>
      </w:pPr>
      <w:del w:id="196" w:author="学霸" w:date="2019-10-23T16:22:00Z">
        <w:r>
          <w:rPr>
            <w:rFonts w:cs="Times New Roman" w:ascii="Times New Roman" w:hAnsi="Times New Roman"/>
            <w:szCs w:val="32"/>
          </w:rPr>
          <w:delText>2018</w:delText>
        </w:r>
      </w:del>
      <w:del w:id="197" w:author="学霸" w:date="2019-10-23T16:22:00Z">
        <w:r>
          <w:rPr>
            <w:rFonts w:ascii="Times New Roman" w:hAnsi="Times New Roman" w:cs="Times New Roman"/>
            <w:szCs w:val="32"/>
          </w:rPr>
          <w:delText>年</w:delText>
        </w:r>
      </w:del>
      <w:del w:id="198" w:author="学霸" w:date="2019-10-23T16:22:00Z">
        <w:r>
          <w:rPr>
            <w:rFonts w:cs="Times New Roman" w:ascii="Times New Roman" w:hAnsi="Times New Roman"/>
            <w:szCs w:val="32"/>
          </w:rPr>
          <w:delText>12</w:delText>
        </w:r>
      </w:del>
      <w:del w:id="199" w:author="学霸" w:date="2019-10-23T16:22:00Z">
        <w:r>
          <w:rPr>
            <w:rFonts w:ascii="Times New Roman" w:hAnsi="Times New Roman" w:cs="Times New Roman"/>
            <w:szCs w:val="32"/>
          </w:rPr>
          <w:delText>月</w:delText>
        </w:r>
      </w:del>
      <w:del w:id="200" w:author="学霸" w:date="2019-10-23T16:22:00Z">
        <w:r>
          <w:rPr>
            <w:rFonts w:cs="Times New Roman" w:ascii="Times New Roman" w:hAnsi="Times New Roman"/>
            <w:szCs w:val="32"/>
          </w:rPr>
          <w:delText>29</w:delText>
        </w:r>
      </w:del>
      <w:del w:id="201" w:author="学霸" w:date="2019-10-23T16:22:00Z">
        <w:r>
          <w:rPr>
            <w:rFonts w:ascii="Times New Roman" w:hAnsi="Times New Roman" w:cs="Times New Roman"/>
            <w:szCs w:val="32"/>
          </w:rPr>
          <w:delText>日全国人大常务委员会修改《村委会组织法》，主要是将“村民委员会每届任期三年”修改为“村民委员会每届任期五年”，目的是与调整后的党的基层组织任期保持一致。相关部门、单位特别是基层的同志一致认为将村民委员会每届任期调整为五年确有必要，切合基层工作实际。根据上位法规定，顺应基层工作需要，《办法（修订草案）》第五条规定，村民委员会每届任期五年，届满应当及时进行换届选举；同时，对因特殊原因需要提前或者延期换届选举，以及因区划调整需要重新组建村民委员会等情形，规定了具体程序和期限。</w:delText>
        </w:r>
      </w:del>
    </w:p>
    <w:p>
      <w:pPr>
        <w:pStyle w:val="Normal"/>
        <w:ind w:endChars="0" w:end="0"/>
        <w:rPr>
          <w:del w:id="204" w:author="学霸" w:date="2019-10-23T16:22:00Z"/>
          <w:rFonts w:ascii="Times New Roman" w:hAnsi="Times New Roman" w:eastAsia="楷体_GB2312" w:cs="Times New Roman"/>
          <w:szCs w:val="32"/>
        </w:rPr>
      </w:pPr>
      <w:del w:id="203" w:author="学霸" w:date="2019-10-23T16:22:00Z">
        <w:r>
          <w:rPr>
            <w:rFonts w:ascii="Times New Roman" w:hAnsi="Times New Roman" w:cs="Times New Roman" w:eastAsia="楷体_GB2312"/>
            <w:szCs w:val="32"/>
          </w:rPr>
          <w:delText>（二）关于发挥党在农村的基层组织作用</w:delText>
        </w:r>
      </w:del>
    </w:p>
    <w:p>
      <w:pPr>
        <w:pStyle w:val="Normal"/>
        <w:ind w:endChars="0" w:end="0"/>
        <w:rPr>
          <w:del w:id="206" w:author="学霸" w:date="2019-10-23T16:22:00Z"/>
          <w:rFonts w:ascii="Times New Roman" w:hAnsi="Times New Roman" w:cs="Times New Roman"/>
          <w:szCs w:val="32"/>
        </w:rPr>
      </w:pPr>
      <w:del w:id="205" w:author="学霸" w:date="2019-10-23T16:22:00Z">
        <w:r>
          <w:rPr>
            <w:rFonts w:ascii="Times New Roman" w:hAnsi="Times New Roman" w:cs="Times New Roman"/>
            <w:szCs w:val="32"/>
          </w:rPr>
          <w:delText>村民委员会选举工作开展的好坏，能否通过民主选举选出组织信任、群众拥戴、能够带领大家在乡村振兴中起到带头作用的村民委员会成员，关键在于党在农村的基层组织能否有效发挥战斗堡垒作用。为此，根据新修订的《村委会组织法》和新出台的《中国共产党农村基层组织工作条例》的规定，《办法（修订草案）》在总则第六条明确，中国共产党在农村的基层组织，在村民委员会选举工作中发挥领导核心作用，领导和推进村民委员会选举工作；依照宪法和法律，支持和保障村民直接行使民主权利。同时，在分则中进行具体细化，如第十条第二款规定，村民选举委员会成员由村民会议、村民代表会议或者各村民小组会议在村党组织的领导下推选产生；第十九条第四款规定，乡镇、村党组织可以根据候选人条件，提出候选人人选的建议。</w:delText>
        </w:r>
      </w:del>
    </w:p>
    <w:p>
      <w:pPr>
        <w:pStyle w:val="Normal"/>
        <w:ind w:endChars="0" w:end="0"/>
        <w:rPr>
          <w:del w:id="208" w:author="学霸" w:date="2019-10-23T16:22:00Z"/>
          <w:rFonts w:ascii="Times New Roman" w:hAnsi="Times New Roman" w:eastAsia="楷体_GB2312" w:cs="Times New Roman"/>
          <w:szCs w:val="32"/>
        </w:rPr>
      </w:pPr>
      <w:del w:id="207" w:author="学霸" w:date="2019-10-23T16:22:00Z">
        <w:r>
          <w:rPr>
            <w:rFonts w:ascii="Times New Roman" w:hAnsi="Times New Roman" w:cs="Times New Roman" w:eastAsia="楷体_GB2312"/>
            <w:szCs w:val="32"/>
          </w:rPr>
          <w:delText>（三）关于推动村民积极参加选举</w:delText>
        </w:r>
      </w:del>
    </w:p>
    <w:p>
      <w:pPr>
        <w:pStyle w:val="Normal"/>
        <w:ind w:endChars="0" w:end="0"/>
        <w:rPr>
          <w:del w:id="210" w:author="学霸" w:date="2019-10-23T16:22:00Z"/>
          <w:rFonts w:ascii="Times New Roman" w:hAnsi="Times New Roman" w:cs="Times New Roman"/>
          <w:szCs w:val="32"/>
        </w:rPr>
      </w:pPr>
      <w:del w:id="209" w:author="学霸" w:date="2019-10-23T16:22:00Z">
        <w:r>
          <w:rPr>
            <w:rFonts w:ascii="Times New Roman" w:hAnsi="Times New Roman" w:cs="Times New Roman"/>
            <w:szCs w:val="32"/>
          </w:rPr>
          <w:delText>《村委会组织法》规定，选举村民委员会，有登记参加选举的村民过半数投票，选举有效；候选人获得参加投票的村民过半数的选票，始得当选。由于我省农村人口流动频繁、一些村民积极参加选举的意识不强等原因，导致实际参选率普遍不高。如何鼓励、引导村民积极参加选举，保证选举有效，是基层选举实践中必须面对的突出问题。《办法（修订草案）》在规范选民登记上，规定：户口未登记在本村，但实际居住在本村一年以上的人员，本人在选民登记期间提出书面申请，并作出未在其他地方参加村民委员会选举的书面承诺，经本村村民会议或者村民代表会议同意的，可以进行选民登记。已在户口登记的村或者居住村登记参加村民委员会选举的村民，不得再参加其他地方村民委员会的选举。户口登记在本村，选民登记期间不在本村居住的人员，村民选举委员会依法告知后，本人表示不参加选举的，经村民选举委员会确认并公示后不进行选民登记（第十四条）；在委托投票上，规定：登记参加选举的村民，选举期间外出不能参加投票的，可以书面委托本村有选举权的近亲属代为投票。无法及时办理书面委托的，可以采取村选举办法认可的形式办理委托投票手续（第二十六条）；在流动票箱设置上，规定：因老、弱、病、残等原因无法参加选举大会集中投票或者到选举中心投票会场、投票站投票的选民，可以在流动投票箱投票（第二十五条第二款）。</w:delText>
        </w:r>
      </w:del>
    </w:p>
    <w:p>
      <w:pPr>
        <w:pStyle w:val="Normal"/>
        <w:ind w:endChars="0" w:end="0"/>
        <w:rPr>
          <w:del w:id="212" w:author="学霸" w:date="2019-10-23T16:22:00Z"/>
          <w:rFonts w:ascii="Times New Roman" w:hAnsi="Times New Roman" w:eastAsia="楷体_GB2312" w:cs="Times New Roman"/>
          <w:szCs w:val="32"/>
        </w:rPr>
      </w:pPr>
      <w:del w:id="211" w:author="学霸" w:date="2019-10-23T16:22:00Z">
        <w:r>
          <w:rPr>
            <w:rFonts w:ascii="Times New Roman" w:hAnsi="Times New Roman" w:cs="Times New Roman" w:eastAsia="楷体_GB2312"/>
            <w:szCs w:val="32"/>
          </w:rPr>
          <w:delText>（四）关于完善选举方式和候选人条件</w:delText>
        </w:r>
      </w:del>
    </w:p>
    <w:p>
      <w:pPr>
        <w:pStyle w:val="Normal"/>
        <w:ind w:endChars="0" w:end="0"/>
        <w:rPr>
          <w:del w:id="214" w:author="学霸" w:date="2019-10-23T16:22:00Z"/>
          <w:rFonts w:ascii="Times New Roman" w:hAnsi="Times New Roman" w:cs="Times New Roman"/>
          <w:szCs w:val="32"/>
        </w:rPr>
      </w:pPr>
      <w:del w:id="213" w:author="学霸" w:date="2019-10-23T16:22:00Z">
        <w:r>
          <w:rPr>
            <w:rFonts w:ascii="Times New Roman" w:hAnsi="Times New Roman" w:cs="Times New Roman"/>
            <w:szCs w:val="32"/>
          </w:rPr>
          <w:delText>实践中，我省不少地方特别是基层工作开展较好的地方采取无候选人的选举方式进行选举。为了完善选举方式，《办法（修订草案）》根据上位法规定，结合我省实际，具体明确：村民委员会成员的选举，可以采取有候选人的选举方式，也可以采取无候选人的选举方式（第十七条）；采取无候选人选举方式的，由村民选举委员会召开选民大会直接投票选举（第十八条），参选人可以自荐参选并介绍履职设想（第二十三条）。同时，从事基层工作的同志普遍呼吁，对采取有候选人的选举方式的，希望能够明确规定候选人的具体条件。经认真研究，《办法（修改草案）》在依法保障村民选举权利的前提下，作出引导性规定：村民提名候选人，应当从全体村民利益出发，推荐奉公守法、品行良好、公道正派、热心公益、具有一定文化水平和工作能力的村民为候选人。村选举办法可以根据本村实际情况和村民委员会工作需要，从社会声望、带领群众发展能力、文化程度、年龄等方面规定候选人应当具备的具体条件或者不宜担任村民委员会成员的具体情形。县（市、区）村民委员会选举工作指导机构可以根据本地实际情况，提出候选人具体条件和资格审查程序的指导意见（第十九条）。</w:delText>
        </w:r>
      </w:del>
    </w:p>
    <w:p>
      <w:pPr>
        <w:pStyle w:val="Normal"/>
        <w:ind w:endChars="0" w:end="0"/>
        <w:rPr>
          <w:del w:id="216" w:author="学霸" w:date="2019-10-23T16:22:00Z"/>
          <w:rFonts w:ascii="Times New Roman" w:hAnsi="Times New Roman" w:cs="Times New Roman"/>
          <w:szCs w:val="32"/>
        </w:rPr>
      </w:pPr>
      <w:del w:id="215" w:author="学霸" w:date="2019-10-23T16:22:00Z">
        <w:r>
          <w:rPr>
            <w:rFonts w:ascii="Times New Roman" w:hAnsi="Times New Roman" w:cs="Times New Roman" w:eastAsia="楷体_GB2312"/>
            <w:szCs w:val="32"/>
          </w:rPr>
          <w:delText>（五）关于保障监督</w:delText>
        </w:r>
      </w:del>
    </w:p>
    <w:p>
      <w:pPr>
        <w:pStyle w:val="Normal"/>
        <w:ind w:endChars="0" w:end="0"/>
        <w:rPr>
          <w:del w:id="218" w:author="学霸" w:date="2019-10-23T16:22:00Z"/>
          <w:rFonts w:ascii="Times New Roman" w:hAnsi="Times New Roman" w:cs="Times New Roman"/>
          <w:szCs w:val="32"/>
        </w:rPr>
      </w:pPr>
      <w:del w:id="217" w:author="学霸" w:date="2019-10-23T16:22:00Z">
        <w:r>
          <w:rPr>
            <w:rFonts w:ascii="Times New Roman" w:hAnsi="Times New Roman" w:cs="Times New Roman"/>
            <w:szCs w:val="32"/>
          </w:rPr>
          <w:delText>为了有效保障村民村民委员会选举工作顺利进行，促进村民自治，推进乡村振兴，《办法（修订草案）》综合各有关方面意见，将原《办法》第七章“法律责任”修改为“保障监督”，充实了指导督查、选举宣传、举报处理等相关内容。并规定，地方各级人民政府组织实施村民委员会选举工作所需经费，由同级财政列支；村民委员会的选举经费在村集体经济收益中列支；对经济困难的村，按照国家和省有关规定给予补助，补助经费列入县（市、区）、乡镇财政预算（总则第八条）。村民委员会成员因辞职、职务自行终止、被罢免等原因离任的，应当由县级人民政府农业、财政部门或者乡镇人民政府负责组织对其进行离任经济责任审计，并邀请村务监督委员会、村民代表参加，审计结果应当及时公布。对涉及国有资金使用等情形的，县级人民政府审计部门应当按照国家有关规定加强监督（第四十四条）。</w:delText>
        </w:r>
      </w:del>
    </w:p>
    <w:p>
      <w:pPr>
        <w:pStyle w:val="Normal"/>
        <w:ind w:endChars="0" w:end="0"/>
        <w:rPr>
          <w:del w:id="220" w:author="学霸" w:date="2019-10-23T16:22:00Z"/>
          <w:rFonts w:ascii="Times New Roman" w:hAnsi="Times New Roman" w:cs="Times New Roman"/>
          <w:szCs w:val="32"/>
        </w:rPr>
      </w:pPr>
      <w:del w:id="219" w:author="学霸" w:date="2019-10-23T16:22:00Z">
        <w:r>
          <w:rPr>
            <w:rFonts w:ascii="Times New Roman" w:hAnsi="Times New Roman" w:cs="Times New Roman"/>
            <w:szCs w:val="32"/>
          </w:rPr>
          <w:delText>以上说明连同《办法（修订草案）》，请一并予以审议。</w:delText>
        </w:r>
      </w:del>
      <w:r>
        <w:br w:type="page"/>
      </w:r>
    </w:p>
    <w:p>
      <w:pPr>
        <w:pStyle w:val="Normal"/>
        <w:ind w:firstLineChars="0" w:firstLine="0" w:endChars="0" w:end="0"/>
        <w:jc w:val="center"/>
        <w:rPr>
          <w:del w:id="222" w:author="学霸" w:date="2019-10-23T16:22:00Z"/>
          <w:rFonts w:ascii="Times New Roman" w:hAnsi="Times New Roman" w:cs="Times New Roman"/>
          <w:szCs w:val="32"/>
        </w:rPr>
      </w:pPr>
      <w:del w:id="221" w:author="学霸" w:date="2019-10-23T16:22:00Z">
        <w:r>
          <w:rPr>
            <w:rFonts w:cs="Times New Roman" w:ascii="Times New Roman" w:hAnsi="Times New Roman"/>
            <w:szCs w:val="32"/>
          </w:rPr>
        </w:r>
      </w:del>
    </w:p>
    <w:p>
      <w:pPr>
        <w:pStyle w:val="Normal"/>
        <w:ind w:firstLineChars="0" w:firstLine="0" w:endChars="0" w:end="0"/>
        <w:jc w:val="center"/>
        <w:rPr>
          <w:del w:id="224" w:author="学霸" w:date="2019-10-23T16:22:00Z"/>
          <w:rFonts w:ascii="Times New Roman" w:hAnsi="Times New Roman" w:cs="Times New Roman"/>
          <w:szCs w:val="32"/>
        </w:rPr>
      </w:pPr>
      <w:del w:id="223" w:author="学霸" w:date="2019-10-23T16:22:00Z">
        <w:r>
          <w:rPr>
            <w:rFonts w:cs="Times New Roman" w:ascii="Times New Roman" w:hAnsi="Times New Roman"/>
            <w:szCs w:val="32"/>
          </w:rPr>
        </w:r>
      </w:del>
    </w:p>
    <w:p>
      <w:pPr>
        <w:pStyle w:val="BodyText"/>
        <w:spacing w:before="0" w:after="0"/>
        <w:ind w:firstLineChars="0" w:firstLine="0" w:endChars="0" w:end="0"/>
        <w:jc w:val="center"/>
        <w:rPr>
          <w:del w:id="226" w:author="学霸" w:date="2019-10-23T16:22:00Z"/>
          <w:rFonts w:ascii="Times New Roman" w:hAnsi="Times New Roman" w:eastAsia="黑体" w:cs="Times New Roman"/>
          <w:sz w:val="44"/>
          <w:szCs w:val="44"/>
        </w:rPr>
      </w:pPr>
      <w:del w:id="225" w:author="学霸" w:date="2019-10-23T16:22:00Z">
        <w:r>
          <w:rPr>
            <w:rFonts w:ascii="Times New Roman" w:hAnsi="Times New Roman" w:cs="Times New Roman" w:eastAsia="黑体"/>
            <w:sz w:val="44"/>
            <w:szCs w:val="44"/>
          </w:rPr>
          <w:delText>关于《江苏省村民委员会选举办法</w:delText>
        </w:r>
      </w:del>
    </w:p>
    <w:p>
      <w:pPr>
        <w:pStyle w:val="BodyText"/>
        <w:spacing w:before="0" w:after="0"/>
        <w:ind w:firstLineChars="0" w:firstLine="0" w:endChars="0" w:end="0"/>
        <w:jc w:val="center"/>
        <w:rPr>
          <w:del w:id="228" w:author="学霸" w:date="2019-10-23T16:22:00Z"/>
          <w:rFonts w:ascii="Times New Roman" w:hAnsi="Times New Roman" w:eastAsia="黑体" w:cs="Times New Roman"/>
          <w:sz w:val="44"/>
          <w:szCs w:val="44"/>
        </w:rPr>
      </w:pPr>
      <w:del w:id="227" w:author="学霸" w:date="2019-10-23T16:22:00Z">
        <w:r>
          <w:rPr>
            <w:rFonts w:ascii="Times New Roman" w:hAnsi="Times New Roman" w:cs="Times New Roman" w:eastAsia="黑体"/>
            <w:sz w:val="44"/>
            <w:szCs w:val="44"/>
          </w:rPr>
          <w:delText>（修订草案）》审议意见的报告</w:delText>
        </w:r>
      </w:del>
    </w:p>
    <w:p>
      <w:pPr>
        <w:pStyle w:val="Normal"/>
        <w:ind w:firstLineChars="0" w:firstLine="0" w:endChars="0" w:end="0"/>
        <w:jc w:val="center"/>
        <w:rPr>
          <w:del w:id="236" w:author="学霸" w:date="2019-10-23T16:22:00Z"/>
          <w:rFonts w:ascii="Times New Roman" w:hAnsi="Times New Roman" w:eastAsia="楷体_GB2312" w:cs="Times New Roman"/>
          <w:spacing w:val="-6"/>
          <w:szCs w:val="32"/>
        </w:rPr>
      </w:pPr>
      <w:del w:id="229" w:author="学霸" w:date="2019-10-23T16:22:00Z">
        <w:r>
          <w:rPr>
            <w:rFonts w:eastAsia="楷体_GB2312" w:cs="Times New Roman" w:ascii="Times New Roman" w:hAnsi="Times New Roman"/>
            <w:spacing w:val="-6"/>
            <w:szCs w:val="32"/>
          </w:rPr>
          <w:delText>——</w:delText>
        </w:r>
      </w:del>
      <w:del w:id="230" w:author="学霸" w:date="2019-10-23T16:22:00Z">
        <w:r>
          <w:rPr>
            <w:rFonts w:eastAsia="楷体_GB2312" w:cs="Times New Roman" w:ascii="Times New Roman" w:hAnsi="Times New Roman"/>
            <w:spacing w:val="-6"/>
            <w:szCs w:val="32"/>
          </w:rPr>
          <w:delText>2019</w:delText>
        </w:r>
      </w:del>
      <w:del w:id="231" w:author="学霸" w:date="2019-10-23T16:22:00Z">
        <w:r>
          <w:rPr>
            <w:rFonts w:ascii="Times New Roman" w:hAnsi="Times New Roman" w:cs="Times New Roman" w:eastAsia="楷体_GB2312"/>
            <w:spacing w:val="-6"/>
            <w:szCs w:val="32"/>
          </w:rPr>
          <w:delText>年</w:delText>
        </w:r>
      </w:del>
      <w:del w:id="232" w:author="学霸" w:date="2019-10-23T16:22:00Z">
        <w:r>
          <w:rPr>
            <w:rFonts w:eastAsia="楷体_GB2312" w:cs="Times New Roman" w:ascii="Times New Roman" w:hAnsi="Times New Roman"/>
            <w:spacing w:val="-6"/>
            <w:szCs w:val="32"/>
          </w:rPr>
          <w:delText>5</w:delText>
        </w:r>
      </w:del>
      <w:del w:id="233" w:author="学霸" w:date="2019-10-23T16:22:00Z">
        <w:r>
          <w:rPr>
            <w:rFonts w:ascii="Times New Roman" w:hAnsi="Times New Roman" w:cs="Times New Roman" w:eastAsia="楷体_GB2312"/>
            <w:spacing w:val="-6"/>
            <w:szCs w:val="32"/>
          </w:rPr>
          <w:delText>月</w:delText>
        </w:r>
      </w:del>
      <w:del w:id="234" w:author="学霸" w:date="2019-10-23T16:22:00Z">
        <w:r>
          <w:rPr>
            <w:rFonts w:eastAsia="楷体_GB2312" w:cs="Times New Roman" w:ascii="Times New Roman" w:hAnsi="Times New Roman"/>
            <w:spacing w:val="-6"/>
            <w:szCs w:val="32"/>
          </w:rPr>
          <w:delText xml:space="preserve">28 </w:delText>
        </w:r>
      </w:del>
      <w:del w:id="235" w:author="学霸" w:date="2019-10-23T16:22:00Z">
        <w:r>
          <w:rPr>
            <w:rFonts w:ascii="Times New Roman" w:hAnsi="Times New Roman" w:cs="Times New Roman" w:eastAsia="楷体_GB2312"/>
            <w:spacing w:val="-6"/>
            <w:szCs w:val="32"/>
          </w:rPr>
          <w:delText>日在省十三届人大常委会第九次会议上</w:delText>
        </w:r>
      </w:del>
    </w:p>
    <w:p>
      <w:pPr>
        <w:pStyle w:val="Normal"/>
        <w:ind w:firstLineChars="0" w:firstLine="0" w:endChars="0" w:end="0"/>
        <w:jc w:val="center"/>
        <w:rPr>
          <w:del w:id="238" w:author="学霸" w:date="2019-10-23T16:22:00Z"/>
          <w:rFonts w:ascii="Times New Roman" w:hAnsi="Times New Roman" w:eastAsia="楷体_GB2312" w:cs="Times New Roman"/>
          <w:spacing w:val="-6"/>
          <w:szCs w:val="32"/>
        </w:rPr>
      </w:pPr>
      <w:del w:id="237" w:author="学霸" w:date="2019-10-23T16:22:00Z">
        <w:r>
          <w:rPr>
            <w:rFonts w:ascii="Times New Roman" w:hAnsi="Times New Roman" w:cs="Times New Roman" w:eastAsia="楷体_GB2312"/>
            <w:spacing w:val="-6"/>
            <w:szCs w:val="32"/>
          </w:rPr>
          <w:delText>省人大社会建设委员会</w:delText>
        </w:r>
      </w:del>
    </w:p>
    <w:p>
      <w:pPr>
        <w:pStyle w:val="Normal"/>
        <w:ind w:endChars="0" w:end="0"/>
        <w:jc w:val="center"/>
        <w:rPr>
          <w:del w:id="240" w:author="学霸" w:date="2019-10-23T16:22:00Z"/>
          <w:rFonts w:ascii="Times New Roman" w:hAnsi="Times New Roman" w:eastAsia="楷体_GB2312" w:cs="Times New Roman"/>
          <w:spacing w:val="-6"/>
          <w:sz w:val="36"/>
          <w:szCs w:val="36"/>
        </w:rPr>
      </w:pPr>
      <w:del w:id="239" w:author="学霸" w:date="2019-10-23T16:22:00Z">
        <w:r>
          <w:rPr>
            <w:rFonts w:eastAsia="楷体_GB2312" w:cs="Times New Roman" w:ascii="Times New Roman" w:hAnsi="Times New Roman"/>
            <w:spacing w:val="-6"/>
            <w:sz w:val="36"/>
            <w:szCs w:val="36"/>
          </w:rPr>
        </w:r>
      </w:del>
    </w:p>
    <w:p>
      <w:pPr>
        <w:pStyle w:val="Normal"/>
        <w:ind w:firstLineChars="0" w:firstLine="0" w:endChars="0" w:end="0"/>
        <w:rPr>
          <w:del w:id="242" w:author="学霸" w:date="2019-10-23T16:22:00Z"/>
          <w:rFonts w:ascii="Times New Roman" w:hAnsi="Times New Roman" w:eastAsia="黑体" w:cs="Times New Roman"/>
          <w:szCs w:val="32"/>
        </w:rPr>
      </w:pPr>
      <w:del w:id="241" w:author="学霸" w:date="2019-10-23T16:22:00Z">
        <w:r>
          <w:rPr>
            <w:rFonts w:ascii="Times New Roman" w:hAnsi="Times New Roman" w:cs="Times New Roman" w:eastAsia="黑体"/>
            <w:szCs w:val="32"/>
          </w:rPr>
          <w:delText>主任、各位副主任、秘书长、各位委员：</w:delText>
        </w:r>
      </w:del>
    </w:p>
    <w:p>
      <w:pPr>
        <w:pStyle w:val="Normal"/>
        <w:ind w:endChars="0" w:end="0"/>
        <w:rPr>
          <w:del w:id="244" w:author="学霸" w:date="2019-10-23T16:22:00Z"/>
          <w:rFonts w:ascii="Times New Roman" w:hAnsi="Times New Roman" w:cs="Times New Roman"/>
          <w:szCs w:val="32"/>
        </w:rPr>
      </w:pPr>
      <w:del w:id="243" w:author="学霸" w:date="2019-10-23T16:22:00Z">
        <w:r>
          <w:rPr>
            <w:rFonts w:ascii="Times New Roman" w:hAnsi="Times New Roman" w:cs="Times New Roman"/>
            <w:szCs w:val="32"/>
          </w:rPr>
          <w:delText>省人大社会建设委员会对省政府提请省人大常委会审议的《江苏省村民委员会选举办法（修订草案）》（以下简称办法修订草案）进行了审议。现将审议意见报告如下：</w:delText>
        </w:r>
      </w:del>
    </w:p>
    <w:p>
      <w:pPr>
        <w:pStyle w:val="Normal"/>
        <w:ind w:endChars="0" w:end="0"/>
        <w:rPr>
          <w:del w:id="252" w:author="学霸" w:date="2019-10-23T16:22:00Z"/>
          <w:rFonts w:ascii="Times New Roman" w:hAnsi="Times New Roman" w:cs="Times New Roman"/>
          <w:szCs w:val="32"/>
        </w:rPr>
      </w:pPr>
      <w:del w:id="245" w:author="学霸" w:date="2019-10-23T16:22:00Z">
        <w:r>
          <w:rPr>
            <w:rFonts w:ascii="Times New Roman" w:hAnsi="Times New Roman" w:cs="Times New Roman"/>
            <w:szCs w:val="32"/>
          </w:rPr>
          <w:delText>省九届人大常委会</w:delText>
        </w:r>
      </w:del>
      <w:del w:id="246" w:author="学霸" w:date="2019-10-23T16:22:00Z">
        <w:r>
          <w:rPr>
            <w:rFonts w:cs="Times New Roman" w:ascii="Times New Roman" w:hAnsi="Times New Roman"/>
            <w:szCs w:val="32"/>
          </w:rPr>
          <w:delText>2000</w:delText>
        </w:r>
      </w:del>
      <w:del w:id="247" w:author="学霸" w:date="2019-10-23T16:22:00Z">
        <w:r>
          <w:rPr>
            <w:rFonts w:ascii="Times New Roman" w:hAnsi="Times New Roman" w:cs="Times New Roman"/>
            <w:szCs w:val="32"/>
          </w:rPr>
          <w:delText>年颁布施行的《江苏省村民委员会选举办法》，对保障村民选举权利，规范村民委员会选举工作，加强基层民主建设发挥了重要作用。随着农村经济社会发展和民主法治进步，尤其是全国人大常委会在</w:delText>
        </w:r>
      </w:del>
      <w:del w:id="248" w:author="学霸" w:date="2019-10-23T16:22:00Z">
        <w:r>
          <w:rPr>
            <w:rFonts w:cs="Times New Roman" w:ascii="Times New Roman" w:hAnsi="Times New Roman"/>
            <w:szCs w:val="32"/>
          </w:rPr>
          <w:delText>2010</w:delText>
        </w:r>
      </w:del>
      <w:del w:id="249" w:author="学霸" w:date="2019-10-23T16:22:00Z">
        <w:r>
          <w:rPr>
            <w:rFonts w:ascii="Times New Roman" w:hAnsi="Times New Roman" w:cs="Times New Roman"/>
            <w:szCs w:val="32"/>
          </w:rPr>
          <w:delText>年和</w:delText>
        </w:r>
      </w:del>
      <w:del w:id="250" w:author="学霸" w:date="2019-10-23T16:22:00Z">
        <w:r>
          <w:rPr>
            <w:rFonts w:cs="Times New Roman" w:ascii="Times New Roman" w:hAnsi="Times New Roman"/>
            <w:szCs w:val="32"/>
          </w:rPr>
          <w:delText>2018</w:delText>
        </w:r>
      </w:del>
      <w:del w:id="251" w:author="学霸" w:date="2019-10-23T16:22:00Z">
        <w:r>
          <w:rPr>
            <w:rFonts w:ascii="Times New Roman" w:hAnsi="Times New Roman" w:cs="Times New Roman"/>
            <w:szCs w:val="32"/>
          </w:rPr>
          <w:delText>年对村民委员会组织法两次修改后，《江苏省村民委员会选举办法》出现了与上位法不一致、体系结构不完善以及现实针对性、可操作性下降等问题，迫切需要修订完善。为此，省政府及有关部门根据省人大常委会立法计划，从去年底启动了办法修订工作，通过广泛深入调查研究，在全面总结我省历届村委员会换届选举工作经验，充分论证各方面意见的基础上，经过反复修改，并经省政府常务会议讨论通过了办法修订草案。</w:delText>
        </w:r>
      </w:del>
    </w:p>
    <w:p>
      <w:pPr>
        <w:pStyle w:val="Normal"/>
        <w:ind w:endChars="0" w:end="0"/>
        <w:rPr>
          <w:del w:id="270" w:author="学霸" w:date="2019-10-23T16:22:00Z"/>
          <w:rFonts w:ascii="Times New Roman" w:hAnsi="Times New Roman" w:cs="Times New Roman"/>
          <w:szCs w:val="32"/>
        </w:rPr>
      </w:pPr>
      <w:del w:id="253" w:author="学霸" w:date="2019-10-23T16:22:00Z">
        <w:r>
          <w:rPr>
            <w:rFonts w:ascii="Times New Roman" w:hAnsi="Times New Roman" w:cs="Times New Roman"/>
            <w:szCs w:val="32"/>
          </w:rPr>
          <w:delText>为充分发挥人大在立法工作中的主导作用，我委从</w:delText>
        </w:r>
      </w:del>
      <w:del w:id="254" w:author="学霸" w:date="2019-10-23T16:22:00Z">
        <w:r>
          <w:rPr>
            <w:rFonts w:cs="Times New Roman" w:ascii="Times New Roman" w:hAnsi="Times New Roman"/>
            <w:szCs w:val="32"/>
          </w:rPr>
          <w:delText>3</w:delText>
        </w:r>
      </w:del>
      <w:del w:id="255" w:author="学霸" w:date="2019-10-23T16:22:00Z">
        <w:r>
          <w:rPr>
            <w:rFonts w:ascii="Times New Roman" w:hAnsi="Times New Roman" w:cs="Times New Roman"/>
            <w:szCs w:val="32"/>
          </w:rPr>
          <w:delText>月份主动与有关部门沟通协调，跟踪了解立法进展情况，积极为常委会审议做好准备；</w:delText>
        </w:r>
      </w:del>
      <w:del w:id="256" w:author="学霸" w:date="2019-10-23T16:22:00Z">
        <w:r>
          <w:rPr>
            <w:rFonts w:cs="Times New Roman" w:ascii="Times New Roman" w:hAnsi="Times New Roman"/>
            <w:szCs w:val="32"/>
          </w:rPr>
          <w:delText>4</w:delText>
        </w:r>
      </w:del>
      <w:del w:id="257" w:author="学霸" w:date="2019-10-23T16:22:00Z">
        <w:r>
          <w:rPr>
            <w:rFonts w:ascii="Times New Roman" w:hAnsi="Times New Roman" w:cs="Times New Roman"/>
            <w:szCs w:val="32"/>
          </w:rPr>
          <w:delText>月初，会同法工委听取了省民政厅、司法厅关于修法工作进展情况的汇报，</w:delText>
        </w:r>
      </w:del>
      <w:del w:id="258" w:author="学霸" w:date="2019-10-23T16:22:00Z">
        <w:r>
          <w:rPr>
            <w:rFonts w:cs="Times New Roman" w:ascii="Times New Roman" w:hAnsi="Times New Roman"/>
            <w:szCs w:val="32"/>
          </w:rPr>
          <w:delText>4</w:delText>
        </w:r>
      </w:del>
      <w:del w:id="259" w:author="学霸" w:date="2019-10-23T16:22:00Z">
        <w:r>
          <w:rPr>
            <w:rFonts w:ascii="Times New Roman" w:hAnsi="Times New Roman" w:cs="Times New Roman"/>
            <w:szCs w:val="32"/>
          </w:rPr>
          <w:delText>月中下旬和</w:delText>
        </w:r>
      </w:del>
      <w:del w:id="260" w:author="学霸" w:date="2019-10-23T16:22:00Z">
        <w:r>
          <w:rPr>
            <w:rFonts w:cs="Times New Roman" w:ascii="Times New Roman" w:hAnsi="Times New Roman"/>
            <w:szCs w:val="32"/>
          </w:rPr>
          <w:delText>5</w:delText>
        </w:r>
      </w:del>
      <w:del w:id="261" w:author="学霸" w:date="2019-10-23T16:22:00Z">
        <w:r>
          <w:rPr>
            <w:rFonts w:ascii="Times New Roman" w:hAnsi="Times New Roman" w:cs="Times New Roman"/>
            <w:szCs w:val="32"/>
          </w:rPr>
          <w:delText>月初，会同法工委、民政厅组成调研组，赴无锡市及江阴市，盐城市及阜宁县，南京市及高淳区、溧水区，徐州市及贾汪区开展调研，深入</w:delText>
        </w:r>
      </w:del>
      <w:del w:id="262" w:author="学霸" w:date="2019-10-23T16:22:00Z">
        <w:r>
          <w:rPr>
            <w:rFonts w:cs="Times New Roman" w:ascii="Times New Roman" w:hAnsi="Times New Roman"/>
            <w:szCs w:val="32"/>
          </w:rPr>
          <w:delText>10</w:delText>
        </w:r>
      </w:del>
      <w:del w:id="263" w:author="学霸" w:date="2019-10-23T16:22:00Z">
        <w:r>
          <w:rPr>
            <w:rFonts w:ascii="Times New Roman" w:hAnsi="Times New Roman" w:cs="Times New Roman"/>
            <w:szCs w:val="32"/>
          </w:rPr>
          <w:delText>个乡镇（街道）和</w:delText>
        </w:r>
      </w:del>
      <w:del w:id="264" w:author="学霸" w:date="2019-10-23T16:22:00Z">
        <w:r>
          <w:rPr>
            <w:rFonts w:cs="Times New Roman" w:ascii="Times New Roman" w:hAnsi="Times New Roman"/>
            <w:szCs w:val="32"/>
          </w:rPr>
          <w:delText>12</w:delText>
        </w:r>
      </w:del>
      <w:del w:id="265" w:author="学霸" w:date="2019-10-23T16:22:00Z">
        <w:r>
          <w:rPr>
            <w:rFonts w:ascii="Times New Roman" w:hAnsi="Times New Roman" w:cs="Times New Roman"/>
            <w:szCs w:val="32"/>
          </w:rPr>
          <w:delText>个村民委员会，广泛听取各级人大代表、乡村党组织、村民委员会、村民代表和各地相关职能部门的意见建议，先后召开了</w:delText>
        </w:r>
      </w:del>
      <w:del w:id="266" w:author="学霸" w:date="2019-10-23T16:22:00Z">
        <w:r>
          <w:rPr>
            <w:rFonts w:cs="Times New Roman" w:ascii="Times New Roman" w:hAnsi="Times New Roman"/>
            <w:szCs w:val="32"/>
          </w:rPr>
          <w:delText>8</w:delText>
        </w:r>
      </w:del>
      <w:del w:id="267" w:author="学霸" w:date="2019-10-23T16:22:00Z">
        <w:r>
          <w:rPr>
            <w:rFonts w:ascii="Times New Roman" w:hAnsi="Times New Roman" w:cs="Times New Roman"/>
            <w:szCs w:val="32"/>
          </w:rPr>
          <w:delText>场座谈会，同时，向</w:delText>
        </w:r>
      </w:del>
      <w:del w:id="268" w:author="学霸" w:date="2019-10-23T16:22:00Z">
        <w:r>
          <w:rPr>
            <w:rFonts w:cs="Times New Roman" w:ascii="Times New Roman" w:hAnsi="Times New Roman"/>
            <w:szCs w:val="32"/>
          </w:rPr>
          <w:delText>13</w:delText>
        </w:r>
      </w:del>
      <w:del w:id="269" w:author="学霸" w:date="2019-10-23T16:22:00Z">
        <w:r>
          <w:rPr>
            <w:rFonts w:ascii="Times New Roman" w:hAnsi="Times New Roman" w:cs="Times New Roman"/>
            <w:szCs w:val="32"/>
          </w:rPr>
          <w:delText>个设区市人大常委会征求了修改意见。在此基础上，综合研究形成了立法调研报告和审议意见报告。</w:delText>
        </w:r>
      </w:del>
    </w:p>
    <w:p>
      <w:pPr>
        <w:pStyle w:val="Normal"/>
        <w:ind w:endChars="0" w:end="0"/>
        <w:rPr>
          <w:del w:id="272" w:author="学霸" w:date="2019-10-23T16:22:00Z"/>
          <w:rFonts w:ascii="Times New Roman" w:hAnsi="Times New Roman" w:cs="Times New Roman"/>
          <w:szCs w:val="32"/>
        </w:rPr>
      </w:pPr>
      <w:del w:id="271" w:author="学霸" w:date="2019-10-23T16:22:00Z">
        <w:r>
          <w:rPr>
            <w:rFonts w:ascii="Times New Roman" w:hAnsi="Times New Roman" w:cs="Times New Roman"/>
            <w:szCs w:val="32"/>
          </w:rPr>
          <w:delText>我委认为，省政府提请审议的办法修订草案，适应新时代农村民主建设的要求，吸纳了历届村委会选举工作的成功经验，注重与上位法相衔接，在发挥基层党组织领导核心作用与保障村民民主权利的有机统一、固化基层民主建设创新成果、解决村选举工作中的一些难点问题上，都有了进一步的规定，规范性、针对性和可操作性比较强，具备了提请本次常委会会议审议的条件。</w:delText>
        </w:r>
      </w:del>
    </w:p>
    <w:p>
      <w:pPr>
        <w:pStyle w:val="Normal"/>
        <w:ind w:endChars="0" w:end="0"/>
        <w:rPr>
          <w:del w:id="274" w:author="学霸" w:date="2019-10-23T16:22:00Z"/>
          <w:rFonts w:ascii="Times New Roman" w:hAnsi="Times New Roman" w:cs="Times New Roman"/>
          <w:szCs w:val="32"/>
        </w:rPr>
      </w:pPr>
      <w:del w:id="273" w:author="学霸" w:date="2019-10-23T16:22:00Z">
        <w:r>
          <w:rPr>
            <w:rFonts w:ascii="Times New Roman" w:hAnsi="Times New Roman" w:cs="Times New Roman"/>
            <w:szCs w:val="32"/>
          </w:rPr>
          <w:delText>为进一步完善办法修订草案，我委提出如下修改意见：</w:delText>
        </w:r>
      </w:del>
    </w:p>
    <w:p>
      <w:pPr>
        <w:pStyle w:val="Normal"/>
        <w:shd w:fill="FFFFFF" w:val="clear"/>
        <w:ind w:endChars="0" w:end="0"/>
        <w:jc w:val="start"/>
        <w:rPr>
          <w:del w:id="277" w:author="学霸" w:date="2019-10-23T16:22:00Z"/>
          <w:rFonts w:ascii="Times New Roman" w:hAnsi="Times New Roman" w:cs="Times New Roman"/>
          <w:szCs w:val="32"/>
        </w:rPr>
      </w:pPr>
      <w:del w:id="275" w:author="学霸" w:date="2019-10-23T16:22:00Z">
        <w:r>
          <w:rPr>
            <w:rFonts w:ascii="Times New Roman" w:hAnsi="Times New Roman" w:cs="Times New Roman" w:eastAsia="黑体"/>
            <w:szCs w:val="32"/>
          </w:rPr>
          <w:delText>一、进一步细化关于 “村选举办法”的规范。</w:delText>
        </w:r>
      </w:del>
      <w:del w:id="276" w:author="学霸" w:date="2019-10-23T16:22:00Z">
        <w:r>
          <w:rPr>
            <w:rFonts w:ascii="Times New Roman" w:hAnsi="Times New Roman" w:cs="Times New Roman"/>
            <w:szCs w:val="32"/>
          </w:rPr>
          <w:delText>村选举办法，是体现村民自治意志、实施选举工作的总章程，也是覆盖各项选举工作的制度安排和操作遵循。建议对“村选举办法”单设一条进行具体规范，明确选举办法的基本、必要内容，同时对选举办法的制定与发布程序予以明确。</w:delText>
        </w:r>
      </w:del>
    </w:p>
    <w:p>
      <w:pPr>
        <w:pStyle w:val="Normal"/>
        <w:ind w:endChars="0" w:end="0"/>
        <w:rPr>
          <w:del w:id="280" w:author="学霸" w:date="2019-10-23T16:22:00Z"/>
          <w:rFonts w:ascii="Times New Roman" w:hAnsi="Times New Roman" w:cs="Times New Roman"/>
          <w:szCs w:val="32"/>
        </w:rPr>
      </w:pPr>
      <w:del w:id="278" w:author="学霸" w:date="2019-10-23T16:22:00Z">
        <w:r>
          <w:rPr>
            <w:rFonts w:ascii="Times New Roman" w:hAnsi="Times New Roman" w:cs="Times New Roman" w:eastAsia="黑体"/>
            <w:szCs w:val="32"/>
          </w:rPr>
          <w:delText>二、增加选民登记前的选举事项告知程序。</w:delText>
        </w:r>
      </w:del>
      <w:del w:id="279" w:author="学霸" w:date="2019-10-23T16:22:00Z">
        <w:r>
          <w:rPr>
            <w:rFonts w:ascii="Times New Roman" w:hAnsi="Times New Roman" w:cs="Times New Roman"/>
            <w:szCs w:val="32"/>
          </w:rPr>
          <w:delText>现阶段农村人口长时间、远距离流动频繁。为了保障每个村民的选举权和被选举权，对长期外出和不在户口所在村实际居住的村民等群体，有必要建立选举事项提前告知制度。为此，建议在办法修订草案的相关条款中明确提前告知选举事项的程序规范。</w:delText>
        </w:r>
      </w:del>
    </w:p>
    <w:p>
      <w:pPr>
        <w:pStyle w:val="Normal"/>
        <w:ind w:firstLineChars="100" w:endChars="0" w:end="0"/>
        <w:rPr>
          <w:del w:id="284" w:author="学霸" w:date="2019-10-23T16:22:00Z"/>
          <w:rFonts w:ascii="Times New Roman" w:hAnsi="Times New Roman" w:cs="Times New Roman"/>
          <w:szCs w:val="32"/>
        </w:rPr>
      </w:pPr>
      <w:del w:id="281" w:author="学霸" w:date="2019-10-23T16:22:00Z">
        <w:r>
          <w:rPr>
            <w:rFonts w:cs="Times New Roman" w:ascii="Times New Roman" w:hAnsi="Times New Roman"/>
            <w:szCs w:val="32"/>
          </w:rPr>
          <w:delText xml:space="preserve">  </w:delText>
        </w:r>
      </w:del>
      <w:del w:id="282" w:author="学霸" w:date="2019-10-23T16:22:00Z">
        <w:r>
          <w:rPr>
            <w:rFonts w:ascii="Times New Roman" w:hAnsi="Times New Roman" w:cs="Times New Roman" w:eastAsia="黑体"/>
            <w:szCs w:val="32"/>
          </w:rPr>
          <w:delText>三、解决长期工作所在地与户籍登记地分离人员的选举矛盾。</w:delText>
        </w:r>
      </w:del>
      <w:del w:id="283" w:author="学霸" w:date="2019-10-23T16:22:00Z">
        <w:r>
          <w:rPr>
            <w:rFonts w:ascii="Times New Roman" w:hAnsi="Times New Roman" w:cs="Times New Roman"/>
            <w:szCs w:val="32"/>
          </w:rPr>
          <w:delText>为有效解决上级党和国家机关委派任职的村干部等人员面临的选民资格矛盾，建议将第十四条中“实际居住在本村一年以上”修改为 “实际居住或者工作在本村一年以上”，使得在本村工作一年以上、户籍不在本村的人员可以依程序获得选民资格。</w:delText>
        </w:r>
      </w:del>
    </w:p>
    <w:p>
      <w:pPr>
        <w:pStyle w:val="Normal"/>
        <w:ind w:endChars="0" w:end="0"/>
        <w:rPr>
          <w:del w:id="287" w:author="学霸" w:date="2019-10-23T16:22:00Z"/>
          <w:rFonts w:ascii="Times New Roman" w:hAnsi="Times New Roman" w:cs="Times New Roman"/>
          <w:szCs w:val="32"/>
        </w:rPr>
      </w:pPr>
      <w:del w:id="285" w:author="学霸" w:date="2019-10-23T16:22:00Z">
        <w:r>
          <w:rPr>
            <w:rFonts w:ascii="Times New Roman" w:hAnsi="Times New Roman" w:cs="Times New Roman" w:eastAsia="黑体"/>
            <w:szCs w:val="32"/>
          </w:rPr>
          <w:delText>四、依法规范选举方式。</w:delText>
        </w:r>
      </w:del>
      <w:del w:id="286" w:author="学霸" w:date="2019-10-23T16:22:00Z">
        <w:r>
          <w:rPr>
            <w:rFonts w:ascii="Times New Roman" w:hAnsi="Times New Roman" w:cs="Times New Roman"/>
            <w:szCs w:val="32"/>
          </w:rPr>
          <w:delText>根据《村民委员会组织法》第十五条的规定，村民在村民员会选举中，享有“直接提名候选人”和对候选人“选举投票”两项法定权利。办法修订草案第十七、十八条等条款提出了“有候选人”和“无候选人”两种选举方式，但办法修订草案通篇没有对“无候选人”这种选举方式的操作程序作出具体规范。我委认为，“无候选人”提法没有上位法依据，实际上减少了村民委员会选举的法定程序。实践中，村民委员会换届选举中都是有候选人的。这种选举方式可能出现两种情形：一种是事实上的变相指定候选人，实质侵害了村民选举权利；另一种是大规模的没有候选人“海选”，容易产生“选举乱象”。为此，我委建议删除办法修订草案中关于无候选人选举方式的相关内容，并修改第四章章名。</w:delText>
        </w:r>
      </w:del>
    </w:p>
    <w:p>
      <w:pPr>
        <w:pStyle w:val="Normal"/>
        <w:ind w:endChars="0" w:end="0"/>
        <w:rPr>
          <w:del w:id="290" w:author="学霸" w:date="2019-10-23T16:22:00Z"/>
          <w:rFonts w:ascii="Times New Roman" w:hAnsi="Times New Roman" w:cs="Times New Roman"/>
          <w:szCs w:val="32"/>
        </w:rPr>
      </w:pPr>
      <w:del w:id="288" w:author="学霸" w:date="2019-10-23T16:22:00Z">
        <w:r>
          <w:rPr>
            <w:rFonts w:ascii="Times New Roman" w:hAnsi="Times New Roman" w:cs="Times New Roman" w:eastAsia="黑体"/>
            <w:szCs w:val="32"/>
          </w:rPr>
          <w:delText>五、强化对流动投票箱设置和使用的规范。</w:delText>
        </w:r>
      </w:del>
      <w:del w:id="289" w:author="学霸" w:date="2019-10-23T16:22:00Z">
        <w:r>
          <w:rPr>
            <w:rFonts w:ascii="Times New Roman" w:hAnsi="Times New Roman" w:cs="Times New Roman"/>
            <w:szCs w:val="32"/>
          </w:rPr>
          <w:delText>办法修订草案第二十五条新增了设置流动投票箱的内容。设置流动票箱，有利于提高选民投票参选率，充分保障村民选举权利，但同时，也容易引发和造成选举舞弊。调研中，基层对此有不同的意见。我委研究认为，设置和使用流动票箱重在趋利避害。建议在办法修订草案中进一步充实对流动投票箱设置的许可、使用情形和条件以及流动方式、路线、监督要求等规范要求。</w:delText>
        </w:r>
      </w:del>
    </w:p>
    <w:p>
      <w:pPr>
        <w:pStyle w:val="Normal"/>
        <w:ind w:endChars="0" w:end="0"/>
        <w:rPr>
          <w:del w:id="294" w:author="学霸" w:date="2019-10-23T16:22:00Z"/>
          <w:rFonts w:ascii="Times New Roman" w:hAnsi="Times New Roman" w:cs="Times New Roman"/>
          <w:szCs w:val="32"/>
        </w:rPr>
      </w:pPr>
      <w:del w:id="291" w:author="学霸" w:date="2019-10-23T16:22:00Z">
        <w:r>
          <w:rPr>
            <w:rFonts w:ascii="Times New Roman" w:hAnsi="Times New Roman" w:cs="Times New Roman" w:eastAsia="黑体"/>
            <w:szCs w:val="32"/>
          </w:rPr>
          <w:delText>六、加强妇女权益保障</w:delText>
        </w:r>
      </w:del>
      <w:del w:id="292" w:author="学霸" w:date="2019-10-23T16:22:00Z">
        <w:r>
          <w:rPr>
            <w:rFonts w:ascii="Times New Roman" w:hAnsi="Times New Roman" w:cs="Times New Roman" w:eastAsia="Batang"/>
            <w:szCs w:val="32"/>
          </w:rPr>
          <w:delText>。</w:delText>
        </w:r>
      </w:del>
      <w:del w:id="293" w:author="学霸" w:date="2019-10-23T16:22:00Z">
        <w:r>
          <w:rPr>
            <w:rFonts w:ascii="Times New Roman" w:hAnsi="Times New Roman" w:cs="Times New Roman"/>
            <w:szCs w:val="32"/>
          </w:rPr>
          <w:delText>办法修订草案第四条、第十条和第二十一条中都明确提出，村选举委员会、村民委员会候选人中必须有妇女成员，但办法修订草案中没有与之相对应的保障措施和具体的操作程序。为此，我委建议在办法修订草案中细化和补充相关规定，确保“村选举委员会和村民委员会至少有一名妇女成员”的规定得到落实。</w:delText>
        </w:r>
      </w:del>
    </w:p>
    <w:p>
      <w:pPr>
        <w:pStyle w:val="Normal"/>
        <w:ind w:endChars="0" w:end="0"/>
        <w:rPr>
          <w:del w:id="296" w:author="学霸" w:date="2019-10-23T16:22:00Z"/>
          <w:rFonts w:ascii="Times New Roman" w:hAnsi="Times New Roman" w:cs="Times New Roman" w:hint="eastAsia"/>
          <w:szCs w:val="32"/>
        </w:rPr>
      </w:pPr>
      <w:del w:id="295" w:author="学霸" w:date="2019-10-23T16:22:00Z">
        <w:r>
          <w:rPr>
            <w:rFonts w:cs="Times New Roman" w:ascii="Times New Roman" w:hAnsi="Times New Roman"/>
            <w:szCs w:val="32"/>
          </w:rPr>
          <w:delText xml:space="preserve"> </w:delText>
        </w:r>
      </w:del>
    </w:p>
    <w:p>
      <w:pPr>
        <w:pStyle w:val="Normal"/>
        <w:ind w:endChars="0" w:end="0"/>
        <w:rPr>
          <w:del w:id="298" w:author="学霸" w:date="2019-10-23T16:22:00Z"/>
          <w:rFonts w:ascii="Times New Roman" w:hAnsi="Times New Roman" w:cs="Times New Roman"/>
          <w:szCs w:val="32"/>
        </w:rPr>
      </w:pPr>
      <w:del w:id="297" w:author="学霸" w:date="2019-10-23T16:22:00Z">
        <w:r>
          <w:rPr>
            <w:rFonts w:ascii="Times New Roman" w:hAnsi="Times New Roman" w:cs="Times New Roman"/>
            <w:szCs w:val="32"/>
          </w:rPr>
          <w:delText xml:space="preserve">此外，建议办法修订草案进一步充实关于委托投票的方式、程序和确认等内容的规定，在附则中增加一条明确“近亲属”的范围；对一些条款的文字表述进一步斟酌修改。   </w:delText>
        </w:r>
      </w:del>
    </w:p>
    <w:p>
      <w:pPr>
        <w:pStyle w:val="Normal"/>
        <w:ind w:endChars="0" w:end="0"/>
        <w:rPr>
          <w:del w:id="300" w:author="学霸" w:date="2019-10-23T16:22:00Z"/>
          <w:rFonts w:ascii="Times New Roman" w:hAnsi="Times New Roman" w:cs="Times New Roman" w:hint="eastAsia"/>
          <w:szCs w:val="32"/>
        </w:rPr>
      </w:pPr>
      <w:del w:id="299" w:author="学霸" w:date="2019-10-23T16:22:00Z">
        <w:r>
          <w:rPr>
            <w:rFonts w:cs="Times New Roman" w:hint="eastAsia" w:ascii="Times New Roman" w:hAnsi="Times New Roman"/>
            <w:szCs w:val="32"/>
          </w:rPr>
        </w:r>
      </w:del>
    </w:p>
    <w:p>
      <w:pPr>
        <w:pStyle w:val="Normal"/>
        <w:ind w:endChars="0" w:end="0"/>
        <w:rPr>
          <w:del w:id="302" w:author="学霸" w:date="2019-10-23T16:22:00Z"/>
          <w:rFonts w:ascii="Times New Roman" w:hAnsi="Times New Roman" w:cs="Times New Roman"/>
          <w:szCs w:val="32"/>
        </w:rPr>
      </w:pPr>
      <w:del w:id="301" w:author="学霸" w:date="2019-10-23T16:22:00Z">
        <w:r>
          <w:rPr>
            <w:rFonts w:ascii="Times New Roman" w:hAnsi="Times New Roman" w:cs="Times New Roman"/>
            <w:szCs w:val="32"/>
          </w:rPr>
          <w:delText>以上报告，请予审议。</w:delText>
        </w:r>
      </w:del>
    </w:p>
    <w:p>
      <w:pPr>
        <w:pStyle w:val="Normal"/>
        <w:ind w:endChars="0" w:end="0"/>
        <w:rPr>
          <w:del w:id="304" w:author="学霸" w:date="2019-10-23T16:22:00Z"/>
          <w:rFonts w:ascii="Times New Roman" w:hAnsi="Times New Roman" w:cs="Times New Roman"/>
          <w:szCs w:val="32"/>
        </w:rPr>
      </w:pPr>
      <w:del w:id="303" w:author="学霸" w:date="2019-10-23T16:22:00Z">
        <w:r>
          <w:rPr>
            <w:rFonts w:cs="Times New Roman" w:ascii="Times New Roman" w:hAnsi="Times New Roman"/>
            <w:szCs w:val="32"/>
          </w:rPr>
        </w:r>
      </w:del>
      <w:r>
        <w:br w:type="page"/>
      </w:r>
    </w:p>
    <w:p>
      <w:pPr>
        <w:pStyle w:val="Normal"/>
        <w:ind w:firstLineChars="0" w:firstLine="0" w:endChars="0" w:end="0"/>
        <w:jc w:val="center"/>
        <w:rPr>
          <w:del w:id="306" w:author="学霸" w:date="2019-10-23T16:22:00Z"/>
          <w:rFonts w:ascii="Times New Roman" w:hAnsi="Times New Roman" w:cs="Times New Roman"/>
          <w:szCs w:val="32"/>
        </w:rPr>
      </w:pPr>
      <w:del w:id="305" w:author="学霸" w:date="2019-10-23T16:22:00Z">
        <w:r>
          <w:rPr>
            <w:rFonts w:cs="Times New Roman" w:ascii="Times New Roman" w:hAnsi="Times New Roman"/>
            <w:szCs w:val="32"/>
          </w:rPr>
        </w:r>
      </w:del>
    </w:p>
    <w:p>
      <w:pPr>
        <w:pStyle w:val="Normal"/>
        <w:ind w:firstLineChars="0" w:firstLine="0" w:endChars="0" w:end="0"/>
        <w:jc w:val="center"/>
        <w:rPr>
          <w:del w:id="308" w:author="学霸" w:date="2019-10-23T16:22:00Z"/>
          <w:rFonts w:ascii="Times New Roman" w:hAnsi="Times New Roman" w:cs="Times New Roman"/>
          <w:szCs w:val="32"/>
        </w:rPr>
      </w:pPr>
      <w:del w:id="307" w:author="学霸" w:date="2019-10-23T16:22:00Z">
        <w:r>
          <w:rPr>
            <w:rFonts w:cs="Times New Roman" w:ascii="Times New Roman" w:hAnsi="Times New Roman"/>
            <w:szCs w:val="32"/>
          </w:rPr>
        </w:r>
      </w:del>
    </w:p>
    <w:p>
      <w:pPr>
        <w:pStyle w:val="BodyText"/>
        <w:spacing w:before="0" w:after="0"/>
        <w:ind w:firstLineChars="0" w:firstLine="0" w:endChars="0" w:end="0"/>
        <w:jc w:val="center"/>
        <w:rPr>
          <w:del w:id="311" w:author="学霸" w:date="2019-10-23T16:22:00Z"/>
          <w:rFonts w:ascii="Times New Roman" w:hAnsi="Times New Roman" w:eastAsia="黑体" w:cs="Times New Roman"/>
          <w:sz w:val="44"/>
          <w:szCs w:val="44"/>
        </w:rPr>
      </w:pPr>
      <w:del w:id="309" w:author="学霸" w:date="2019-10-23T16:22:00Z">
        <w:r>
          <w:rPr>
            <w:rFonts w:ascii="Times New Roman" w:hAnsi="Times New Roman" w:cs="Times New Roman" w:eastAsia="黑体"/>
            <w:w w:val="95"/>
            <w:sz w:val="44"/>
            <w:szCs w:val="44"/>
          </w:rPr>
          <w:delText>关于《</w:delText>
        </w:r>
      </w:del>
      <w:del w:id="310" w:author="学霸" w:date="2019-10-23T16:22:00Z">
        <w:r>
          <w:rPr>
            <w:rFonts w:ascii="Times New Roman" w:hAnsi="Times New Roman" w:cs="Times New Roman" w:eastAsia="黑体"/>
            <w:sz w:val="44"/>
            <w:szCs w:val="44"/>
          </w:rPr>
          <w:delText>江苏省村民委员会选举办法</w:delText>
        </w:r>
      </w:del>
    </w:p>
    <w:p>
      <w:pPr>
        <w:pStyle w:val="BodyText"/>
        <w:spacing w:before="0" w:after="0"/>
        <w:ind w:firstLineChars="0" w:firstLine="0" w:endChars="0" w:end="0"/>
        <w:jc w:val="center"/>
        <w:rPr>
          <w:del w:id="313" w:author="学霸" w:date="2019-10-23T16:22:00Z"/>
          <w:rFonts w:ascii="Times New Roman" w:hAnsi="Times New Roman" w:eastAsia="黑体" w:cs="Times New Roman"/>
          <w:sz w:val="44"/>
          <w:szCs w:val="44"/>
        </w:rPr>
      </w:pPr>
      <w:del w:id="312" w:author="学霸" w:date="2019-10-23T16:22:00Z">
        <w:r>
          <w:rPr>
            <w:rFonts w:ascii="Times New Roman" w:hAnsi="Times New Roman" w:cs="Times New Roman" w:eastAsia="黑体"/>
            <w:sz w:val="44"/>
            <w:szCs w:val="44"/>
          </w:rPr>
          <w:delText>（修订草案）》审议结果的报告</w:delText>
        </w:r>
      </w:del>
    </w:p>
    <w:p>
      <w:pPr>
        <w:pStyle w:val="Normal"/>
        <w:ind w:firstLineChars="0" w:firstLine="0" w:endChars="0" w:end="0"/>
        <w:jc w:val="center"/>
        <w:rPr>
          <w:del w:id="321" w:author="学霸" w:date="2019-10-23T16:22:00Z"/>
          <w:rFonts w:ascii="Times New Roman" w:hAnsi="Times New Roman" w:cs="Times New Roman"/>
          <w:szCs w:val="32"/>
        </w:rPr>
      </w:pPr>
      <w:del w:id="314" w:author="学霸" w:date="2019-10-23T16:22:00Z">
        <w:r>
          <w:rPr>
            <w:rFonts w:eastAsia="楷体_GB2312" w:cs="Times New Roman" w:ascii="Times New Roman" w:hAnsi="Times New Roman"/>
            <w:spacing w:val="-6"/>
            <w:szCs w:val="32"/>
          </w:rPr>
          <w:delText>——</w:delText>
        </w:r>
      </w:del>
      <w:del w:id="315" w:author="学霸" w:date="2019-10-23T16:22:00Z">
        <w:r>
          <w:rPr>
            <w:rFonts w:eastAsia="楷体_GB2312" w:cs="Times New Roman" w:ascii="Times New Roman" w:hAnsi="Times New Roman"/>
            <w:spacing w:val="-6"/>
            <w:szCs w:val="32"/>
          </w:rPr>
          <w:delText>2019</w:delText>
        </w:r>
      </w:del>
      <w:del w:id="316" w:author="学霸" w:date="2019-10-23T16:22:00Z">
        <w:r>
          <w:rPr>
            <w:rFonts w:ascii="Times New Roman" w:hAnsi="Times New Roman" w:cs="Times New Roman" w:eastAsia="楷体_GB2312"/>
            <w:spacing w:val="-6"/>
            <w:szCs w:val="32"/>
          </w:rPr>
          <w:delText>年</w:delText>
        </w:r>
      </w:del>
      <w:del w:id="317" w:author="学霸" w:date="2019-10-23T16:22:00Z">
        <w:r>
          <w:rPr>
            <w:rFonts w:eastAsia="楷体_GB2312" w:cs="Times New Roman" w:ascii="Times New Roman" w:hAnsi="Times New Roman"/>
            <w:spacing w:val="-6"/>
            <w:szCs w:val="32"/>
          </w:rPr>
          <w:delText>9</w:delText>
        </w:r>
      </w:del>
      <w:del w:id="318" w:author="学霸" w:date="2019-10-23T16:22:00Z">
        <w:r>
          <w:rPr>
            <w:rFonts w:ascii="Times New Roman" w:hAnsi="Times New Roman" w:cs="Times New Roman" w:eastAsia="楷体_GB2312"/>
            <w:spacing w:val="-6"/>
            <w:szCs w:val="32"/>
          </w:rPr>
          <w:delText>月</w:delText>
        </w:r>
      </w:del>
      <w:del w:id="319" w:author="学霸" w:date="2019-10-23T16:22:00Z">
        <w:r>
          <w:rPr>
            <w:rFonts w:eastAsia="楷体_GB2312" w:cs="Times New Roman" w:ascii="Times New Roman" w:hAnsi="Times New Roman"/>
            <w:spacing w:val="-6"/>
            <w:szCs w:val="32"/>
          </w:rPr>
          <w:delText>24</w:delText>
        </w:r>
      </w:del>
      <w:del w:id="320" w:author="学霸" w:date="2019-10-23T16:22:00Z">
        <w:r>
          <w:rPr>
            <w:rFonts w:ascii="Times New Roman" w:hAnsi="Times New Roman" w:cs="Times New Roman" w:eastAsia="楷体_GB2312"/>
            <w:spacing w:val="-6"/>
            <w:szCs w:val="32"/>
          </w:rPr>
          <w:delText>日在省十三届人大常委会第十一次会议上</w:delText>
        </w:r>
      </w:del>
    </w:p>
    <w:p>
      <w:pPr>
        <w:pStyle w:val="Normal"/>
        <w:ind w:firstLineChars="0" w:firstLine="0" w:endChars="0" w:end="0"/>
        <w:jc w:val="center"/>
        <w:rPr>
          <w:del w:id="325" w:author="学霸" w:date="2019-10-23T16:22:00Z"/>
          <w:rFonts w:ascii="Times New Roman" w:hAnsi="Times New Roman" w:eastAsia="楷体_GB2312" w:cs="Times New Roman"/>
          <w:spacing w:val="-6"/>
          <w:szCs w:val="32"/>
        </w:rPr>
      </w:pPr>
      <w:del w:id="322" w:author="学霸" w:date="2019-10-23T16:22:00Z">
        <w:r>
          <w:rPr>
            <w:rFonts w:ascii="Times New Roman" w:hAnsi="Times New Roman" w:cs="Times New Roman" w:eastAsia="楷体_GB2312"/>
            <w:spacing w:val="-6"/>
            <w:szCs w:val="32"/>
          </w:rPr>
          <w:delText>省人大法制委员会副主任委员</w:delText>
        </w:r>
      </w:del>
      <w:del w:id="323" w:author="学霸" w:date="2019-10-23T16:22:00Z">
        <w:r>
          <w:rPr>
            <w:rFonts w:eastAsia="楷体_GB2312" w:cs="Times New Roman" w:ascii="Times New Roman" w:hAnsi="Times New Roman"/>
            <w:spacing w:val="-6"/>
            <w:szCs w:val="32"/>
          </w:rPr>
          <w:tab/>
          <w:delText xml:space="preserve">  </w:delText>
        </w:r>
      </w:del>
      <w:del w:id="324" w:author="学霸" w:date="2019-10-23T16:22:00Z">
        <w:r>
          <w:rPr>
            <w:rFonts w:ascii="Times New Roman" w:hAnsi="Times New Roman" w:cs="Times New Roman" w:eastAsia="楷体_GB2312"/>
            <w:spacing w:val="-6"/>
            <w:szCs w:val="32"/>
          </w:rPr>
          <w:delText>王腊生</w:delText>
        </w:r>
      </w:del>
    </w:p>
    <w:p>
      <w:pPr>
        <w:pStyle w:val="Normal"/>
        <w:ind w:endChars="0" w:end="0"/>
        <w:jc w:val="center"/>
        <w:rPr>
          <w:del w:id="327" w:author="学霸" w:date="2019-10-23T16:22:00Z"/>
          <w:rFonts w:ascii="Times New Roman" w:hAnsi="Times New Roman" w:eastAsia="楷体_GB2312" w:cs="Times New Roman"/>
          <w:spacing w:val="-6"/>
          <w:szCs w:val="32"/>
        </w:rPr>
      </w:pPr>
      <w:del w:id="326" w:author="学霸" w:date="2019-10-23T16:22:00Z">
        <w:r>
          <w:rPr>
            <w:rFonts w:eastAsia="楷体_GB2312" w:cs="Times New Roman" w:ascii="Times New Roman" w:hAnsi="Times New Roman"/>
            <w:spacing w:val="-6"/>
            <w:szCs w:val="32"/>
          </w:rPr>
        </w:r>
      </w:del>
    </w:p>
    <w:p>
      <w:pPr>
        <w:pStyle w:val="Normal"/>
        <w:ind w:firstLineChars="0" w:firstLine="0" w:endChars="0" w:end="0"/>
        <w:rPr>
          <w:del w:id="329" w:author="学霸" w:date="2019-10-23T16:22:00Z"/>
          <w:rFonts w:ascii="Times New Roman" w:hAnsi="Times New Roman" w:eastAsia="黑体" w:cs="Times New Roman"/>
          <w:szCs w:val="32"/>
        </w:rPr>
      </w:pPr>
      <w:del w:id="328" w:author="学霸" w:date="2019-10-23T16:22:00Z">
        <w:r>
          <w:rPr>
            <w:rFonts w:ascii="Times New Roman" w:hAnsi="Times New Roman" w:cs="Times New Roman" w:eastAsia="黑体"/>
            <w:szCs w:val="32"/>
          </w:rPr>
          <w:delText>主任、各位副主任、秘书长、各位委员：</w:delText>
        </w:r>
      </w:del>
    </w:p>
    <w:p>
      <w:pPr>
        <w:pStyle w:val="Normal"/>
        <w:ind w:endChars="0" w:end="0"/>
        <w:rPr>
          <w:del w:id="364" w:author="学霸" w:date="2019-10-23T16:22:00Z"/>
          <w:rFonts w:ascii="Times New Roman" w:hAnsi="Times New Roman" w:cs="Times New Roman"/>
        </w:rPr>
      </w:pPr>
      <w:del w:id="330" w:author="学霸" w:date="2019-10-23T16:22:00Z">
        <w:r>
          <w:rPr>
            <w:rFonts w:ascii="Times New Roman" w:hAnsi="Times New Roman" w:cs="Times New Roman"/>
            <w:szCs w:val="32"/>
          </w:rPr>
          <w:delText>省十三届人大常委会第九次会议对《</w:delText>
        </w:r>
      </w:del>
      <w:del w:id="331" w:author="学霸" w:date="2019-10-23T16:22:00Z">
        <w:r>
          <w:rPr>
            <w:rFonts w:ascii="Times New Roman" w:hAnsi="Times New Roman" w:cs="Times New Roman"/>
            <w:szCs w:val="44"/>
          </w:rPr>
          <w:delText>江苏省村民委员会选举办法（修订草</w:delText>
        </w:r>
      </w:del>
      <w:del w:id="332" w:author="学霸" w:date="2019-10-23T16:22:00Z">
        <w:r>
          <w:rPr>
            <w:rFonts w:ascii="Times New Roman" w:hAnsi="Times New Roman" w:cs="Times New Roman"/>
            <w:w w:val="95"/>
            <w:szCs w:val="44"/>
          </w:rPr>
          <w:delText>案）</w:delText>
        </w:r>
      </w:del>
      <w:del w:id="333" w:author="学霸" w:date="2019-10-23T16:22:00Z">
        <w:r>
          <w:rPr>
            <w:rFonts w:ascii="Times New Roman" w:hAnsi="Times New Roman" w:cs="Times New Roman"/>
            <w:szCs w:val="32"/>
          </w:rPr>
          <w:delText>》（以下简称</w:delText>
        </w:r>
      </w:del>
      <w:del w:id="334" w:author="学霸" w:date="2019-10-23T16:22:00Z">
        <w:r>
          <w:rPr>
            <w:rFonts w:ascii="Times New Roman" w:hAnsi="Times New Roman" w:cs="Times New Roman"/>
            <w:szCs w:val="44"/>
          </w:rPr>
          <w:delText>修订草</w:delText>
        </w:r>
      </w:del>
      <w:del w:id="335" w:author="学霸" w:date="2019-10-23T16:22:00Z">
        <w:r>
          <w:rPr>
            <w:rFonts w:ascii="Times New Roman" w:hAnsi="Times New Roman" w:cs="Times New Roman"/>
            <w:w w:val="95"/>
            <w:szCs w:val="44"/>
          </w:rPr>
          <w:delText>案</w:delText>
        </w:r>
      </w:del>
      <w:del w:id="336" w:author="学霸" w:date="2019-10-23T16:22:00Z">
        <w:r>
          <w:rPr>
            <w:rFonts w:ascii="Times New Roman" w:hAnsi="Times New Roman" w:cs="Times New Roman"/>
            <w:szCs w:val="32"/>
          </w:rPr>
          <w:delText>）进行了初次审议。常委会组成人员认为，为了适应形势发展的需要，贯彻落实修改后的村民委员会组织法，进一步规范村民委员会选举工作，对</w:delText>
        </w:r>
      </w:del>
      <w:del w:id="337" w:author="学霸" w:date="2019-10-23T16:22:00Z">
        <w:r>
          <w:rPr>
            <w:rFonts w:cs="Times New Roman" w:ascii="Times New Roman" w:hAnsi="Times New Roman"/>
            <w:szCs w:val="32"/>
          </w:rPr>
          <w:delText>2000</w:delText>
        </w:r>
      </w:del>
      <w:del w:id="338" w:author="学霸" w:date="2019-10-23T16:22:00Z">
        <w:r>
          <w:rPr>
            <w:rFonts w:ascii="Times New Roman" w:hAnsi="Times New Roman" w:cs="Times New Roman"/>
            <w:szCs w:val="32"/>
          </w:rPr>
          <w:delText>年颁布施行的村民委员会选举办法进行全面修订十分必要，修订草案内容较为全面，基本可行。同时，也提出了一些修改意见和建议。会后，法工委征求了部分立法咨询专家、法制专业组代表和基层立法联系点的意见，在江苏人大网上全文公布修订草案征求社会意见。</w:delText>
        </w:r>
      </w:del>
      <w:del w:id="339" w:author="学霸" w:date="2019-10-23T16:22:00Z">
        <w:r>
          <w:rPr>
            <w:rFonts w:cs="Times New Roman" w:ascii="Times New Roman" w:hAnsi="Times New Roman"/>
            <w:szCs w:val="32"/>
          </w:rPr>
          <w:delText>8</w:delText>
        </w:r>
      </w:del>
      <w:del w:id="340" w:author="学霸" w:date="2019-10-23T16:22:00Z">
        <w:r>
          <w:rPr>
            <w:rFonts w:ascii="Times New Roman" w:hAnsi="Times New Roman" w:cs="Times New Roman"/>
            <w:szCs w:val="32"/>
          </w:rPr>
          <w:delText>月</w:delText>
        </w:r>
      </w:del>
      <w:del w:id="341" w:author="学霸" w:date="2019-10-23T16:22:00Z">
        <w:r>
          <w:rPr>
            <w:rFonts w:cs="Times New Roman" w:ascii="Times New Roman" w:hAnsi="Times New Roman"/>
            <w:szCs w:val="32"/>
          </w:rPr>
          <w:delText>2</w:delText>
        </w:r>
      </w:del>
      <w:del w:id="342" w:author="学霸" w:date="2019-10-23T16:22:00Z">
        <w:r>
          <w:rPr>
            <w:rFonts w:ascii="Times New Roman" w:hAnsi="Times New Roman" w:cs="Times New Roman"/>
            <w:szCs w:val="32"/>
          </w:rPr>
          <w:delText>日，</w:delText>
        </w:r>
      </w:del>
      <w:del w:id="343" w:author="学霸" w:date="2019-10-23T16:22:00Z">
        <w:r>
          <w:rPr>
            <w:rFonts w:ascii="Times New Roman" w:hAnsi="Times New Roman" w:cs="Times New Roman"/>
            <w:kern w:val="0"/>
            <w:szCs w:val="32"/>
          </w:rPr>
          <w:delText>省人大常委会专门召开立法调研协调会，成立了由常委会分管领导牵头，省委组织部、省政府办公厅、省人大社会委、省人大常委会法工委、省民政厅、省司法厅等单位负责同志组成的立法调研工作组。</w:delText>
        </w:r>
      </w:del>
      <w:del w:id="344" w:author="学霸" w:date="2019-10-23T16:22:00Z">
        <w:r>
          <w:rPr>
            <w:rFonts w:ascii="Times New Roman" w:hAnsi="Times New Roman" w:cs="Times New Roman"/>
            <w:szCs w:val="32"/>
          </w:rPr>
          <w:delText>省人大常委会分管领导</w:delText>
        </w:r>
      </w:del>
      <w:del w:id="345" w:author="学霸" w:date="2019-10-23T16:22:00Z">
        <w:r>
          <w:rPr>
            <w:rFonts w:ascii="Times New Roman" w:hAnsi="Times New Roman" w:cs="Times New Roman"/>
            <w:kern w:val="0"/>
            <w:szCs w:val="32"/>
          </w:rPr>
          <w:delText>率立法调研工作组赴苏州昆山市、盐城东台市和连云港市开展立法调研，通过座谈会、实地考察等方式听取各方面特别是基层群众的意见。在此基础上，根据常委会组成人员审议意见和其他各方面的意见建议，法工委会同省委组织部、省人大社会委、省民政厅、省司法厅对修订草案进行了逐条讨论、修改。</w:delText>
        </w:r>
      </w:del>
      <w:del w:id="346" w:author="学霸" w:date="2019-10-23T16:22:00Z">
        <w:r>
          <w:rPr>
            <w:rFonts w:cs="Times New Roman" w:ascii="Times New Roman" w:hAnsi="Times New Roman"/>
            <w:szCs w:val="32"/>
          </w:rPr>
          <w:delText>8</w:delText>
        </w:r>
      </w:del>
      <w:del w:id="347" w:author="学霸" w:date="2019-10-23T16:22:00Z">
        <w:r>
          <w:rPr>
            <w:rFonts w:ascii="Times New Roman" w:hAnsi="Times New Roman" w:cs="Times New Roman"/>
            <w:szCs w:val="32"/>
          </w:rPr>
          <w:delText>月</w:delText>
        </w:r>
      </w:del>
      <w:del w:id="348" w:author="学霸" w:date="2019-10-23T16:22:00Z">
        <w:r>
          <w:rPr>
            <w:rFonts w:cs="Times New Roman" w:ascii="Times New Roman" w:hAnsi="Times New Roman"/>
            <w:szCs w:val="32"/>
          </w:rPr>
          <w:delText>30</w:delText>
        </w:r>
      </w:del>
      <w:del w:id="349" w:author="学霸" w:date="2019-10-23T16:22:00Z">
        <w:r>
          <w:rPr>
            <w:rFonts w:ascii="Times New Roman" w:hAnsi="Times New Roman" w:cs="Times New Roman"/>
            <w:szCs w:val="32"/>
          </w:rPr>
          <w:delText>日，省人大常委会</w:delText>
        </w:r>
      </w:del>
      <w:del w:id="350" w:author="学霸" w:date="2019-10-23T16:22:00Z">
        <w:r>
          <w:rPr>
            <w:rFonts w:ascii="Times New Roman" w:hAnsi="Times New Roman" w:cs="Times New Roman"/>
            <w:kern w:val="0"/>
            <w:szCs w:val="32"/>
          </w:rPr>
          <w:delText>召开立法调研工作组会及相关部门征求意见座谈会，</w:delText>
        </w:r>
      </w:del>
      <w:del w:id="351" w:author="学霸" w:date="2019-10-23T16:22:00Z">
        <w:r>
          <w:rPr>
            <w:rFonts w:ascii="Times New Roman" w:hAnsi="Times New Roman" w:cs="Times New Roman"/>
            <w:szCs w:val="32"/>
          </w:rPr>
          <w:delText>就修订草案修改稿征求相关部门和单位的意见，立法调研工作组对修订草案修改稿进行了讨论，一致认为修订草案修改稿充分吸收了各方面意见，修改得比较好，已经比较成熟。</w:delText>
        </w:r>
      </w:del>
      <w:del w:id="352" w:author="学霸" w:date="2019-10-23T16:22:00Z">
        <w:r>
          <w:rPr>
            <w:rFonts w:cs="Times New Roman" w:ascii="Times New Roman" w:hAnsi="Times New Roman"/>
            <w:color w:val="000000"/>
            <w:kern w:val="0"/>
            <w:szCs w:val="32"/>
          </w:rPr>
          <w:delText>9</w:delText>
        </w:r>
      </w:del>
      <w:del w:id="353" w:author="学霸" w:date="2019-10-23T16:22:00Z">
        <w:r>
          <w:rPr>
            <w:rFonts w:ascii="Times New Roman" w:hAnsi="Times New Roman" w:cs="Times New Roman"/>
            <w:color w:val="000000"/>
            <w:kern w:val="0"/>
            <w:szCs w:val="32"/>
          </w:rPr>
          <w:delText>月</w:delText>
        </w:r>
      </w:del>
      <w:del w:id="354" w:author="学霸" w:date="2019-10-23T16:22:00Z">
        <w:r>
          <w:rPr>
            <w:rFonts w:cs="Times New Roman" w:ascii="Times New Roman" w:hAnsi="Times New Roman"/>
            <w:color w:val="000000"/>
            <w:kern w:val="0"/>
            <w:szCs w:val="32"/>
          </w:rPr>
          <w:delText>3</w:delText>
        </w:r>
      </w:del>
      <w:del w:id="355" w:author="学霸" w:date="2019-10-23T16:22:00Z">
        <w:r>
          <w:rPr>
            <w:rFonts w:ascii="Times New Roman" w:hAnsi="Times New Roman" w:cs="Times New Roman"/>
            <w:color w:val="000000"/>
            <w:kern w:val="0"/>
            <w:szCs w:val="32"/>
          </w:rPr>
          <w:delText>日</w:delText>
        </w:r>
      </w:del>
      <w:del w:id="356" w:author="学霸" w:date="2019-10-23T16:22:00Z">
        <w:r>
          <w:rPr>
            <w:rFonts w:ascii="Times New Roman" w:hAnsi="Times New Roman" w:cs="Times New Roman"/>
            <w:szCs w:val="32"/>
          </w:rPr>
          <w:delText>，法工委召开主任办公会议</w:delText>
        </w:r>
      </w:del>
      <w:del w:id="357" w:author="学霸" w:date="2019-10-23T16:22:00Z">
        <w:r>
          <w:rPr>
            <w:rFonts w:ascii="Times New Roman" w:hAnsi="Times New Roman" w:cs="Times New Roman"/>
            <w:kern w:val="0"/>
            <w:szCs w:val="32"/>
          </w:rPr>
          <w:delText>对修订草案的修改情况进行了研究。</w:delText>
        </w:r>
      </w:del>
      <w:del w:id="358" w:author="学霸" w:date="2019-10-23T16:22:00Z">
        <w:r>
          <w:rPr>
            <w:rFonts w:cs="Times New Roman" w:ascii="Times New Roman" w:hAnsi="Times New Roman"/>
          </w:rPr>
          <w:delText>9</w:delText>
        </w:r>
      </w:del>
      <w:del w:id="359" w:author="学霸" w:date="2019-10-23T16:22:00Z">
        <w:r>
          <w:rPr>
            <w:rFonts w:ascii="Times New Roman" w:hAnsi="Times New Roman" w:cs="Times New Roman"/>
          </w:rPr>
          <w:delText>月</w:delText>
        </w:r>
      </w:del>
      <w:del w:id="360" w:author="学霸" w:date="2019-10-23T16:22:00Z">
        <w:r>
          <w:rPr>
            <w:rFonts w:cs="Times New Roman" w:ascii="Times New Roman" w:hAnsi="Times New Roman"/>
          </w:rPr>
          <w:delText>6</w:delText>
        </w:r>
      </w:del>
      <w:del w:id="361" w:author="学霸" w:date="2019-10-23T16:22:00Z">
        <w:r>
          <w:rPr>
            <w:rFonts w:ascii="Times New Roman" w:hAnsi="Times New Roman" w:cs="Times New Roman"/>
          </w:rPr>
          <w:delText>日，省人大法制委员会召开全体会议对修订草案进行了统一审议。</w:delText>
        </w:r>
      </w:del>
      <w:del w:id="362" w:author="学霸" w:date="2019-10-23T16:22:00Z">
        <w:r>
          <w:rPr>
            <w:rFonts w:ascii="Times New Roman" w:hAnsi="Times New Roman" w:cs="Times New Roman"/>
            <w:szCs w:val="32"/>
          </w:rPr>
          <w:delText>现将审议结果报告如下</w:delText>
        </w:r>
      </w:del>
      <w:del w:id="363" w:author="学霸" w:date="2019-10-23T16:22:00Z">
        <w:r>
          <w:rPr>
            <w:rFonts w:ascii="Times New Roman" w:hAnsi="Times New Roman" w:cs="Times New Roman"/>
          </w:rPr>
          <w:delText>：</w:delText>
        </w:r>
      </w:del>
    </w:p>
    <w:p>
      <w:pPr>
        <w:pStyle w:val="Normal"/>
        <w:ind w:endChars="0" w:end="0"/>
        <w:rPr>
          <w:del w:id="366" w:author="学霸" w:date="2019-10-23T16:22:00Z"/>
          <w:rFonts w:ascii="Times New Roman" w:hAnsi="Times New Roman" w:eastAsia="黑体" w:cs="Times New Roman"/>
          <w:szCs w:val="32"/>
        </w:rPr>
      </w:pPr>
      <w:del w:id="365" w:author="学霸" w:date="2019-10-23T16:22:00Z">
        <w:r>
          <w:rPr>
            <w:rFonts w:ascii="Times New Roman" w:hAnsi="Times New Roman" w:cs="Times New Roman" w:eastAsia="黑体"/>
            <w:szCs w:val="32"/>
          </w:rPr>
          <w:delText>一、修改的总体思路</w:delText>
        </w:r>
      </w:del>
    </w:p>
    <w:p>
      <w:pPr>
        <w:pStyle w:val="Normal"/>
        <w:ind w:endChars="0" w:end="0"/>
        <w:rPr>
          <w:del w:id="370" w:author="学霸" w:date="2019-10-23T16:22:00Z"/>
          <w:rFonts w:ascii="Times New Roman" w:hAnsi="Times New Roman" w:cs="Times New Roman"/>
          <w:szCs w:val="32"/>
        </w:rPr>
      </w:pPr>
      <w:del w:id="367" w:author="学霸" w:date="2019-10-23T16:22:00Z">
        <w:r>
          <w:rPr>
            <w:rFonts w:ascii="Times New Roman" w:hAnsi="Times New Roman" w:cs="Times New Roman"/>
            <w:szCs w:val="32"/>
          </w:rPr>
          <w:delText>基层群众自治制度是我国宪法和法律明确规定的一项基本政治制度，村民委员会选举是实现基层</w:delText>
        </w:r>
      </w:del>
      <w:del w:id="368" w:author="学霸" w:date="2019-10-23T16:22:00Z">
        <w:r>
          <w:rPr>
            <w:rFonts w:ascii="Times New Roman" w:hAnsi="Times New Roman" w:cs="Times New Roman"/>
            <w:kern w:val="0"/>
            <w:szCs w:val="32"/>
          </w:rPr>
          <w:delText>群众自治的重要途径。《江苏省村民委员会选举办法》事关全省农村村民的民主权利，将这部地方性法规修改好，意义重大。</w:delText>
        </w:r>
      </w:del>
      <w:del w:id="369" w:author="学霸" w:date="2019-10-23T16:22:00Z">
        <w:r>
          <w:rPr>
            <w:rFonts w:ascii="Times New Roman" w:hAnsi="Times New Roman" w:cs="Times New Roman"/>
            <w:szCs w:val="32"/>
          </w:rPr>
          <w:delText>在修改过程中，注意把握好三方面的关系。</w:delText>
        </w:r>
      </w:del>
    </w:p>
    <w:p>
      <w:pPr>
        <w:pStyle w:val="Normal"/>
        <w:ind w:endChars="0" w:end="0"/>
        <w:rPr>
          <w:del w:id="375" w:author="学霸" w:date="2019-10-23T16:22:00Z"/>
          <w:rFonts w:ascii="Times New Roman" w:hAnsi="Times New Roman" w:cs="Times New Roman"/>
          <w:kern w:val="0"/>
          <w:szCs w:val="32"/>
        </w:rPr>
      </w:pPr>
      <w:del w:id="371" w:author="学霸" w:date="2019-10-23T16:22:00Z">
        <w:r>
          <w:rPr>
            <w:rFonts w:ascii="Times New Roman" w:hAnsi="Times New Roman" w:cs="Times New Roman" w:eastAsia="楷体_GB2312"/>
            <w:kern w:val="0"/>
            <w:szCs w:val="32"/>
          </w:rPr>
          <w:delText>一是正确处理省村民委员会选举办法与党的法规、政策之间的关系，落实和体现党的主张。</w:delText>
        </w:r>
      </w:del>
      <w:del w:id="372" w:author="学霸" w:date="2019-10-23T16:22:00Z">
        <w:r>
          <w:rPr>
            <w:rFonts w:ascii="Times New Roman" w:hAnsi="Times New Roman" w:cs="Times New Roman"/>
            <w:kern w:val="0"/>
            <w:szCs w:val="32"/>
          </w:rPr>
          <w:delText>新制定的《中国共产党农村基层组织工作条例》《中国共产党农村工作条例》以及《关于加强和改进乡村治理的指导意见》等党内法规、政策文件，</w:delText>
        </w:r>
      </w:del>
      <w:del w:id="373" w:author="学霸" w:date="2019-10-23T16:22:00Z">
        <w:r>
          <w:rPr>
            <w:rFonts w:ascii="Times New Roman" w:hAnsi="Times New Roman" w:cs="Times New Roman"/>
            <w:szCs w:val="32"/>
          </w:rPr>
          <w:delText>都对村民委员会的组成提出了新的要求，要求全面加强农村基层组织建设，完善乡村治理机制。</w:delText>
        </w:r>
      </w:del>
      <w:del w:id="374" w:author="学霸" w:date="2019-10-23T16:22:00Z">
        <w:r>
          <w:rPr>
            <w:rFonts w:ascii="Times New Roman" w:hAnsi="Times New Roman" w:cs="Times New Roman"/>
            <w:kern w:val="0"/>
            <w:szCs w:val="32"/>
          </w:rPr>
          <w:delText>围绕落实发挥基层党组织在村民委员会选举工作中的领导核心作用等部署，通过重点环节、关键步骤嵌入相应程序、明确相关要求，把党的法规、政策文件的规定和有关要求进行合理转化，在省村民委员会选举办法中贯彻落实和体现党的主张。</w:delText>
        </w:r>
      </w:del>
    </w:p>
    <w:p>
      <w:pPr>
        <w:pStyle w:val="Normal"/>
        <w:ind w:endChars="0" w:end="0"/>
        <w:rPr>
          <w:del w:id="382" w:author="学霸" w:date="2019-10-23T16:22:00Z"/>
          <w:rFonts w:ascii="Times New Roman" w:hAnsi="Times New Roman" w:cs="Times New Roman"/>
          <w:kern w:val="0"/>
          <w:szCs w:val="32"/>
        </w:rPr>
      </w:pPr>
      <w:del w:id="376" w:author="学霸" w:date="2019-10-23T16:22:00Z">
        <w:r>
          <w:rPr>
            <w:rFonts w:ascii="Times New Roman" w:hAnsi="Times New Roman" w:cs="Times New Roman" w:eastAsia="楷体_GB2312"/>
            <w:kern w:val="0"/>
            <w:szCs w:val="32"/>
          </w:rPr>
          <w:delText>二是正确处理省村民委员会选举办法与村民委员会组织法、国家部委规章和我省其他相关法规之间的关系，坚持并推进村民依法自治。</w:delText>
        </w:r>
      </w:del>
      <w:del w:id="377" w:author="学霸" w:date="2019-10-23T16:22:00Z">
        <w:r>
          <w:rPr>
            <w:rFonts w:ascii="Times New Roman" w:hAnsi="Times New Roman" w:cs="Times New Roman"/>
            <w:kern w:val="0"/>
            <w:szCs w:val="32"/>
          </w:rPr>
          <w:delText>村民委员会组织法是省村民委员会选举办法的直接上位法，在修改过程中，我们严格遵循上位法的规定，注意修改的内容符合宪法、村民委员会组织法所确立的村民自治的宗旨、原则、精神和具体规定。同时，与《江苏省实施</w:delText>
        </w:r>
      </w:del>
      <w:del w:id="378" w:author="学霸" w:date="2019-10-23T16:22:00Z">
        <w:r>
          <w:rPr>
            <w:rFonts w:cs="Times New Roman" w:ascii="Times New Roman" w:hAnsi="Times New Roman"/>
            <w:kern w:val="0"/>
            <w:szCs w:val="32"/>
          </w:rPr>
          <w:delText>&lt;</w:delText>
        </w:r>
      </w:del>
      <w:del w:id="379" w:author="学霸" w:date="2019-10-23T16:22:00Z">
        <w:r>
          <w:rPr>
            <w:rFonts w:ascii="Times New Roman" w:hAnsi="Times New Roman" w:cs="Times New Roman"/>
            <w:kern w:val="0"/>
            <w:szCs w:val="32"/>
          </w:rPr>
          <w:delText>中华人民共和国村民委员会组织法</w:delText>
        </w:r>
      </w:del>
      <w:del w:id="380" w:author="学霸" w:date="2019-10-23T16:22:00Z">
        <w:r>
          <w:rPr>
            <w:rFonts w:cs="Times New Roman" w:ascii="Times New Roman" w:hAnsi="Times New Roman"/>
            <w:kern w:val="0"/>
            <w:szCs w:val="32"/>
          </w:rPr>
          <w:delText>&gt;</w:delText>
        </w:r>
      </w:del>
      <w:del w:id="381" w:author="学霸" w:date="2019-10-23T16:22:00Z">
        <w:r>
          <w:rPr>
            <w:rFonts w:ascii="Times New Roman" w:hAnsi="Times New Roman" w:cs="Times New Roman"/>
            <w:kern w:val="0"/>
            <w:szCs w:val="32"/>
          </w:rPr>
          <w:delText>办法》相衔接，并参照民政部《村民委员会选举规程》的有关具体规定，避免产生冲突。</w:delText>
        </w:r>
      </w:del>
    </w:p>
    <w:p>
      <w:pPr>
        <w:pStyle w:val="Normal"/>
        <w:ind w:endChars="0" w:end="0"/>
        <w:rPr>
          <w:del w:id="385" w:author="学霸" w:date="2019-10-23T16:22:00Z"/>
          <w:rFonts w:ascii="Times New Roman" w:hAnsi="Times New Roman" w:cs="Times New Roman"/>
          <w:kern w:val="0"/>
          <w:szCs w:val="32"/>
        </w:rPr>
      </w:pPr>
      <w:del w:id="383" w:author="学霸" w:date="2019-10-23T16:22:00Z">
        <w:r>
          <w:rPr>
            <w:rFonts w:ascii="Times New Roman" w:hAnsi="Times New Roman" w:cs="Times New Roman" w:eastAsia="楷体_GB2312"/>
            <w:kern w:val="0"/>
            <w:szCs w:val="32"/>
          </w:rPr>
          <w:delText>三是正确处理法规的规范性与实践的多样性之间的关系，兼顾地区差异。</w:delText>
        </w:r>
      </w:del>
      <w:del w:id="384" w:author="学霸" w:date="2019-10-23T16:22:00Z">
        <w:r>
          <w:rPr>
            <w:rFonts w:ascii="Times New Roman" w:hAnsi="Times New Roman" w:cs="Times New Roman"/>
            <w:kern w:val="0"/>
            <w:szCs w:val="32"/>
          </w:rPr>
          <w:delText>我省各地经济社会发展不平衡，不同的经济社会状况和发展程度影响到人民群众对村民自治的政治需求和立法需求。根据村民委员会组织法的授权，村民委员会选举办法由省级人大常委会制定。面对全省一万四千多个行政村的村民委员会选举，法规必须充分考虑到全省各地的差异性，从实际出发，能规范的尽量规范，能明确的尽量明确，以增强法规的操作性和可执行性；不能或者不宜在法规中直接作出明确规定的，也作出相关原则性的制度安排，给各地留下操作空间，解决实践中存在的具体问题。</w:delText>
        </w:r>
      </w:del>
    </w:p>
    <w:p>
      <w:pPr>
        <w:pStyle w:val="Normal"/>
        <w:ind w:endChars="0" w:end="0"/>
        <w:rPr>
          <w:del w:id="387" w:author="学霸" w:date="2019-10-23T16:22:00Z"/>
          <w:rFonts w:ascii="Times New Roman" w:hAnsi="Times New Roman" w:eastAsia="黑体" w:cs="Times New Roman"/>
          <w:szCs w:val="32"/>
        </w:rPr>
      </w:pPr>
      <w:del w:id="386" w:author="学霸" w:date="2019-10-23T16:22:00Z">
        <w:r>
          <w:rPr>
            <w:rFonts w:ascii="Times New Roman" w:hAnsi="Times New Roman" w:cs="Times New Roman" w:eastAsia="黑体"/>
            <w:szCs w:val="32"/>
          </w:rPr>
          <w:delText xml:space="preserve">二、修改的主要内容 </w:delText>
        </w:r>
      </w:del>
    </w:p>
    <w:p>
      <w:pPr>
        <w:pStyle w:val="Normal"/>
        <w:ind w:endChars="0" w:end="0"/>
        <w:rPr>
          <w:del w:id="389" w:author="学霸" w:date="2019-10-23T16:22:00Z"/>
          <w:rFonts w:ascii="Times New Roman" w:hAnsi="Times New Roman" w:eastAsia="楷体_GB2312" w:cs="Times New Roman"/>
          <w:szCs w:val="32"/>
        </w:rPr>
      </w:pPr>
      <w:del w:id="388" w:author="学霸" w:date="2019-10-23T16:22:00Z">
        <w:r>
          <w:rPr>
            <w:rFonts w:ascii="Times New Roman" w:hAnsi="Times New Roman" w:cs="Times New Roman" w:eastAsia="楷体_GB2312"/>
            <w:szCs w:val="32"/>
          </w:rPr>
          <w:delText>（一）关于落实党中央和省委要求，充分体现党的领导和政策主张</w:delText>
        </w:r>
      </w:del>
    </w:p>
    <w:p>
      <w:pPr>
        <w:pStyle w:val="Normal"/>
        <w:ind w:endChars="0" w:end="0"/>
        <w:rPr>
          <w:del w:id="392" w:author="学霸" w:date="2019-10-23T16:22:00Z"/>
          <w:rFonts w:ascii="Times New Roman" w:hAnsi="Times New Roman" w:cs="Times New Roman"/>
          <w:szCs w:val="32"/>
        </w:rPr>
      </w:pPr>
      <w:del w:id="390" w:author="学霸" w:date="2019-10-23T16:22:00Z">
        <w:r>
          <w:rPr>
            <w:rFonts w:cs="Times New Roman" w:ascii="Times New Roman" w:hAnsi="Times New Roman"/>
            <w:szCs w:val="32"/>
          </w:rPr>
          <w:delText xml:space="preserve">1. </w:delText>
        </w:r>
      </w:del>
      <w:del w:id="391" w:author="学霸" w:date="2019-10-23T16:22:00Z">
        <w:r>
          <w:rPr>
            <w:rFonts w:ascii="Times New Roman" w:hAnsi="Times New Roman" w:cs="Times New Roman"/>
            <w:szCs w:val="32"/>
          </w:rPr>
          <w:delText>省人大社会委和有的委员提出，修订草案在体现党的领导核心作用，对接中央和省委有关文件精神上还不够。因此，建议在修订草案第六条中增加“政策”作为中国共产党农村基层组织支持和保障村民依法开展自治活动、直接行使民主权利的依据和遵循；在修订草案修改稿第七条、第八条中分别增加规定，要求在党组织领导下部署、指导和开展村民委员会选举工作。</w:delText>
        </w:r>
      </w:del>
    </w:p>
    <w:p>
      <w:pPr>
        <w:pStyle w:val="Normal"/>
        <w:ind w:endChars="0" w:end="0"/>
        <w:rPr>
          <w:del w:id="395" w:author="学霸" w:date="2019-10-23T16:22:00Z"/>
          <w:rFonts w:ascii="Times New Roman" w:hAnsi="Times New Roman" w:cs="Times New Roman"/>
          <w:szCs w:val="32"/>
        </w:rPr>
      </w:pPr>
      <w:del w:id="393" w:author="学霸" w:date="2019-10-23T16:22:00Z">
        <w:r>
          <w:rPr>
            <w:rFonts w:cs="Times New Roman" w:ascii="Times New Roman" w:hAnsi="Times New Roman"/>
            <w:szCs w:val="32"/>
          </w:rPr>
          <w:delText xml:space="preserve">2. </w:delText>
        </w:r>
      </w:del>
      <w:del w:id="394" w:author="学霸" w:date="2019-10-23T16:22:00Z">
        <w:r>
          <w:rPr>
            <w:rFonts w:ascii="Times New Roman" w:hAnsi="Times New Roman" w:cs="Times New Roman"/>
            <w:szCs w:val="32"/>
          </w:rPr>
          <w:delText>有的委员和部门提出，应当进一步明确村民委员会选举工作指导机构的具体职责。因此，建议将修订草案第九条第一款改作该条第二款，修改为“省、设区的市人民政府可以根据需要成立村民委员会选举工作指导机构，指导、协调、处理选举工作中的重大问题。”将该条第二款改作第一款，增加两项作为第三项、第四项，分别规定：“指导、督促村民选举委员会拟订具体选举工作方案和选举办法”和“指导、帮助村民选举委员会对候选人的资格等进行审查”的内容，进一步加强基层选举工作指导机构对村民委员会选举工作的指导、帮助、督促，更好地落实国家和省有关政策要求。</w:delText>
        </w:r>
      </w:del>
    </w:p>
    <w:p>
      <w:pPr>
        <w:pStyle w:val="Normal"/>
        <w:shd w:fill="FFFFFF" w:val="clear"/>
        <w:ind w:endChars="0" w:end="0"/>
        <w:rPr>
          <w:del w:id="398" w:author="学霸" w:date="2019-10-23T16:22:00Z"/>
          <w:rFonts w:ascii="Times New Roman" w:hAnsi="Times New Roman" w:cs="Times New Roman"/>
          <w:szCs w:val="32"/>
        </w:rPr>
      </w:pPr>
      <w:del w:id="396" w:author="学霸" w:date="2019-10-23T16:22:00Z">
        <w:r>
          <w:rPr>
            <w:rFonts w:cs="Times New Roman" w:ascii="Times New Roman" w:hAnsi="Times New Roman"/>
            <w:szCs w:val="32"/>
          </w:rPr>
          <w:delText xml:space="preserve">3. </w:delText>
        </w:r>
      </w:del>
      <w:del w:id="397" w:author="学霸" w:date="2019-10-23T16:22:00Z">
        <w:r>
          <w:rPr>
            <w:rFonts w:ascii="Times New Roman" w:hAnsi="Times New Roman" w:cs="Times New Roman"/>
            <w:szCs w:val="32"/>
          </w:rPr>
          <w:delText>省人大社会委，有的委员和地方提出，对党组织安排在村工作的有关人员，应当纳入登记参加选举的村民范围。因此，建议在修订草案第十四条中增加规定户籍不在本村，但工作在本村一年以上，本人申请参加选举，并且经本村村民会议或者村民代表会议同意的人员，可以进行选民登记，列入参加选举的村民名单。</w:delText>
        </w:r>
      </w:del>
    </w:p>
    <w:p>
      <w:pPr>
        <w:pStyle w:val="Normal"/>
        <w:shd w:fill="FFFFFF" w:val="clear"/>
        <w:ind w:endChars="0" w:end="0"/>
        <w:rPr>
          <w:del w:id="401" w:author="学霸" w:date="2019-10-23T16:22:00Z"/>
          <w:rFonts w:ascii="Times New Roman" w:hAnsi="Times New Roman" w:cs="Times New Roman"/>
          <w:szCs w:val="32"/>
        </w:rPr>
      </w:pPr>
      <w:del w:id="399" w:author="学霸" w:date="2019-10-23T16:22:00Z">
        <w:r>
          <w:rPr>
            <w:rFonts w:cs="Times New Roman" w:ascii="Times New Roman" w:hAnsi="Times New Roman"/>
            <w:szCs w:val="32"/>
          </w:rPr>
          <w:delText xml:space="preserve">4. </w:delText>
        </w:r>
      </w:del>
      <w:del w:id="400" w:author="学霸" w:date="2019-10-23T16:22:00Z">
        <w:r>
          <w:rPr>
            <w:rFonts w:ascii="Times New Roman" w:hAnsi="Times New Roman" w:cs="Times New Roman"/>
            <w:szCs w:val="32"/>
          </w:rPr>
          <w:delText>有的委员和地方提出，修订草案第十九条第四款规定了党组织提出候选人人选建议的内容，需要作进一步补充和完善。因此，建议将该款修改为“乡镇党委、村党组织可以根据村具体选举办法规定的村民委员会成员的任职条件，提出候选人建议并公布。”</w:delText>
        </w:r>
      </w:del>
    </w:p>
    <w:p>
      <w:pPr>
        <w:pStyle w:val="Normal"/>
        <w:ind w:endChars="0" w:end="0"/>
        <w:rPr>
          <w:del w:id="403" w:author="学霸" w:date="2019-10-23T16:22:00Z"/>
          <w:rFonts w:ascii="Times New Roman" w:hAnsi="Times New Roman" w:eastAsia="楷体_GB2312" w:cs="Times New Roman"/>
          <w:szCs w:val="32"/>
        </w:rPr>
      </w:pPr>
      <w:del w:id="402" w:author="学霸" w:date="2019-10-23T16:22:00Z">
        <w:r>
          <w:rPr>
            <w:rFonts w:ascii="Times New Roman" w:hAnsi="Times New Roman" w:cs="Times New Roman" w:eastAsia="楷体_GB2312"/>
            <w:szCs w:val="32"/>
          </w:rPr>
          <w:delText>（二）关于坚持村民自治，切实保障村民民主权利</w:delText>
        </w:r>
      </w:del>
    </w:p>
    <w:p>
      <w:pPr>
        <w:pStyle w:val="Normal"/>
        <w:ind w:endChars="0" w:end="0"/>
        <w:rPr>
          <w:del w:id="406" w:author="学霸" w:date="2019-10-23T16:22:00Z"/>
          <w:rFonts w:ascii="Times New Roman" w:hAnsi="Times New Roman" w:cs="Times New Roman"/>
          <w:szCs w:val="32"/>
        </w:rPr>
      </w:pPr>
      <w:del w:id="404" w:author="学霸" w:date="2019-10-23T16:22:00Z">
        <w:r>
          <w:rPr>
            <w:rFonts w:cs="Times New Roman" w:ascii="Times New Roman" w:hAnsi="Times New Roman"/>
            <w:szCs w:val="32"/>
          </w:rPr>
          <w:delText xml:space="preserve">1. </w:delText>
        </w:r>
      </w:del>
      <w:del w:id="405" w:author="学霸" w:date="2019-10-23T16:22:00Z">
        <w:r>
          <w:rPr>
            <w:rFonts w:ascii="Times New Roman" w:hAnsi="Times New Roman" w:cs="Times New Roman"/>
            <w:szCs w:val="32"/>
          </w:rPr>
          <w:delText>有的委员提出，修订草案关于立法宗旨和立法原则的规定需要作进一步地推敲和完善。因此，建议将修订草案第一条中“保障村民依法行使民主选举权利”修改为“保障村民依法行使民主权利”，将“促进农村村民实行自治”修改为“推进农村基层群众自治”；在修订草案第三条中增加“村民委员会选举工作应当体现民主、平等的要求”的内容。</w:delText>
        </w:r>
      </w:del>
    </w:p>
    <w:p>
      <w:pPr>
        <w:pStyle w:val="Normal"/>
        <w:ind w:endChars="0" w:end="0"/>
        <w:rPr>
          <w:del w:id="409" w:author="学霸" w:date="2019-10-23T16:22:00Z"/>
          <w:rFonts w:ascii="Times New Roman" w:hAnsi="Times New Roman" w:cs="Times New Roman"/>
          <w:szCs w:val="32"/>
        </w:rPr>
      </w:pPr>
      <w:del w:id="407" w:author="学霸" w:date="2019-10-23T16:22:00Z">
        <w:r>
          <w:rPr>
            <w:rFonts w:cs="Times New Roman" w:ascii="Times New Roman" w:hAnsi="Times New Roman"/>
            <w:szCs w:val="32"/>
          </w:rPr>
          <w:delText xml:space="preserve">2. </w:delText>
        </w:r>
      </w:del>
      <w:del w:id="408" w:author="学霸" w:date="2019-10-23T16:22:00Z">
        <w:r>
          <w:rPr>
            <w:rFonts w:ascii="Times New Roman" w:hAnsi="Times New Roman" w:cs="Times New Roman"/>
            <w:szCs w:val="32"/>
          </w:rPr>
          <w:delText>省人大社会委和有的地方、部门提出，各村的具体选举办法是体现村民自治意志、实施选举工作的章程和操作遵循，建议将村具体选举办法的内容单列一条加以规定，充实要求，明确制定与发布程序。因此，建议增加一款作为修订草案修改稿第十一条第一款，分八项规定了村具体选举办法应当明确村民委员会成员任职条件、候选人名额及产生程序、投票选举具体程序、流动票箱和委托投票的有关要求等内容。</w:delText>
        </w:r>
      </w:del>
    </w:p>
    <w:p>
      <w:pPr>
        <w:pStyle w:val="Normal"/>
        <w:ind w:endChars="0" w:end="0"/>
        <w:rPr>
          <w:del w:id="412" w:author="学霸" w:date="2019-10-23T16:22:00Z"/>
          <w:rFonts w:ascii="Times New Roman" w:hAnsi="Times New Roman" w:cs="Times New Roman"/>
          <w:szCs w:val="32"/>
        </w:rPr>
      </w:pPr>
      <w:del w:id="410" w:author="学霸" w:date="2019-10-23T16:22:00Z">
        <w:r>
          <w:rPr>
            <w:rFonts w:cs="Times New Roman" w:ascii="Times New Roman" w:hAnsi="Times New Roman"/>
            <w:szCs w:val="32"/>
          </w:rPr>
          <w:delText xml:space="preserve">3. </w:delText>
        </w:r>
      </w:del>
      <w:del w:id="411" w:author="学霸" w:date="2019-10-23T16:22:00Z">
        <w:r>
          <w:rPr>
            <w:rFonts w:ascii="Times New Roman" w:hAnsi="Times New Roman" w:cs="Times New Roman"/>
            <w:szCs w:val="32"/>
          </w:rPr>
          <w:delText>有的委员建议对村民委员会成员候选人的资格作进一步限定。经与有关方面认真研究，考虑到村民委员会组织法已经明确规定了候选人的资格，地方性法规不能突破上位法的规定；按照村民自治的原则，村具体选举办法可以提出本村村民委员会成员的任职条件。因此，建议作两方面的修改，一是按照上位法规定，对修订草案第十三条进行补充完善，具体规定了村民享有选举权和被选举权的资格。二是将修订草案第十九条第二款移作修订草案修改稿第十一条第二款，修改为：“村具体选举办法可以按照有关法律、法规和政策，根据本村实际情况和村民委员会工作需要，从政治素质、道德品行、社会声望、文化程度、能力水平、年龄等方面规定村民委员会成员任职的具体条件，明确不宜担任村民委员会成员的具体情形。”将村民选举的资格和村民委员会成员的任职条件作区分，既保障和落实村民的选举权利，又充分体现了村民自治的原则。</w:delText>
        </w:r>
      </w:del>
    </w:p>
    <w:p>
      <w:pPr>
        <w:pStyle w:val="Normal"/>
        <w:ind w:endChars="0" w:end="0"/>
        <w:rPr>
          <w:del w:id="415" w:author="学霸" w:date="2019-10-23T16:22:00Z"/>
          <w:rFonts w:ascii="Times New Roman" w:hAnsi="Times New Roman" w:cs="Times New Roman"/>
          <w:szCs w:val="32"/>
        </w:rPr>
      </w:pPr>
      <w:del w:id="413" w:author="学霸" w:date="2019-10-23T16:22:00Z">
        <w:r>
          <w:rPr>
            <w:rFonts w:cs="Times New Roman" w:ascii="Times New Roman" w:hAnsi="Times New Roman"/>
            <w:szCs w:val="32"/>
          </w:rPr>
          <w:delText xml:space="preserve">4. </w:delText>
        </w:r>
      </w:del>
      <w:del w:id="414" w:author="学霸" w:date="2019-10-23T16:22:00Z">
        <w:r>
          <w:rPr>
            <w:rFonts w:ascii="Times New Roman" w:hAnsi="Times New Roman" w:cs="Times New Roman"/>
            <w:szCs w:val="32"/>
          </w:rPr>
          <w:delText>有的委员和地方提出，村民委员会选举工作中存在拉票贿选等乱象，扰乱了正常选举活动的开展，严重影响村民自治，应当予以规范。因此，建议增加一条作为修订草案修改稿第二十一条：“候选人及其他有关人员不得有下列拉票贿选行为：（一）使用金钱、有价证券、实物或者提供各种消费活动拉票；（二）指使他人贿赂村民或者选举工作人员；（三）许诺当选后为投票人谋取不正当利益；（四）可能影响选举结果的其他贿选行为。”</w:delText>
        </w:r>
      </w:del>
    </w:p>
    <w:p>
      <w:pPr>
        <w:pStyle w:val="Normal"/>
        <w:ind w:firstLineChars="196" w:endChars="0" w:end="0"/>
        <w:rPr>
          <w:del w:id="418" w:author="学霸" w:date="2019-10-23T16:22:00Z"/>
          <w:rFonts w:ascii="Times New Roman" w:hAnsi="Times New Roman" w:cs="Times New Roman"/>
          <w:szCs w:val="32"/>
        </w:rPr>
      </w:pPr>
      <w:del w:id="416" w:author="学霸" w:date="2019-10-23T16:22:00Z">
        <w:r>
          <w:rPr>
            <w:rFonts w:cs="Times New Roman" w:ascii="Times New Roman" w:hAnsi="Times New Roman"/>
            <w:szCs w:val="32"/>
          </w:rPr>
          <w:delText xml:space="preserve">5. </w:delText>
        </w:r>
      </w:del>
      <w:del w:id="417" w:author="学霸" w:date="2019-10-23T16:22:00Z">
        <w:r>
          <w:rPr>
            <w:rFonts w:ascii="Times New Roman" w:hAnsi="Times New Roman" w:cs="Times New Roman"/>
            <w:szCs w:val="32"/>
          </w:rPr>
          <w:delText>有的委员和专家提出，修订草案第四十九条对选举中不正当行为的处理，规定得不够明确、具体，建议完善破坏选举行为的法律责任，切实保障村民民主权利。因此，建议在该条中增加两款分别作为第二款和第三款，规定“有下列行为之一的，由乡镇或者县级人民政府负责调查并依法处理；构成违反治安管理行为的，由公安机关依法处理；构成犯罪的，依法追究刑事责任：（一）用暴力、威胁、欺骗、贿赂、伪造选票、虚报选举票数、毁坏选票、毁坏票箱等手段破坏选举工作或者妨害选民依法行使选举权、被选举权；（二）对控告、检举选举中违法行为的检举人或者对提出罢免村民委员会成员要求的村民进行压制、报复；（三）以其他不正当方式干扰、妨碍选举工作正常进行。”“对前款规定的行为，村民有权向地方各级人民代表大会和县级以上人民代表大会常务委员会，以及地方各级人民政府和县级以上地方人民政府有关主管部门等机关举报。”</w:delText>
        </w:r>
      </w:del>
    </w:p>
    <w:p>
      <w:pPr>
        <w:pStyle w:val="Normal"/>
        <w:ind w:firstLineChars="196" w:endChars="0" w:end="0"/>
        <w:rPr>
          <w:del w:id="420" w:author="学霸" w:date="2019-10-23T16:22:00Z"/>
          <w:rFonts w:ascii="Times New Roman" w:hAnsi="Times New Roman" w:eastAsia="楷体_GB2312" w:cs="Times New Roman"/>
          <w:spacing w:val="-6"/>
          <w:szCs w:val="32"/>
        </w:rPr>
      </w:pPr>
      <w:del w:id="419" w:author="学霸" w:date="2019-10-23T16:22:00Z">
        <w:r>
          <w:rPr>
            <w:rFonts w:ascii="Times New Roman" w:hAnsi="Times New Roman" w:cs="Times New Roman" w:eastAsia="楷体_GB2312"/>
            <w:spacing w:val="-6"/>
            <w:szCs w:val="32"/>
          </w:rPr>
          <w:delText>（三）关于从本省实际出发，进一步明确和完善选举程序规定</w:delText>
        </w:r>
      </w:del>
    </w:p>
    <w:p>
      <w:pPr>
        <w:pStyle w:val="Normal"/>
        <w:ind w:endChars="0" w:end="0"/>
        <w:rPr>
          <w:del w:id="423" w:author="学霸" w:date="2019-10-23T16:22:00Z"/>
          <w:rFonts w:ascii="Times New Roman" w:hAnsi="Times New Roman" w:cs="Times New Roman"/>
          <w:szCs w:val="32"/>
        </w:rPr>
      </w:pPr>
      <w:del w:id="421" w:author="学霸" w:date="2019-10-23T16:22:00Z">
        <w:r>
          <w:rPr>
            <w:rFonts w:cs="Times New Roman" w:ascii="Times New Roman" w:hAnsi="Times New Roman"/>
            <w:szCs w:val="32"/>
          </w:rPr>
          <w:delText xml:space="preserve">1. </w:delText>
        </w:r>
      </w:del>
      <w:del w:id="422" w:author="学霸" w:date="2019-10-23T16:22:00Z">
        <w:r>
          <w:rPr>
            <w:rFonts w:ascii="Times New Roman" w:hAnsi="Times New Roman" w:cs="Times New Roman"/>
            <w:szCs w:val="32"/>
          </w:rPr>
          <w:delText>有的委员提出，修订草案规定了村民委员会选举可以使用流动投票箱，顺应了当前农村实际，但流动投票箱的使用容易引发争议和产生舞弊，应当从严规范。因此，为进一步加强对流动票箱的使用监督，建议在修订草案第二十五条第二款中增加流动投票箱具体使用对象报乡镇村民委员会选举工作指导机构备案的规定，在第三款中增加流动票箱使用过程应当进行视频记录的规定。</w:delText>
        </w:r>
      </w:del>
    </w:p>
    <w:p>
      <w:pPr>
        <w:pStyle w:val="Normal"/>
        <w:ind w:endChars="0" w:end="0"/>
        <w:rPr>
          <w:del w:id="426" w:author="学霸" w:date="2019-10-23T16:22:00Z"/>
          <w:rFonts w:ascii="Times New Roman" w:hAnsi="Times New Roman" w:cs="Times New Roman"/>
          <w:szCs w:val="32"/>
        </w:rPr>
      </w:pPr>
      <w:del w:id="424" w:author="学霸" w:date="2019-10-23T16:22:00Z">
        <w:r>
          <w:rPr>
            <w:rFonts w:cs="Times New Roman" w:ascii="Times New Roman" w:hAnsi="Times New Roman"/>
            <w:szCs w:val="32"/>
          </w:rPr>
          <w:delText xml:space="preserve">2. </w:delText>
        </w:r>
      </w:del>
      <w:del w:id="425" w:author="学霸" w:date="2019-10-23T16:22:00Z">
        <w:r>
          <w:rPr>
            <w:rFonts w:ascii="Times New Roman" w:hAnsi="Times New Roman" w:cs="Times New Roman"/>
            <w:szCs w:val="32"/>
          </w:rPr>
          <w:delText>省人大社会委和有的委员、地方提出，委托投票有利于提高选民投票参选率，方便村民行使选举权利，但同样也会引发或者造成选举舞弊，建议对委托投票的方式、程序和确认等内容作进一步规范。因此，建议在修订草案第二十六条第一款中补充因生病等原因不能投票的可以书面委托的规定；将第二款中规定的同一受委托人接受委托不得超过三人修改为五人，适当放宽委托投票的数量限制；对修订草案第二十七条关于委托人办理委托投票手续的时间限制的规定作了修改，使之更为合理，更具可操作性。</w:delText>
        </w:r>
      </w:del>
    </w:p>
    <w:p>
      <w:pPr>
        <w:pStyle w:val="Normal"/>
        <w:ind w:endChars="0" w:end="0"/>
        <w:rPr>
          <w:del w:id="429" w:author="学霸" w:date="2019-10-23T16:22:00Z"/>
          <w:rFonts w:ascii="Times New Roman" w:hAnsi="Times New Roman" w:cs="Times New Roman"/>
          <w:szCs w:val="32"/>
        </w:rPr>
      </w:pPr>
      <w:del w:id="427" w:author="学霸" w:date="2019-10-23T16:22:00Z">
        <w:r>
          <w:rPr>
            <w:rFonts w:cs="Times New Roman" w:ascii="Times New Roman" w:hAnsi="Times New Roman"/>
            <w:szCs w:val="32"/>
          </w:rPr>
          <w:delText xml:space="preserve">3. </w:delText>
        </w:r>
      </w:del>
      <w:del w:id="428" w:author="学霸" w:date="2019-10-23T16:22:00Z">
        <w:r>
          <w:rPr>
            <w:rFonts w:ascii="Times New Roman" w:hAnsi="Times New Roman" w:cs="Times New Roman"/>
            <w:szCs w:val="32"/>
          </w:rPr>
          <w:delText>有的委员和基层同志提出，村民委员会选举结束后，要保障村民委员会工作的顺利交接。因此，建议增加一款作为修订草案修改稿第三十六条第二款：“原村民委员会成员应当按照规定及时办理工作移交，不得妨碍新一届村民委员会开展工作。”同时，增加一款作为修订草案修改稿第五十二条第二款，规定了相应的法律责任。</w:delText>
        </w:r>
      </w:del>
    </w:p>
    <w:p>
      <w:pPr>
        <w:pStyle w:val="Normal"/>
        <w:ind w:endChars="0" w:end="0"/>
        <w:rPr>
          <w:del w:id="432" w:author="学霸" w:date="2019-10-23T16:22:00Z"/>
          <w:rFonts w:ascii="Times New Roman" w:hAnsi="Times New Roman" w:cs="Times New Roman"/>
          <w:szCs w:val="32"/>
        </w:rPr>
      </w:pPr>
      <w:del w:id="430" w:author="学霸" w:date="2019-10-23T16:22:00Z">
        <w:r>
          <w:rPr>
            <w:rFonts w:cs="Times New Roman" w:ascii="Times New Roman" w:hAnsi="Times New Roman"/>
            <w:szCs w:val="32"/>
          </w:rPr>
          <w:delText xml:space="preserve">4. </w:delText>
        </w:r>
      </w:del>
      <w:del w:id="431" w:author="学霸" w:date="2019-10-23T16:22:00Z">
        <w:r>
          <w:rPr>
            <w:rFonts w:ascii="Times New Roman" w:hAnsi="Times New Roman" w:cs="Times New Roman"/>
            <w:szCs w:val="32"/>
          </w:rPr>
          <w:delText xml:space="preserve">省人大社会委和有的委员、地方提出，修订草案第四章第十七条、第十八条等条款规定了“有候选人”和“无候选人”两种选举方式及相关内容，“无候选人”选举方式没有上位法依据，修订草案也没有对“无候选人”选举方式的选举程序作出具体规定，建议删去相关规定。经与有关方面认真研究，考虑到上位法对“无候选人”选举方式没有明确规定，因此，建议删去“无候选人选举”等相关规定，相应地将第四章章名修改为“候选人的产生”。同时，考虑到有关地方的实际做法，为实践留有一定空间，借鉴兄弟省市的立法经验，增加一条作为修订草案修改稿第三十三条：“村民委员会选举时没有确定候选人的，由村民选举委员会召开选民大会直接投票选举。” </w:delText>
        </w:r>
      </w:del>
    </w:p>
    <w:p>
      <w:pPr>
        <w:pStyle w:val="Normal"/>
        <w:ind w:endChars="0" w:end="0"/>
        <w:rPr>
          <w:del w:id="437" w:author="学霸" w:date="2019-10-23T16:22:00Z"/>
          <w:rFonts w:ascii="Times New Roman" w:hAnsi="Times New Roman" w:cs="Times New Roman"/>
          <w:szCs w:val="32"/>
        </w:rPr>
      </w:pPr>
      <w:del w:id="433" w:author="学霸" w:date="2019-10-23T16:22:00Z">
        <w:r>
          <w:rPr>
            <w:rFonts w:cs="Times New Roman" w:ascii="Times New Roman" w:hAnsi="Times New Roman"/>
            <w:szCs w:val="32"/>
          </w:rPr>
          <w:delText>5.</w:delText>
        </w:r>
      </w:del>
      <w:del w:id="434" w:author="学霸" w:date="2019-10-23T16:22:00Z">
        <w:r>
          <w:rPr>
            <w:rFonts w:cs="Times New Roman" w:ascii="Times New Roman" w:hAnsi="Times New Roman"/>
          </w:rPr>
          <w:delText xml:space="preserve"> </w:delText>
        </w:r>
      </w:del>
      <w:del w:id="435" w:author="学霸" w:date="2019-10-23T16:22:00Z">
        <w:r>
          <w:rPr>
            <w:rFonts w:ascii="Times New Roman" w:hAnsi="Times New Roman" w:cs="Times New Roman"/>
          </w:rPr>
          <w:delText>省人大社会委、</w:delText>
        </w:r>
      </w:del>
      <w:del w:id="436" w:author="学霸" w:date="2019-10-23T16:22:00Z">
        <w:r>
          <w:rPr>
            <w:rFonts w:ascii="Times New Roman" w:hAnsi="Times New Roman" w:cs="Times New Roman"/>
            <w:szCs w:val="32"/>
          </w:rPr>
          <w:delText>有的委员提出，村民委员会组织法明确规定村民委员会成员中应当有妇女成员，建议在选举程序中细化和补充相关规定，以切实保障妇女合法权益。因此，建议增加一款作为修订草案修改稿第三十条第二款，对从程序上保证至少一名女性当选村民委员会成员作了具体规定。</w:delText>
        </w:r>
      </w:del>
    </w:p>
    <w:p>
      <w:pPr>
        <w:pStyle w:val="Normal"/>
        <w:ind w:endChars="0" w:end="0"/>
        <w:rPr>
          <w:del w:id="441" w:author="学霸" w:date="2019-10-23T16:22:00Z"/>
          <w:rFonts w:ascii="Times New Roman" w:hAnsi="Times New Roman" w:cs="Times New Roman"/>
          <w:szCs w:val="32"/>
        </w:rPr>
      </w:pPr>
      <w:del w:id="438" w:author="学霸" w:date="2019-10-23T16:22:00Z">
        <w:r>
          <w:rPr>
            <w:rFonts w:cs="Times New Roman" w:ascii="Times New Roman" w:hAnsi="Times New Roman"/>
            <w:szCs w:val="32"/>
          </w:rPr>
          <w:delText>6.</w:delText>
        </w:r>
      </w:del>
      <w:del w:id="439" w:author="学霸" w:date="2019-10-23T16:22:00Z">
        <w:r>
          <w:rPr>
            <w:rFonts w:eastAsia="黑体" w:cs="Times New Roman" w:ascii="Times New Roman" w:hAnsi="Times New Roman"/>
            <w:szCs w:val="32"/>
          </w:rPr>
          <w:delText xml:space="preserve"> </w:delText>
        </w:r>
      </w:del>
      <w:del w:id="440" w:author="学霸" w:date="2019-10-23T16:22:00Z">
        <w:r>
          <w:rPr>
            <w:rFonts w:ascii="Times New Roman" w:hAnsi="Times New Roman" w:cs="Times New Roman"/>
            <w:szCs w:val="32"/>
          </w:rPr>
          <w:delText>有的委员和有的地方提出，要进一步强化村民委员会选举工作的保障和监督。因此，建议对村民委员会选举经费的来源做进一步明确；补充、细化修订草案第四十八条关于村民委员会选举宣传工作的规定；对修订草案第五十条、第五十一条中有关责任追究的规定作了完善。</w:delText>
        </w:r>
      </w:del>
    </w:p>
    <w:p>
      <w:pPr>
        <w:pStyle w:val="Normal"/>
        <w:ind w:endChars="0" w:end="0"/>
        <w:rPr>
          <w:del w:id="443" w:author="学霸" w:date="2019-10-23T16:22:00Z"/>
          <w:rFonts w:ascii="Times New Roman" w:hAnsi="Times New Roman" w:eastAsia="楷体_GB2312" w:cs="Times New Roman"/>
          <w:sz w:val="28"/>
          <w:szCs w:val="28"/>
        </w:rPr>
      </w:pPr>
      <w:del w:id="442" w:author="学霸" w:date="2019-10-23T16:22:00Z">
        <w:r>
          <w:rPr>
            <w:rFonts w:ascii="Times New Roman" w:hAnsi="Times New Roman" w:cs="Times New Roman"/>
            <w:szCs w:val="32"/>
          </w:rPr>
          <w:delText>此外，根据常委会组成人员、部门、地方和专家的意见，还对修订草案作了部分文字、技术修改，对有关条款顺序作了相应调整。</w:delText>
        </w:r>
      </w:del>
    </w:p>
    <w:p>
      <w:pPr>
        <w:pStyle w:val="Normal"/>
        <w:ind w:endChars="0" w:end="0"/>
        <w:rPr>
          <w:del w:id="445" w:author="学霸" w:date="2019-10-23T16:22:00Z"/>
          <w:rFonts w:ascii="Times New Roman" w:hAnsi="Times New Roman" w:cs="Times New Roman"/>
          <w:szCs w:val="32"/>
        </w:rPr>
      </w:pPr>
      <w:del w:id="444" w:author="学霸" w:date="2019-10-23T16:22:00Z">
        <w:r>
          <w:rPr>
            <w:rFonts w:ascii="Times New Roman" w:hAnsi="Times New Roman" w:cs="Times New Roman"/>
            <w:szCs w:val="32"/>
          </w:rPr>
          <w:delText>法制委员会已按照上述修改意见提出修订草案修改稿，建议本次常委会会议审议通过。</w:delText>
        </w:r>
      </w:del>
    </w:p>
    <w:p>
      <w:pPr>
        <w:pStyle w:val="Normal"/>
        <w:ind w:endChars="0" w:end="0"/>
        <w:rPr>
          <w:del w:id="447" w:author="学霸" w:date="2019-10-23T16:22:00Z"/>
          <w:rFonts w:ascii="Times New Roman" w:hAnsi="Times New Roman" w:cs="Times New Roman"/>
          <w:szCs w:val="32"/>
        </w:rPr>
      </w:pPr>
      <w:del w:id="446" w:author="学霸" w:date="2019-10-23T16:22:00Z">
        <w:r>
          <w:rPr>
            <w:rFonts w:ascii="Times New Roman" w:hAnsi="Times New Roman" w:cs="Times New Roman"/>
            <w:szCs w:val="32"/>
          </w:rPr>
          <w:delText>以上报告和修订草案修改稿是否妥当，请审议。</w:delText>
        </w:r>
      </w:del>
    </w:p>
    <w:p>
      <w:pPr>
        <w:pStyle w:val="Normal"/>
        <w:spacing w:lineRule="exact" w:line="380" w:before="120" w:after="0"/>
        <w:ind w:firstLineChars="0" w:firstLine="0" w:endChars="0" w:end="0"/>
        <w:rPr>
          <w:del w:id="449" w:author="学霸" w:date="2019-10-23T16:22:00Z"/>
          <w:rFonts w:ascii="Times New Roman" w:hAnsi="Times New Roman" w:cs="Times New Roman"/>
          <w:color w:val="000000"/>
          <w:szCs w:val="32"/>
        </w:rPr>
      </w:pPr>
      <w:del w:id="448" w:author="学霸" w:date="2019-10-23T16:22:00Z">
        <w:r>
          <w:rPr>
            <w:rFonts w:cs="Times New Roman" w:ascii="Times New Roman" w:hAnsi="Times New Roman"/>
            <w:color w:val="000000"/>
            <w:szCs w:val="32"/>
          </w:rPr>
        </w:r>
      </w:del>
    </w:p>
    <w:p>
      <w:pPr>
        <w:pStyle w:val="Normal"/>
        <w:spacing w:lineRule="exact" w:line="100" w:before="120" w:after="0"/>
        <w:ind w:firstLineChars="0" w:firstLine="0" w:endChars="0" w:end="0"/>
        <w:rPr>
          <w:del w:id="451" w:author="学霸" w:date="2019-10-23T16:22:00Z"/>
          <w:rFonts w:ascii="Times New Roman" w:hAnsi="Times New Roman" w:cs="Times New Roman" w:hint="eastAsia"/>
          <w:color w:val="000000"/>
        </w:rPr>
      </w:pPr>
      <w:del w:id="450" w:author="学霸" w:date="2019-10-23T16:22:00Z">
        <w:r>
          <w:rPr>
            <w:rFonts w:cs="Times New Roman" w:hint="eastAsia" w:ascii="Times New Roman" w:hAnsi="Times New Roman"/>
            <w:color w:val="000000"/>
          </w:rPr>
        </w:r>
      </w:del>
    </w:p>
    <w:p>
      <w:pPr>
        <w:pStyle w:val="Normal"/>
        <w:spacing w:lineRule="exact" w:line="100" w:before="120" w:after="0"/>
        <w:ind w:firstLineChars="0" w:firstLine="0" w:endChars="0" w:end="0"/>
        <w:rPr>
          <w:del w:id="453" w:author="学霸" w:date="2019-10-23T16:22:00Z"/>
          <w:rFonts w:ascii="Times New Roman" w:hAnsi="Times New Roman" w:cs="Times New Roman" w:hint="eastAsia"/>
          <w:color w:val="000000"/>
        </w:rPr>
      </w:pPr>
      <w:del w:id="452" w:author="学霸" w:date="2019-10-23T16:22:00Z">
        <w:r>
          <w:rPr>
            <w:rFonts w:cs="Times New Roman" w:hint="eastAsia" w:ascii="Times New Roman" w:hAnsi="Times New Roman"/>
            <w:color w:val="000000"/>
          </w:rPr>
        </w:r>
      </w:del>
    </w:p>
    <w:p>
      <w:pPr>
        <w:pStyle w:val="Normal"/>
        <w:spacing w:lineRule="exact" w:line="100" w:before="120" w:after="0"/>
        <w:ind w:firstLineChars="0" w:firstLine="0" w:endChars="0" w:end="0"/>
        <w:rPr>
          <w:rFonts w:ascii="Times New Roman" w:hAnsi="Times New Roman" w:cs="Times New Roman" w:hint="eastAsia"/>
          <w:color w:val="000000"/>
        </w:rPr>
      </w:pPr>
      <w:r>
        <w:rPr>
          <w:rFonts w:cs="Times New Roman" w:hint="eastAsia" w:ascii="Times New Roman" w:hAnsi="Times New Roman"/>
          <w:color w:val="000000"/>
        </w:rPr>
      </w:r>
    </w:p>
    <w:tbl>
      <w:tblPr>
        <w:tblW w:w="8845" w:type="dxa"/>
        <w:jc w:val="center"/>
        <w:tblInd w:w="0" w:type="dxa"/>
        <w:tblLayout w:type="fixed"/>
        <w:tblCellMar>
          <w:top w:w="0" w:type="dxa"/>
          <w:start w:w="0" w:type="dxa"/>
          <w:bottom w:w="0" w:type="dxa"/>
          <w:end w:w="0" w:type="dxa"/>
        </w:tblCellMar>
      </w:tblPr>
      <w:tblGrid>
        <w:gridCol w:w="8845"/>
      </w:tblGrid>
      <w:tr>
        <w:trPr>
          <w:trHeight w:val="578" w:hRule="atLeast"/>
        </w:trPr>
        <w:tc>
          <w:tcPr>
            <w:tcW w:w="8845" w:type="dxa"/>
            <w:tcBorders>
              <w:top w:val="single" w:sz="8" w:space="0" w:color="000000"/>
              <w:bottom w:val="single" w:sz="8" w:space="0" w:color="000000"/>
            </w:tcBorders>
            <w:vAlign w:val="center"/>
          </w:tcPr>
          <w:p>
            <w:pPr>
              <w:pStyle w:val="Normal"/>
              <w:tabs>
                <w:tab w:val="clear" w:pos="425"/>
                <w:tab w:val="left" w:pos="8935" w:leader="none"/>
              </w:tabs>
              <w:spacing w:lineRule="exact" w:line="600"/>
              <w:ind w:firstLineChars="0" w:firstLine="0" w:startChars="50" w:endChars="50"/>
              <w:jc w:val="start"/>
              <w:textAlignment w:val="center"/>
              <w:rPr>
                <w:rFonts w:ascii="Times New Roman" w:hAnsi="Times New Roman" w:cs="Times New Roman"/>
                <w:color w:val="000000"/>
                <w:szCs w:val="32"/>
              </w:rPr>
            </w:pPr>
            <w:del w:id="454" w:author="学霸" w:date="2019-10-23T16:22:00Z">
              <w:r>
                <w:rPr>
                  <w:rFonts w:ascii="Times New Roman" w:hAnsi="Times New Roman" w:cs="Times New Roman"/>
                  <w:color w:val="000000"/>
                  <w:szCs w:val="32"/>
                </w:rPr>
                <w:delText xml:space="preserve">江苏省人大常委会办公厅            </w:delText>
              </w:r>
            </w:del>
            <w:del w:id="455" w:author="学霸" w:date="2019-10-23T16:22:00Z">
              <w:r>
                <w:rPr>
                  <w:rFonts w:cs="Times New Roman" w:ascii="Times New Roman" w:hAnsi="Times New Roman"/>
                  <w:color w:val="000000"/>
                  <w:szCs w:val="32"/>
                </w:rPr>
                <w:delText>2019</w:delText>
              </w:r>
            </w:del>
            <w:del w:id="456" w:author="学霸" w:date="2019-10-23T16:22:00Z">
              <w:r>
                <w:rPr>
                  <w:rFonts w:ascii="Times New Roman" w:hAnsi="Times New Roman" w:cs="Times New Roman"/>
                  <w:color w:val="000000"/>
                  <w:szCs w:val="32"/>
                </w:rPr>
                <w:delText>年</w:delText>
              </w:r>
            </w:del>
            <w:del w:id="457" w:author="学霸" w:date="2019-10-23T16:22:00Z">
              <w:r>
                <w:rPr>
                  <w:rFonts w:cs="Times New Roman" w:ascii="Times New Roman" w:hAnsi="Times New Roman"/>
                  <w:color w:val="000000"/>
                  <w:szCs w:val="32"/>
                </w:rPr>
                <w:delText>10</w:delText>
              </w:r>
            </w:del>
            <w:del w:id="458" w:author="学霸" w:date="2019-10-23T16:22:00Z">
              <w:r>
                <w:rPr>
                  <w:rFonts w:ascii="Times New Roman" w:hAnsi="Times New Roman" w:cs="Times New Roman"/>
                  <w:color w:val="000000"/>
                  <w:szCs w:val="32"/>
                </w:rPr>
                <w:delText xml:space="preserve">月  </w:delText>
              </w:r>
            </w:del>
            <w:ins w:id="459" w:author="吴正楠" w:date="2019-10-17T16:09:00Z">
              <w:del w:id="460" w:author="学霸" w:date="2019-10-23T16:22:00Z">
                <w:r>
                  <w:rPr>
                    <w:rFonts w:cs="Times New Roman" w:hint="eastAsia" w:ascii="Times New Roman" w:hAnsi="Times New Roman"/>
                    <w:color w:val="000000"/>
                    <w:szCs w:val="32"/>
                  </w:rPr>
                  <w:delText>17</w:delText>
                </w:r>
              </w:del>
            </w:ins>
            <w:del w:id="461" w:author="学霸" w:date="2019-10-23T16:22:00Z">
              <w:r>
                <w:rPr>
                  <w:rFonts w:ascii="Times New Roman" w:hAnsi="Times New Roman" w:cs="Times New Roman"/>
                  <w:color w:val="000000"/>
                  <w:szCs w:val="32"/>
                </w:rPr>
                <w:delText>日印发</w:delText>
              </w:r>
            </w:del>
          </w:p>
        </w:tc>
      </w:tr>
    </w:tbl>
    <w:p>
      <w:pPr>
        <w:pStyle w:val="Normal"/>
        <w:tabs>
          <w:tab w:val="clear" w:pos="425"/>
          <w:tab w:val="left" w:pos="7200" w:leader="none"/>
          <w:tab w:val="left" w:pos="7740" w:leader="none"/>
        </w:tabs>
        <w:spacing w:lineRule="exact" w:line="20"/>
        <w:ind w:endChars="0" w:end="0"/>
        <w:rPr>
          <w:del w:id="463" w:author="学霸" w:date="2019-10-23T16:22:00Z"/>
          <w:rFonts w:ascii="Times New Roman" w:hAnsi="Times New Roman" w:cs="Times New Roman"/>
        </w:rPr>
      </w:pPr>
      <w:del w:id="462" w:author="学霸" w:date="2019-10-23T16:22:00Z">
        <w:r>
          <w:rPr>
            <w:rFonts w:cs="Times New Roman" w:ascii="Times New Roman" w:hAnsi="Times New Roman"/>
          </w:rPr>
        </w:r>
      </w:del>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0" w:characterSet="windows-1252"/>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方正黑体简体">
    <w:altName w:val="微软雅黑"/>
    <w:charset w:val="86"/>
    <w:family w:val="script"/>
    <w:pitch w:val="default"/>
  </w:font>
  <w:font w:name="方正小标宋_GBK">
    <w:altName w:val="微软雅黑"/>
    <w:charset w:val="86"/>
    <w:family w:val="auto"/>
    <w:pitch w:val="default"/>
  </w:font>
  <w:font w:name="方正楷体简体">
    <w:charset w:val="86"/>
    <w:family w:val="script"/>
    <w:pitch w:val="default"/>
  </w:font>
  <w:font w:name="Calibri">
    <w:charset w:val="00" w:characterSet="windows-1252"/>
    <w:family w:val="swiss"/>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9"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5"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Style15">
    <w:name w:val="抄送栏"/>
    <w:basedOn w:val="Normal"/>
    <w:qFormat/>
    <w:pPr>
      <w:snapToGrid w:val="true"/>
      <w:ind w:firstLineChars="200" w:startChars="0" w:start="0" w:endChars="0" w:end="0"/>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5">
    <w:name w:val="标题5"/>
    <w:basedOn w:val="Normal"/>
    <w:next w:val="Normal"/>
    <w:qFormat/>
    <w:pPr/>
    <w:rPr>
      <w:rFonts w:ascii="方正楷体简体" w:hAnsi="方正楷体简体" w:eastAsia="方正楷体简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2013-06-11T17:48:00Z</dcterms:created>
  <dc:creator>admin</dc:creator>
  <dc:description/>
  <dc:language>en-US</dc:language>
  <cp:lastModifiedBy>学霸</cp:lastModifiedBy>
  <cp:lastPrinted>2018-06-27T14:51:00Z</cp:lastPrinted>
  <dcterms:modified xsi:type="dcterms:W3CDTF">2019-10-23T16:22:29Z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