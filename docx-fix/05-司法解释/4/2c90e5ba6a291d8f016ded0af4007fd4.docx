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4.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华文中宋;宋体" w:hint="eastAsia"/>
          <w:color w:val="FF0000"/>
          <w:spacing w:val="-20"/>
          <w:w w:val="80"/>
          <w:sz w:val="80"/>
        </w:rPr>
      </w:pPr>
      <w:r>
        <w:rPr>
          <w:rFonts w:hint="eastAsia" w:eastAsia="华文中宋;宋体"/>
          <w:color w:val="FF0000"/>
          <w:spacing w:val="-20"/>
          <w:w w:val="80"/>
          <w:sz w:val="80"/>
        </w:rPr>
        <w:t>中华人民共和国最高人民检察院</w:t>
      </w:r>
    </w:p>
    <w:p>
      <w:pPr>
        <w:pStyle w:val="Normal"/>
        <w:spacing w:lineRule="exact" w:line="800"/>
        <w:jc w:val="center"/>
        <w:rPr>
          <w:rFonts w:eastAsia="华文中宋;宋体" w:hint="eastAsia"/>
          <w:color w:val="FF0000"/>
          <w:spacing w:val="-20"/>
          <w:w w:val="80"/>
          <w:sz w:val="80"/>
        </w:rPr>
      </w:pPr>
      <w:r>
        <w:rPr>
          <w:rFonts w:eastAsia="华文中宋;宋体" w:hint="eastAsia"/>
          <w:color w:val="FF0000"/>
          <w:spacing w:val="-20"/>
          <w:w w:val="80"/>
          <w:sz w:val="80"/>
        </w:rPr>
      </w:r>
    </w:p>
    <w:p>
      <w:pPr>
        <w:pStyle w:val="Normal"/>
        <w:jc w:val="center"/>
        <w:rPr>
          <w:rFonts w:ascii="黑体" w:hAnsi="黑体" w:eastAsia="黑体" w:hint="eastAsia"/>
          <w:w w:val="80"/>
          <w:sz w:val="144"/>
        </w:rPr>
      </w:pPr>
      <w:r>
        <w:rPr>
          <w:rFonts w:hint="eastAsia" w:eastAsia="华文中宋;宋体"/>
          <w:color w:val="FF0000"/>
          <w:spacing w:val="-20"/>
          <w:w w:val="80"/>
          <w:sz w:val="144"/>
        </w:rPr>
        <w:t>公    告</w:t>
      </w:r>
    </w:p>
    <w:p>
      <w:pPr>
        <w:pStyle w:val="Normal"/>
        <w:rPr>
          <w:rFonts w:ascii="黑体" w:hAnsi="黑体" w:eastAsia="黑体" w:hint="eastAsia"/>
          <w:w w:val="80"/>
          <w:sz w:val="144"/>
        </w:rPr>
      </w:pPr>
      <w:r>
        <w:rPr>
          <w:rFonts w:eastAsia="黑体" w:hint="eastAsia" w:ascii="黑体" w:hAnsi="黑体"/>
          <w:w w:val="80"/>
          <w:sz w:val="144"/>
        </w:rPr>
      </w:r>
    </w:p>
    <w:p>
      <w:pPr>
        <w:pStyle w:val="Normal"/>
        <w:rPr>
          <w:rFonts w:hint="eastAsia"/>
        </w:rPr>
      </w:pPr>
      <w:r>
        <w:rPr>
          <w:rFonts w:hint="eastAsia"/>
        </w:rPr>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pPr>
      <w:r>
        <w:rPr/>
        <w:t xml:space="preserve">    </w:t>
      </w:r>
      <w:r>
        <w:rPr/>
        <w:t>《最高人民检察院关于废止部分司法解释</w:t>
      </w:r>
      <w:r>
        <w:rPr>
          <w:rFonts w:hint="eastAsia"/>
        </w:rPr>
        <w:t>性质</w:t>
      </w:r>
      <w:r>
        <w:rPr/>
        <w:t>文件</w:t>
      </w:r>
      <w:r>
        <w:rPr>
          <w:rFonts w:hint="eastAsia"/>
        </w:rPr>
        <w:t>和规范性文件</w:t>
      </w:r>
      <w:r>
        <w:rPr/>
        <w:t>的决定》已于</w:t>
      </w:r>
      <w:r>
        <w:rPr/>
        <w:t>2019</w:t>
      </w:r>
      <w:r>
        <w:rPr/>
        <w:t>年</w:t>
      </w:r>
      <w:r>
        <w:rPr/>
        <w:t>5</w:t>
      </w:r>
      <w:r>
        <w:rPr/>
        <w:t>月</w:t>
      </w:r>
      <w:r>
        <w:rPr/>
        <w:t>8</w:t>
      </w:r>
      <w:r>
        <w:rPr/>
        <w:t>日由最高人民检察院第十三届检察委员会第十八次会议通过，现予公布。</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pPr>
      <w:r>
        <w:rPr/>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pPr>
      <w:r>
        <w:rPr/>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pPr>
      <w:r>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auto" w:line="240"/>
        <w:ind w:firstLineChars="0" w:firstLine="0" w:startChars="0" w:start="0" w:endChars="0" w:end="0"/>
        <w:jc w:val="both"/>
        <w:textAlignment w:val="auto"/>
        <w:rPr>
          <w:rFonts w:ascii="Times New Roman;DejaVu Sans" w:hAnsi="Times New Roman;DejaVu Sans" w:eastAsia="仿宋_GB2312" w:cs="Times New Roman;DejaVu Sans"/>
          <w:color w:val="000000"/>
          <w:kern w:val="0"/>
          <w:sz w:val="32"/>
          <w:szCs w:val="32"/>
          <w:shd w:fill="FFFFFF" w:val="clear"/>
          <w:lang w:bidi="ar"/>
        </w:rPr>
      </w:pPr>
      <w:r>
        <w:rPr>
          <w:rFonts w:cs="Times New Roman;DejaVu Sans"/>
          <w:color w:val="000000"/>
          <w:kern w:val="0"/>
          <w:sz w:val="32"/>
          <w:szCs w:val="32"/>
          <w:shd w:fill="FFFFFF" w:val="clear"/>
          <w:lang w:bidi="ar"/>
        </w:rPr>
        <w:t xml:space="preserve">                               </w:t>
      </w:r>
      <w:r>
        <w:rPr>
          <w:rFonts w:ascii="Times New Roman;DejaVu Sans" w:hAnsi="Times New Roman;DejaVu Sans" w:cs="Times New Roman;DejaVu Sans"/>
          <w:color w:val="000000"/>
          <w:kern w:val="0"/>
          <w:sz w:val="32"/>
          <w:szCs w:val="32"/>
          <w:shd w:fill="FFFFFF" w:val="clear"/>
          <w:lang w:bidi="ar"/>
        </w:rPr>
        <w:t>最 高 人 民 检 察 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hint="eastAsia"/>
        </w:rPr>
      </w:pPr>
      <w:r>
        <w:rPr>
          <w:rFonts w:eastAsia="仿宋_GB2312" w:cs="Times New Roman;DejaVu Sans" w:hint="eastAsia"/>
          <w:color w:val="000000"/>
          <w:kern w:val="0"/>
          <w:sz w:val="32"/>
          <w:szCs w:val="32"/>
          <w:shd w:fill="FFFFFF" w:val="clear"/>
          <w:lang w:bidi="ar"/>
        </w:rPr>
        <w:t xml:space="preserve">                     </w:t>
      </w:r>
      <w:r>
        <w:rPr>
          <w:rFonts w:cs="Times New Roman;DejaVu Sans"/>
          <w:color w:val="000000"/>
          <w:kern w:val="0"/>
          <w:sz w:val="32"/>
          <w:szCs w:val="32"/>
          <w:shd w:fill="FFFFFF" w:val="clear"/>
          <w:lang w:bidi="ar"/>
        </w:rPr>
        <w:t xml:space="preserve">  </w:t>
      </w:r>
      <w:r>
        <w:rPr>
          <w:rFonts w:eastAsia="仿宋_GB2312" w:cs="Times New Roman;DejaVu Sans" w:hint="eastAsia"/>
          <w:color w:val="000000"/>
          <w:kern w:val="0"/>
          <w:sz w:val="32"/>
          <w:szCs w:val="32"/>
          <w:shd w:fill="FFFFFF" w:val="clear"/>
          <w:lang w:bidi="ar"/>
        </w:rPr>
        <w:t xml:space="preserve">          </w:t>
      </w:r>
      <w:r>
        <w:rPr>
          <w:rFonts w:eastAsia="仿宋_GB2312" w:cs="Times New Roman;DejaVu Sans"/>
          <w:color w:val="000000"/>
          <w:kern w:val="0"/>
          <w:sz w:val="32"/>
          <w:szCs w:val="32"/>
          <w:shd w:fill="FFFFFF" w:val="clear"/>
          <w:lang w:bidi="ar"/>
        </w:rPr>
        <w:t>2019</w:t>
      </w:r>
      <w:r>
        <w:rPr>
          <w:rFonts w:ascii="Times New Roman;DejaVu Sans" w:hAnsi="Times New Roman;DejaVu Sans" w:cs="Times New Roman;DejaVu Sans"/>
          <w:color w:val="000000"/>
          <w:kern w:val="0"/>
          <w:sz w:val="32"/>
          <w:szCs w:val="32"/>
          <w:shd w:fill="FFFFFF" w:val="clear"/>
          <w:lang w:bidi="ar"/>
        </w:rPr>
        <w:t>年</w:t>
      </w:r>
      <w:r>
        <w:rPr>
          <w:rFonts w:cs="Times New Roman;DejaVu Sans" w:hint="eastAsia"/>
          <w:color w:val="000000"/>
          <w:kern w:val="0"/>
          <w:sz w:val="32"/>
          <w:szCs w:val="32"/>
          <w:shd w:fill="FFFFFF" w:val="clear"/>
          <w:lang w:bidi="ar"/>
        </w:rPr>
        <w:t>6</w:t>
      </w:r>
      <w:r>
        <w:rPr>
          <w:rFonts w:ascii="Times New Roman;DejaVu Sans" w:hAnsi="Times New Roman;DejaVu Sans" w:cs="Times New Roman;DejaVu Sans"/>
          <w:color w:val="000000"/>
          <w:kern w:val="0"/>
          <w:sz w:val="32"/>
          <w:szCs w:val="32"/>
          <w:shd w:fill="FFFFFF" w:val="clear"/>
          <w:lang w:bidi="ar"/>
        </w:rPr>
        <w:t>月</w:t>
      </w:r>
      <w:r>
        <w:rPr>
          <w:rFonts w:cs="Times New Roman;DejaVu Sans" w:hint="eastAsia"/>
          <w:color w:val="000000"/>
          <w:kern w:val="0"/>
          <w:sz w:val="32"/>
          <w:szCs w:val="32"/>
          <w:shd w:fill="FFFFFF" w:val="clear"/>
          <w:lang w:bidi="ar"/>
        </w:rPr>
        <w:t>14</w:t>
      </w:r>
      <w:r>
        <w:rPr>
          <w:rFonts w:ascii="Times New Roman;DejaVu Sans" w:hAnsi="Times New Roman;DejaVu Sans" w:cs="Times New Roman;DejaVu Sans"/>
          <w:color w:val="000000"/>
          <w:kern w:val="0"/>
          <w:sz w:val="32"/>
          <w:szCs w:val="32"/>
          <w:shd w:fill="FFFFFF" w:val="clear"/>
          <w:lang w:bidi="ar"/>
        </w:rPr>
        <w:t>日</w:t>
      </w:r>
      <w:r>
        <w:rPr>
          <w:rFonts w:ascii="Times New Roman;DejaVu Sans" w:hAnsi="Times New Roman;DejaVu Sans" w:cs="Times New Roman;DejaVu Sans"/>
          <w:color w:val="000000"/>
          <w:kern w:val="0"/>
          <w:sz w:val="32"/>
          <w:szCs w:val="32"/>
          <w:shd w:fill="FFFFFF" w:val="clear"/>
          <w:lang w:bidi="ar"/>
        </w:rPr>
        <w:t xml:space="preserve">        </w:t>
      </w:r>
    </w:p>
    <w:p>
      <w:pPr>
        <w:pStyle w:val="Normal"/>
        <w:rPr>
          <w:ins w:id="1" w:author="admin" w:date="2019-07-18T17:02:00Z"/>
          <w:rFonts w:hint="eastAsia"/>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531" w:right="1531" w:gutter="0" w:header="851" w:top="2098" w:footer="1588" w:bottom="1985"/>
          <w:pgNumType w:start="1" w:fmt="decimal"/>
          <w:formProt w:val="false"/>
          <w:titlePg/>
          <w:textDirection w:val="lrTb"/>
          <w:docGrid w:type="linesAndChars" w:linePitch="579" w:charSpace="4294966271"/>
        </w:sectPr>
      </w:pPr>
      <w:ins w:id="0" w:author="admin" w:date="2019-07-18T17:02:00Z">
        <w:r>
          <w:rPr>
            <w:rFonts w:hint="eastAsia"/>
          </w:rPr>
        </w:r>
      </w:ins>
    </w:p>
    <w:p>
      <w:pPr>
        <w:pStyle w:val="Normal"/>
        <w:rPr>
          <w:rFonts w:ascii="仿宋_GB2312" w:hAnsi="仿宋_GB2312" w:eastAsia="仿宋_GB2312" w:cs="仿宋_GB2312" w:hint="eastAsia"/>
          <w:color w:val="FFFFFF"/>
        </w:rPr>
      </w:pPr>
      <w:r>
        <w:rPr>
          <w:rFonts w:eastAsia="仿宋_GB2312" w:cs="仿宋_GB2312" w:hint="eastAsia" w:ascii="仿宋_GB2312" w:hAnsi="仿宋_GB2312"/>
          <w:color w:val="FFFFFF"/>
        </w:rPr>
        <w:t>000001</w:t>
      </w:r>
    </w:p>
    <w:p>
      <w:pPr>
        <w:pStyle w:val="Normal"/>
        <w:rPr>
          <w:rFonts w:ascii="黑体" w:hAnsi="黑体" w:eastAsia="黑体" w:cs="黑体" w:hint="eastAsia"/>
          <w:color w:val="FFFFFF"/>
        </w:rPr>
      </w:pPr>
      <w:r>
        <w:rPr>
          <w:rFonts w:ascii="黑体" w:hAnsi="黑体" w:cs="黑体" w:hint="eastAsia" w:eastAsia="黑体"/>
          <w:color w:val="FFFFFF"/>
        </w:rPr>
        <w:t>机密★</w:t>
      </w:r>
      <w:r>
        <w:rPr>
          <w:rFonts w:eastAsia="黑体" w:cs="黑体" w:hint="eastAsia" w:ascii="黑体" w:hAnsi="黑体"/>
          <w:color w:val="FFFFFF"/>
        </w:rPr>
        <w:t>1</w:t>
      </w:r>
      <w:r>
        <w:rPr>
          <w:rFonts w:ascii="黑体" w:hAnsi="黑体" w:cs="黑体" w:hint="eastAsia" w:eastAsia="黑体"/>
          <w:color w:val="FFFFFF"/>
        </w:rPr>
        <w:t>年</w:t>
      </w:r>
    </w:p>
    <w:p>
      <w:pPr>
        <w:pStyle w:val="Normal"/>
        <w:rPr>
          <w:rFonts w:ascii="黑体" w:hAnsi="黑体" w:eastAsia="黑体" w:cs="黑体" w:hint="eastAsia"/>
          <w:color w:val="FFFFFF"/>
        </w:rPr>
      </w:pPr>
      <w:r>
        <w:rPr>
          <w:rFonts w:ascii="黑体" w:hAnsi="黑体" w:cs="黑体" w:hint="eastAsia" w:eastAsia="黑体"/>
          <w:color w:val="FFFFFF"/>
        </w:rPr>
        <w:t>特急</w:t>
      </w:r>
    </w:p>
    <w:p>
      <w:pPr>
        <w:pStyle w:val="Normal"/>
        <w:rPr>
          <w:rFonts w:ascii="黑体" w:hAnsi="黑体" w:eastAsia="黑体" w:cs="黑体" w:hint="eastAsia"/>
          <w:color w:val="FFFFFF"/>
          <w:sz w:val="20"/>
          <w:lang w:val="en-US" w:eastAsia="en-US"/>
        </w:rPr>
      </w:pPr>
      <w:r>
        <w:rPr>
          <w:rFonts w:eastAsia="黑体" w:cs="黑体" w:hint="eastAsia" w:ascii="黑体" w:hAnsi="黑体"/>
          <w:color w:val="FFFFFF"/>
          <w:sz w:val="20"/>
          <w:lang w:val="en-US" w:eastAsia="en-US"/>
        </w:rPr>
      </w:r>
      <w:r>
        <mc:AlternateContent>
          <mc:Choice Requires="wps">
            <w:drawing>
              <wp:anchor distT="0" distB="0" distL="114935" distR="114935" simplePos="0" relativeHeight="3" behindDoc="0" locked="0" layoutInCell="0" allowOverlap="1">
                <wp:simplePos x="0" y="0"/>
                <wp:positionH relativeFrom="margin">
                  <wp:posOffset>20955</wp:posOffset>
                </wp:positionH>
                <wp:positionV relativeFrom="margin">
                  <wp:posOffset>916305</wp:posOffset>
                </wp:positionV>
                <wp:extent cx="5573395" cy="1470660"/>
                <wp:effectExtent l="0" t="0" r="0" b="0"/>
                <wp:wrapNone/>
                <wp:docPr id="3" name="Frame1"/>
                <a:graphic xmlns:a="http://schemas.openxmlformats.org/drawingml/2006/main">
                  <a:graphicData uri="http://schemas.microsoft.com/office/word/2010/wordprocessingShape">
                    <wps:wsp>
                      <wps:cNvSpPr txBox="1"/>
                      <wps:spPr>
                        <a:xfrm>
                          <a:off x="0" y="0"/>
                          <a:ext cx="5573395" cy="1470660"/>
                        </a:xfrm>
                        <a:prstGeom prst="rect"/>
                        <a:solidFill>
                          <a:srgbClr val="FFFFFF">
                            <a:alpha val="0"/>
                          </a:srgbClr>
                        </a:solidFill>
                      </wps:spPr>
                      <wps:txbx>
                        <w:txbxContent>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wps:txbx>
                      <wps:bodyPr anchor="t" lIns="635" tIns="635" rIns="635" bIns="635">
                        <a:noAutofit/>
                      </wps:bodyPr>
                    </wps:wsp>
                  </a:graphicData>
                </a:graphic>
              </wp:anchor>
            </w:drawing>
          </mc:Choice>
          <mc:Fallback>
            <w:pict>
              <v:rect fillcolor="#FFFFFF" style="position:absolute;rotation:-0;width:438.85pt;height:115.8pt;mso-wrap-distance-left:9.05pt;mso-wrap-distance-right:9.05pt;mso-wrap-distance-top:0pt;mso-wrap-distance-bottom:0pt;margin-top:72.15pt;mso-position-vertical-relative:margin;margin-left:1.65pt;mso-position-horizontal-relative:margin">
                <v:fill opacity="0f"/>
                <v:textbox inset="0.000694444444444445in,0.000694444444444445in,0.000694444444444445in,0.000694444444444445in">
                  <w:txbxContent>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v:textbox>
                <w10:wrap type="none"/>
              </v:rect>
            </w:pict>
          </mc:Fallback>
        </mc:AlternateContent>
      </w:r>
    </w:p>
    <w:p>
      <w:pPr>
        <w:pStyle w:val="Normal"/>
        <w:rPr>
          <w:rFonts w:ascii="仿宋_GB2312" w:hAnsi="仿宋_GB2312" w:hint="eastAsia"/>
        </w:rPr>
      </w:pPr>
      <w:r>
        <w:rPr>
          <w:rFonts w:hint="eastAsia" w:ascii="仿宋_GB2312" w:hAnsi="仿宋_GB2312"/>
        </w:rPr>
      </w:r>
    </w:p>
    <w:p>
      <w:pPr>
        <w:pStyle w:val="Normal"/>
        <w:rPr>
          <w:rFonts w:ascii="仿宋_GB2312" w:hAnsi="仿宋_GB2312" w:hint="eastAsia"/>
        </w:rPr>
      </w:pPr>
      <w:r>
        <w:rPr>
          <w:rFonts w:hint="eastAsia" w:ascii="仿宋_GB2312" w:hAnsi="仿宋_GB2312"/>
        </w:rPr>
      </w:r>
    </w:p>
    <w:p>
      <w:pPr>
        <w:pStyle w:val="Normal"/>
        <w:rPr>
          <w:rFonts w:hint="eastAsia"/>
          <w:sz w:val="20"/>
          <w:lang w:val="en-US" w:eastAsia="en-US"/>
        </w:rPr>
      </w:pPr>
      <w:r>
        <w:rPr>
          <w:rFonts w:hint="eastAsia"/>
          <w:sz w:val="20"/>
          <w:lang w:val="en-US" w:eastAsia="en-US"/>
        </w:rPr>
        <mc:AlternateContent>
          <mc:Choice Requires="wps">
            <w:drawing>
              <wp:anchor distT="0" distB="0" distL="114935" distR="114935" simplePos="0" relativeHeight="5" behindDoc="0" locked="0" layoutInCell="0" allowOverlap="1">
                <wp:simplePos x="0" y="0"/>
                <wp:positionH relativeFrom="margin">
                  <wp:posOffset>0</wp:posOffset>
                </wp:positionH>
                <wp:positionV relativeFrom="page">
                  <wp:posOffset>4387850</wp:posOffset>
                </wp:positionV>
                <wp:extent cx="5615940" cy="635"/>
                <wp:effectExtent l="635" t="9525" r="635" b="9525"/>
                <wp:wrapNone/>
                <wp:docPr id="4" name="Line 3"/>
                <a:graphic xmlns:a="http://schemas.openxmlformats.org/drawingml/2006/main">
                  <a:graphicData uri="http://schemas.microsoft.com/office/word/2010/wordprocessingShape">
                    <wps:wsp>
                      <wps:cNvSpPr/>
                      <wps:spPr>
                        <a:xfrm>
                          <a:off x="0" y="0"/>
                          <a:ext cx="5616000" cy="720"/>
                        </a:xfrm>
                        <a:prstGeom prst="line">
                          <a:avLst/>
                        </a:prstGeom>
                        <a:ln w="19080">
                          <a:solidFill>
                            <a:srgbClr val="FF0000"/>
                          </a:solidFill>
                          <a:miter/>
                        </a:ln>
                      </wps:spPr>
                      <wps:style>
                        <a:lnRef idx="0"/>
                        <a:fillRef idx="0"/>
                        <a:effectRef idx="0"/>
                        <a:fontRef idx="minor"/>
                      </wps:style>
                      <wps:bodyPr/>
                    </wps:wsp>
                  </a:graphicData>
                </a:graphic>
              </wp:anchor>
            </w:drawing>
          </mc:Choice>
          <mc:Fallback>
            <w:pict>
              <v:line id="shape_0" from="0pt,345.5pt" to="442.15pt,345.5pt" stroked="t" o:allowincell="f" style="position:absolute;mso-position-horizontal-relative:margin;mso-position-vertical-relative:page">
                <v:stroke color="red" weight="19080" joinstyle="miter" endcap="flat"/>
                <v:fill o:detectmouseclick="t" on="false"/>
                <w10:wrap type="none"/>
              </v:line>
            </w:pict>
          </mc:Fallback>
        </mc:AlternateContent>
      </w:r>
    </w:p>
    <w:p>
      <w:pPr>
        <w:pStyle w:val="Normal"/>
        <w:rPr>
          <w:rFonts w:hint="eastAsia"/>
          <w:sz w:val="20"/>
          <w:lang w:val="en-US" w:eastAsia="en-US"/>
        </w:rPr>
      </w:pPr>
      <w:r>
        <w:rPr>
          <w:rFonts w:hint="eastAsia"/>
          <w:sz w:val="20"/>
          <w:lang w:val="en-US" w:eastAsia="en-US"/>
        </w:rPr>
      </w:r>
      <w:r>
        <mc:AlternateContent>
          <mc:Choice Requires="wps">
            <w:drawing>
              <wp:anchor distT="0" distB="0" distL="114935" distR="114935" simplePos="0" relativeHeight="6" behindDoc="0" locked="0" layoutInCell="1" allowOverlap="1">
                <wp:simplePos x="0" y="0"/>
                <wp:positionH relativeFrom="column">
                  <wp:align>center</wp:align>
                </wp:positionH>
                <wp:positionV relativeFrom="page">
                  <wp:posOffset>3910330</wp:posOffset>
                </wp:positionV>
                <wp:extent cx="2854325" cy="367665"/>
                <wp:effectExtent l="0" t="0" r="0" b="0"/>
                <wp:wrapNone/>
                <wp:docPr id="5" name="Frame2"/>
                <a:graphic xmlns:a="http://schemas.openxmlformats.org/drawingml/2006/main">
                  <a:graphicData uri="http://schemas.microsoft.com/office/word/2010/wordprocessingShape">
                    <wps:wsp>
                      <wps:cNvSpPr txBox="1"/>
                      <wps:spPr>
                        <a:xfrm>
                          <a:off x="0" y="0"/>
                          <a:ext cx="2854325" cy="367665"/>
                        </a:xfrm>
                        <a:prstGeom prst="rect"/>
                        <a:solidFill>
                          <a:srgbClr val="FFFFFF">
                            <a:alpha val="0"/>
                          </a:srgbClr>
                        </a:solidFill>
                      </wps:spPr>
                      <wps:txbx>
                        <w:txbxContent>
                          <w:p>
                            <w:pPr>
                              <w:pStyle w:val="Normal"/>
                              <w:jc w:val="center"/>
                              <w:rPr/>
                            </w:pPr>
                            <w:r>
                              <w:rPr>
                                <w:rFonts w:hint="eastAsia"/>
                                <w:sz w:val="32"/>
                              </w:rPr>
                              <w:t>高检发释字</w:t>
                            </w:r>
                            <w:r>
                              <w:rPr>
                                <w:rFonts w:ascii="仿宋_GB2312" w:hAnsi="仿宋_GB2312" w:hint="eastAsia"/>
                                <w:sz w:val="32"/>
                              </w:rPr>
                              <w:t>〔</w:t>
                            </w:r>
                            <w:r>
                              <w:rPr>
                                <w:rFonts w:hint="eastAsia" w:ascii="仿宋_GB2312" w:hAnsi="仿宋_GB2312"/>
                                <w:sz w:val="32"/>
                              </w:rPr>
                              <w:t>201</w:t>
                            </w:r>
                            <w:r>
                              <w:rPr>
                                <w:rFonts w:ascii="仿宋_GB2312" w:hAnsi="仿宋_GB2312"/>
                                <w:sz w:val="32"/>
                              </w:rPr>
                              <w:t>9</w:t>
                            </w:r>
                            <w:r>
                              <w:rPr>
                                <w:rFonts w:ascii="仿宋_GB2312" w:hAnsi="仿宋_GB2312" w:hint="eastAsia"/>
                                <w:sz w:val="32"/>
                              </w:rPr>
                              <w:t>〕</w:t>
                            </w:r>
                            <w:r>
                              <w:rPr>
                                <w:rFonts w:ascii="仿宋_GB2312" w:hAnsi="仿宋_GB2312"/>
                                <w:sz w:val="32"/>
                              </w:rPr>
                              <w:t>3</w:t>
                            </w:r>
                            <w:r>
                              <w:rPr>
                                <w:rFonts w:ascii="仿宋_GB2312" w:hAnsi="仿宋_GB2312" w:hint="eastAsia"/>
                                <w:sz w:val="32"/>
                              </w:rPr>
                              <w:t>号</w:t>
                            </w:r>
                          </w:p>
                        </w:txbxContent>
                      </wps:txbx>
                      <wps:bodyPr anchor="t" lIns="92075" tIns="46355" rIns="92075" bIns="46355">
                        <a:noAutofit/>
                      </wps:bodyPr>
                    </wps:wsp>
                  </a:graphicData>
                </a:graphic>
              </wp:anchor>
            </w:drawing>
          </mc:Choice>
          <mc:Fallback>
            <w:pict>
              <v:rect fillcolor="#FFFFFF" style="position:absolute;rotation:-0;width:224.75pt;height:28.95pt;mso-wrap-distance-left:9.05pt;mso-wrap-distance-right:9.05pt;mso-wrap-distance-top:0pt;mso-wrap-distance-bottom:0pt;margin-top:307.9pt;mso-position-vertical-relative:page;margin-left:108.75pt;mso-position-horizontal:center;mso-position-horizontal-relative:text">
                <v:fill opacity="0f"/>
                <v:textbox inset="0.100694444444444in,0.0506944444444444in,0.100694444444444in,0.0506944444444444in">
                  <w:txbxContent>
                    <w:p>
                      <w:pPr>
                        <w:pStyle w:val="Normal"/>
                        <w:jc w:val="center"/>
                        <w:rPr/>
                      </w:pPr>
                      <w:r>
                        <w:rPr>
                          <w:rFonts w:hint="eastAsia"/>
                          <w:sz w:val="32"/>
                        </w:rPr>
                        <w:t>高检发释字</w:t>
                      </w:r>
                      <w:r>
                        <w:rPr>
                          <w:rFonts w:ascii="仿宋_GB2312" w:hAnsi="仿宋_GB2312" w:hint="eastAsia"/>
                          <w:sz w:val="32"/>
                        </w:rPr>
                        <w:t>〔</w:t>
                      </w:r>
                      <w:r>
                        <w:rPr>
                          <w:rFonts w:hint="eastAsia" w:ascii="仿宋_GB2312" w:hAnsi="仿宋_GB2312"/>
                          <w:sz w:val="32"/>
                        </w:rPr>
                        <w:t>201</w:t>
                      </w:r>
                      <w:r>
                        <w:rPr>
                          <w:rFonts w:ascii="仿宋_GB2312" w:hAnsi="仿宋_GB2312"/>
                          <w:sz w:val="32"/>
                        </w:rPr>
                        <w:t>9</w:t>
                      </w:r>
                      <w:r>
                        <w:rPr>
                          <w:rFonts w:ascii="仿宋_GB2312" w:hAnsi="仿宋_GB2312" w:hint="eastAsia"/>
                          <w:sz w:val="32"/>
                        </w:rPr>
                        <w:t>〕</w:t>
                      </w:r>
                      <w:r>
                        <w:rPr>
                          <w:rFonts w:ascii="仿宋_GB2312" w:hAnsi="仿宋_GB2312"/>
                          <w:sz w:val="32"/>
                        </w:rPr>
                        <w:t>3</w:t>
                      </w:r>
                      <w:r>
                        <w:rPr>
                          <w:rFonts w:ascii="仿宋_GB2312" w:hAnsi="仿宋_GB2312" w:hint="eastAsia"/>
                          <w:sz w:val="32"/>
                        </w:rPr>
                        <w:t>号</w:t>
                      </w:r>
                    </w:p>
                  </w:txbxContent>
                </v:textbox>
                <w10:wrap type="none"/>
              </v:rect>
            </w:pict>
          </mc:Fallback>
        </mc:AlternateConten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ind w:firstLineChars="0" w:firstLine="0" w:startChars="0" w:start="0" w:endChars="0" w:end="0"/>
        <w:jc w:val="center"/>
        <w:textAlignment w:val="auto"/>
        <w:rPr>
          <w:rFonts w:ascii="Times New Roman;DejaVu Sans" w:hAnsi="Times New Roman;DejaVu Sans" w:eastAsia="方正小标宋_GBK" w:cs="Times New Roman;DejaVu Sans"/>
          <w:sz w:val="44"/>
          <w:szCs w:val="24"/>
          <w:shd w:fill="auto" w:val="clear"/>
          <w:lang w:bidi="ar"/>
        </w:rPr>
      </w:pPr>
      <w:r>
        <w:rPr>
          <w:rFonts w:ascii="Times New Roman;DejaVu Sans" w:hAnsi="Times New Roman;DejaVu Sans" w:cs="Times New Roman;DejaVu Sans" w:eastAsia="方正小标宋_GBK"/>
          <w:kern w:val="2"/>
          <w:sz w:val="44"/>
          <w:szCs w:val="24"/>
          <w:shd w:fill="auto" w:val="clear"/>
          <w:lang w:bidi="ar"/>
        </w:rPr>
        <w:t>最高人民检察院关于</w:t>
      </w:r>
      <w:r>
        <w:rPr>
          <w:rFonts w:ascii="Times New Roman;DejaVu Sans" w:hAnsi="Times New Roman;DejaVu Sans" w:cs="Times New Roman;DejaVu Sans" w:eastAsia="方正小标宋_GBK"/>
          <w:sz w:val="44"/>
          <w:szCs w:val="24"/>
          <w:shd w:fill="auto" w:val="clear"/>
          <w:lang w:bidi="ar"/>
        </w:rPr>
        <w:t>废止</w:t>
      </w:r>
      <w:r>
        <w:rPr>
          <w:rFonts w:ascii="Times New Roman;DejaVu Sans" w:hAnsi="Times New Roman;DejaVu Sans" w:cs="Times New Roman;DejaVu Sans" w:eastAsia="方正小标宋_GBK"/>
          <w:kern w:val="2"/>
          <w:sz w:val="44"/>
          <w:szCs w:val="24"/>
          <w:shd w:fill="auto" w:val="clear"/>
          <w:lang w:bidi="ar"/>
        </w:rPr>
        <w:t>部分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ind w:firstLineChars="0" w:firstLine="0" w:startChars="0" w:start="0" w:endChars="0" w:end="0"/>
        <w:jc w:val="center"/>
        <w:textAlignment w:val="auto"/>
        <w:rPr>
          <w:rFonts w:ascii="Times New Roman;DejaVu Sans" w:hAnsi="Times New Roman;DejaVu Sans" w:eastAsia="方正小标宋_GBK" w:cs="Times New Roman;DejaVu Sans"/>
          <w:kern w:val="2"/>
          <w:sz w:val="44"/>
          <w:szCs w:val="24"/>
          <w:shd w:fill="auto" w:val="clear"/>
          <w:lang w:bidi="ar"/>
        </w:rPr>
      </w:pPr>
      <w:r>
        <w:rPr>
          <w:rFonts w:ascii="Times New Roman;DejaVu Sans" w:hAnsi="Times New Roman;DejaVu Sans" w:cs="Times New Roman;DejaVu Sans" w:eastAsia="方正小标宋_GBK"/>
          <w:kern w:val="2"/>
          <w:sz w:val="44"/>
          <w:szCs w:val="24"/>
          <w:shd w:fill="auto" w:val="clear"/>
          <w:lang w:bidi="ar"/>
        </w:rPr>
        <w:t>司法解释</w:t>
      </w:r>
      <w:r>
        <w:rPr>
          <w:rFonts w:ascii="Times New Roman;DejaVu Sans" w:hAnsi="Times New Roman;DejaVu Sans" w:cs="Times New Roman;DejaVu Sans" w:hint="eastAsia" w:eastAsia="方正小标宋_GBK"/>
          <w:kern w:val="2"/>
          <w:sz w:val="44"/>
          <w:szCs w:val="24"/>
          <w:shd w:fill="auto" w:val="clear"/>
          <w:lang w:bidi="ar"/>
        </w:rPr>
        <w:t>性质文件</w:t>
      </w:r>
      <w:r>
        <w:rPr>
          <w:rFonts w:ascii="Times New Roman;DejaVu Sans" w:hAnsi="Times New Roman;DejaVu Sans" w:cs="Times New Roman;DejaVu Sans" w:eastAsia="方正小标宋_GBK"/>
          <w:kern w:val="2"/>
          <w:sz w:val="44"/>
          <w:szCs w:val="24"/>
          <w:shd w:fill="auto" w:val="clear"/>
          <w:lang w:bidi="ar"/>
        </w:rPr>
        <w:t>和</w:t>
      </w:r>
      <w:r>
        <w:rPr>
          <w:rFonts w:ascii="Times New Roman;DejaVu Sans" w:hAnsi="Times New Roman;DejaVu Sans" w:cs="Times New Roman;DejaVu Sans" w:hint="eastAsia" w:eastAsia="方正小标宋_GBK"/>
          <w:kern w:val="2"/>
          <w:sz w:val="44"/>
          <w:szCs w:val="24"/>
          <w:shd w:fill="auto" w:val="clear"/>
          <w:lang w:bidi="ar"/>
        </w:rPr>
        <w:t>规范性</w:t>
      </w:r>
      <w:r>
        <w:rPr>
          <w:rFonts w:ascii="Times New Roman;DejaVu Sans" w:hAnsi="Times New Roman;DejaVu Sans" w:cs="Times New Roman;DejaVu Sans" w:eastAsia="方正小标宋_GBK"/>
          <w:kern w:val="2"/>
          <w:sz w:val="44"/>
          <w:szCs w:val="24"/>
          <w:shd w:fill="auto" w:val="clear"/>
          <w:lang w:bidi="ar"/>
        </w:rPr>
        <w:t>文件的决定</w:t>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600"/>
        <w:ind w:firstLineChars="0" w:firstLine="0" w:startChars="0" w:start="0" w:endChars="0" w:end="0"/>
        <w:jc w:val="center"/>
        <w:textAlignment w:val="auto"/>
        <w:rPr>
          <w:rFonts w:ascii="楷体_GB2312" w:hAnsi="楷体_GB2312" w:eastAsia="楷体_GB2312" w:cs="楷体_GB2312" w:hint="eastAsia"/>
          <w:color w:val="000000"/>
          <w:kern w:val="0"/>
          <w:sz w:val="32"/>
          <w:szCs w:val="32"/>
          <w:shd w:fill="FFFFFF" w:val="clear"/>
          <w:lang w:bidi="ar"/>
        </w:rPr>
      </w:pPr>
      <w:r>
        <w:rPr>
          <w:rFonts w:ascii="楷体_GB2312" w:hAnsi="楷体_GB2312" w:cs="楷体_GB2312" w:hint="eastAsia" w:eastAsia="楷体_GB2312"/>
          <w:color w:val="000000"/>
          <w:kern w:val="0"/>
          <w:sz w:val="32"/>
          <w:szCs w:val="32"/>
          <w:shd w:fill="FFFFFF" w:val="clear"/>
          <w:lang w:bidi="ar"/>
        </w:rPr>
        <w:t>（</w:t>
      </w:r>
      <w:r>
        <w:rPr>
          <w:rFonts w:eastAsia="楷体_GB2312" w:cs="楷体_GB2312" w:hint="eastAsia" w:ascii="楷体_GB2312" w:hAnsi="楷体_GB2312"/>
          <w:color w:val="000000"/>
          <w:kern w:val="0"/>
          <w:sz w:val="32"/>
          <w:szCs w:val="32"/>
          <w:shd w:fill="FFFFFF" w:val="clear"/>
          <w:lang w:bidi="ar"/>
        </w:rPr>
        <w:t>2019</w:t>
      </w:r>
      <w:r>
        <w:rPr>
          <w:rFonts w:ascii="楷体_GB2312" w:hAnsi="楷体_GB2312" w:cs="楷体_GB2312" w:hint="eastAsia" w:eastAsia="楷体_GB2312"/>
          <w:color w:val="000000"/>
          <w:kern w:val="0"/>
          <w:sz w:val="32"/>
          <w:szCs w:val="32"/>
          <w:shd w:fill="FFFFFF" w:val="clear"/>
          <w:lang w:bidi="ar"/>
        </w:rPr>
        <w:t>年</w:t>
      </w:r>
      <w:r>
        <w:rPr>
          <w:rFonts w:eastAsia="楷体_GB2312" w:cs="楷体_GB2312" w:hint="eastAsia" w:ascii="楷体_GB2312" w:hAnsi="楷体_GB2312"/>
          <w:color w:val="000000"/>
          <w:kern w:val="0"/>
          <w:sz w:val="32"/>
          <w:szCs w:val="32"/>
          <w:shd w:fill="FFFFFF" w:val="clear"/>
          <w:lang w:bidi="ar"/>
        </w:rPr>
        <w:t>5</w:t>
      </w:r>
      <w:r>
        <w:rPr>
          <w:rFonts w:ascii="楷体_GB2312" w:hAnsi="楷体_GB2312" w:cs="楷体_GB2312" w:hint="eastAsia" w:eastAsia="楷体_GB2312"/>
          <w:color w:val="000000"/>
          <w:kern w:val="0"/>
          <w:sz w:val="32"/>
          <w:szCs w:val="32"/>
          <w:shd w:fill="FFFFFF" w:val="clear"/>
          <w:lang w:bidi="ar"/>
        </w:rPr>
        <w:t>月</w:t>
      </w:r>
      <w:r>
        <w:rPr>
          <w:rFonts w:eastAsia="楷体_GB2312" w:cs="楷体_GB2312" w:hint="eastAsia" w:ascii="楷体_GB2312" w:hAnsi="楷体_GB2312"/>
          <w:color w:val="000000"/>
          <w:kern w:val="0"/>
          <w:sz w:val="32"/>
          <w:szCs w:val="32"/>
          <w:shd w:fill="FFFFFF" w:val="clear"/>
          <w:lang w:bidi="ar"/>
        </w:rPr>
        <w:t>8</w:t>
      </w:r>
      <w:r>
        <w:rPr>
          <w:rFonts w:ascii="楷体_GB2312" w:hAnsi="楷体_GB2312" w:cs="楷体_GB2312" w:hint="eastAsia" w:eastAsia="楷体_GB2312"/>
          <w:color w:val="000000"/>
          <w:kern w:val="0"/>
          <w:sz w:val="32"/>
          <w:szCs w:val="32"/>
          <w:shd w:fill="FFFFFF" w:val="clear"/>
          <w:lang w:bidi="ar"/>
        </w:rPr>
        <w:t>日由最高人民检察院第十三届检察委员会</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color w:val="000000"/>
          <w:kern w:val="0"/>
          <w:sz w:val="32"/>
          <w:szCs w:val="32"/>
          <w:shd w:fill="FFFFFF" w:val="clear"/>
          <w:lang w:bidi="ar"/>
        </w:rPr>
        <w:t>第十八次会议通过）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rPr>
      </w:pPr>
      <w:r>
        <w:rPr>
          <w:rFonts w:eastAsia="楷体_GB2312" w:cs="楷体_GB2312" w:hint="eastAsia" w:ascii="楷体_GB2312" w:hAnsi="楷体_GB2312"/>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color w:val="000000"/>
          <w:kern w:val="0"/>
          <w:sz w:val="32"/>
          <w:szCs w:val="32"/>
          <w:shd w:fill="FFFFFF" w:val="clear"/>
          <w:lang w:bidi="ar"/>
        </w:rPr>
      </w:pPr>
      <w:r>
        <w:rPr>
          <w:rFonts w:ascii="Times New Roman;DejaVu Sans" w:hAnsi="Times New Roman;DejaVu Sans" w:cs="Times New Roman;DejaVu Sans"/>
          <w:color w:val="000000"/>
          <w:kern w:val="0"/>
          <w:sz w:val="32"/>
          <w:szCs w:val="32"/>
          <w:shd w:fill="FFFFFF" w:val="clear"/>
          <w:lang w:bidi="ar"/>
        </w:rPr>
        <w:t>为了贯彻落实《中华人民共和国监察法》《中华人民共和国刑事诉讼法》，保证国家法律统一正确实施，最高人民检察院对单独或者联合其他单位制发的司法解释</w:t>
      </w:r>
      <w:r>
        <w:rPr>
          <w:rFonts w:ascii="Times New Roman;DejaVu Sans" w:hAnsi="Times New Roman;DejaVu Sans" w:cs="Times New Roman;DejaVu Sans" w:hint="eastAsia"/>
          <w:color w:val="000000"/>
          <w:kern w:val="0"/>
          <w:sz w:val="32"/>
          <w:szCs w:val="32"/>
          <w:shd w:fill="FFFFFF" w:val="clear"/>
          <w:lang w:bidi="ar"/>
        </w:rPr>
        <w:t>性质文件</w:t>
      </w:r>
      <w:r>
        <w:rPr>
          <w:rFonts w:ascii="Times New Roman;DejaVu Sans" w:hAnsi="Times New Roman;DejaVu Sans" w:cs="Times New Roman;DejaVu Sans"/>
          <w:color w:val="000000"/>
          <w:kern w:val="0"/>
          <w:sz w:val="32"/>
          <w:szCs w:val="32"/>
          <w:shd w:fill="FFFFFF" w:val="clear"/>
          <w:lang w:bidi="ar"/>
        </w:rPr>
        <w:t>和</w:t>
      </w:r>
      <w:r>
        <w:rPr>
          <w:rFonts w:ascii="Times New Roman;DejaVu Sans" w:hAnsi="Times New Roman;DejaVu Sans" w:cs="Times New Roman;DejaVu Sans" w:hint="eastAsia"/>
          <w:color w:val="000000"/>
          <w:kern w:val="0"/>
          <w:sz w:val="32"/>
          <w:szCs w:val="32"/>
          <w:shd w:fill="FFFFFF" w:val="clear"/>
          <w:lang w:bidi="ar"/>
        </w:rPr>
        <w:t>规范性</w:t>
      </w:r>
      <w:r>
        <w:rPr>
          <w:rFonts w:ascii="Times New Roman;DejaVu Sans" w:hAnsi="Times New Roman;DejaVu Sans" w:cs="Times New Roman;DejaVu Sans"/>
          <w:color w:val="000000"/>
          <w:kern w:val="0"/>
          <w:sz w:val="32"/>
          <w:szCs w:val="32"/>
          <w:shd w:fill="FFFFFF" w:val="clear"/>
          <w:lang w:bidi="ar"/>
        </w:rPr>
        <w:t>文件进行了清理。现决定：</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color w:val="000000"/>
          <w:kern w:val="0"/>
          <w:sz w:val="32"/>
          <w:szCs w:val="32"/>
          <w:shd w:fill="FFFFFF" w:val="clear"/>
          <w:lang w:bidi="ar"/>
        </w:rPr>
      </w:pPr>
      <w:r>
        <w:rPr>
          <w:rFonts w:ascii="Times New Roman;DejaVu Sans" w:hAnsi="Times New Roman;DejaVu Sans" w:cs="Times New Roman;DejaVu Sans"/>
          <w:color w:val="000000"/>
          <w:kern w:val="0"/>
          <w:sz w:val="32"/>
          <w:szCs w:val="32"/>
          <w:shd w:fill="FFFFFF" w:val="clear"/>
          <w:lang w:bidi="ar"/>
        </w:rPr>
        <w:t>一、对最高人民检察院单独制发的</w:t>
      </w:r>
      <w:r>
        <w:rPr>
          <w:rFonts w:cs="Times New Roman;DejaVu Sans" w:hint="eastAsia"/>
          <w:color w:val="000000"/>
          <w:kern w:val="0"/>
          <w:sz w:val="32"/>
          <w:szCs w:val="32"/>
          <w:shd w:fill="FFFFFF" w:val="clear"/>
          <w:lang w:bidi="ar"/>
        </w:rPr>
        <w:t>2</w:t>
      </w:r>
      <w:r>
        <w:rPr>
          <w:rFonts w:cs="Times New Roman;DejaVu Sans"/>
          <w:color w:val="000000"/>
          <w:kern w:val="0"/>
          <w:sz w:val="32"/>
          <w:szCs w:val="32"/>
          <w:shd w:fill="FFFFFF" w:val="clear"/>
          <w:lang w:bidi="ar"/>
        </w:rPr>
        <w:t>2</w:t>
      </w:r>
      <w:r>
        <w:rPr>
          <w:rFonts w:ascii="Times New Roman;DejaVu Sans" w:hAnsi="Times New Roman;DejaVu Sans" w:cs="Times New Roman;DejaVu Sans"/>
          <w:color w:val="000000"/>
          <w:kern w:val="0"/>
          <w:sz w:val="32"/>
          <w:szCs w:val="32"/>
          <w:shd w:fill="FFFFFF" w:val="clear"/>
          <w:lang w:bidi="ar"/>
        </w:rPr>
        <w:t>件司法解释</w:t>
      </w:r>
      <w:r>
        <w:rPr>
          <w:rFonts w:ascii="Times New Roman;DejaVu Sans" w:hAnsi="Times New Roman;DejaVu Sans" w:cs="Times New Roman;DejaVu Sans" w:hint="eastAsia"/>
          <w:color w:val="000000"/>
          <w:kern w:val="0"/>
          <w:sz w:val="32"/>
          <w:szCs w:val="32"/>
          <w:shd w:fill="FFFFFF" w:val="clear"/>
          <w:lang w:bidi="ar"/>
        </w:rPr>
        <w:t>性质文件</w:t>
      </w:r>
      <w:r>
        <w:rPr>
          <w:rFonts w:ascii="Times New Roman;DejaVu Sans" w:hAnsi="Times New Roman;DejaVu Sans" w:cs="Times New Roman;DejaVu Sans"/>
          <w:color w:val="000000"/>
          <w:kern w:val="0"/>
          <w:sz w:val="32"/>
          <w:szCs w:val="32"/>
          <w:shd w:fill="FFFFFF" w:val="clear"/>
          <w:lang w:bidi="ar"/>
        </w:rPr>
        <w:t>和</w:t>
      </w:r>
      <w:r>
        <w:rPr>
          <w:rFonts w:ascii="Times New Roman;DejaVu Sans" w:hAnsi="Times New Roman;DejaVu Sans" w:cs="Times New Roman;DejaVu Sans" w:hint="eastAsia"/>
          <w:color w:val="000000"/>
          <w:kern w:val="0"/>
          <w:sz w:val="32"/>
          <w:szCs w:val="32"/>
          <w:shd w:fill="FFFFFF" w:val="clear"/>
          <w:lang w:bidi="ar"/>
        </w:rPr>
        <w:t>规范性</w:t>
      </w:r>
      <w:r>
        <w:rPr>
          <w:rFonts w:ascii="Times New Roman;DejaVu Sans" w:hAnsi="Times New Roman;DejaVu Sans" w:cs="Times New Roman;DejaVu Sans"/>
          <w:color w:val="000000"/>
          <w:kern w:val="0"/>
          <w:sz w:val="32"/>
          <w:szCs w:val="32"/>
          <w:shd w:fill="FFFFFF" w:val="clear"/>
          <w:lang w:bidi="ar"/>
        </w:rPr>
        <w:t>文件予以废止（见附件</w:t>
      </w:r>
      <w:r>
        <w:rPr>
          <w:rFonts w:eastAsia="仿宋_GB2312" w:cs="Times New Roman;DejaVu Sans"/>
          <w:color w:val="000000"/>
          <w:kern w:val="0"/>
          <w:sz w:val="32"/>
          <w:szCs w:val="32"/>
          <w:shd w:fill="FFFFFF" w:val="clear"/>
          <w:lang w:bidi="ar"/>
        </w:rPr>
        <w:t>1</w:t>
      </w:r>
      <w:r>
        <w:rPr>
          <w:rFonts w:ascii="Times New Roman;DejaVu Sans" w:hAnsi="Times New Roman;DejaVu Sans" w:cs="Times New Roman;DejaVu Sans"/>
          <w:color w:val="000000"/>
          <w:kern w:val="0"/>
          <w:sz w:val="32"/>
          <w:szCs w:val="32"/>
          <w:shd w:fill="FFFFFF" w:val="clear"/>
          <w:lang w:bidi="ar"/>
        </w:rPr>
        <w:t>）。</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color w:val="000000"/>
          <w:kern w:val="0"/>
          <w:sz w:val="32"/>
          <w:szCs w:val="32"/>
          <w:shd w:fill="FFFFFF" w:val="clear"/>
          <w:lang w:bidi="ar"/>
        </w:rPr>
      </w:pPr>
      <w:r>
        <w:rPr>
          <w:rFonts w:ascii="Times New Roman;DejaVu Sans" w:hAnsi="Times New Roman;DejaVu Sans" w:cs="Times New Roman;DejaVu Sans"/>
          <w:color w:val="000000"/>
          <w:kern w:val="0"/>
          <w:sz w:val="32"/>
          <w:szCs w:val="32"/>
          <w:shd w:fill="FFFFFF" w:val="clear"/>
          <w:lang w:bidi="ar"/>
        </w:rPr>
        <w:t>二、经征得有关单位同意，对最高人民检察院与有关单位联合制发的</w:t>
      </w:r>
      <w:r>
        <w:rPr>
          <w:rFonts w:eastAsia="仿宋_GB2312" w:cs="Times New Roman;DejaVu Sans"/>
          <w:color w:val="000000"/>
          <w:kern w:val="0"/>
          <w:sz w:val="32"/>
          <w:szCs w:val="32"/>
          <w:shd w:fill="FFFFFF" w:val="clear"/>
          <w:lang w:bidi="ar"/>
        </w:rPr>
        <w:t>2</w:t>
      </w:r>
      <w:r>
        <w:rPr>
          <w:rFonts w:cs="Times New Roman;DejaVu Sans"/>
          <w:color w:val="000000"/>
          <w:kern w:val="0"/>
          <w:sz w:val="32"/>
          <w:szCs w:val="32"/>
          <w:shd w:fill="FFFFFF" w:val="clear"/>
          <w:lang w:bidi="ar"/>
        </w:rPr>
        <w:t>2</w:t>
      </w:r>
      <w:r>
        <w:rPr>
          <w:rFonts w:ascii="Times New Roman;DejaVu Sans" w:hAnsi="Times New Roman;DejaVu Sans" w:cs="Times New Roman;DejaVu Sans"/>
          <w:color w:val="000000"/>
          <w:kern w:val="0"/>
          <w:sz w:val="32"/>
          <w:szCs w:val="32"/>
          <w:shd w:fill="FFFFFF" w:val="clear"/>
          <w:lang w:bidi="ar"/>
        </w:rPr>
        <w:t>件</w:t>
      </w:r>
      <w:r>
        <w:rPr>
          <w:rFonts w:ascii="Times New Roman;DejaVu Sans" w:hAnsi="Times New Roman;DejaVu Sans" w:cs="Times New Roman;DejaVu Sans"/>
          <w:color w:val="000000"/>
          <w:kern w:val="0"/>
          <w:sz w:val="32"/>
          <w:szCs w:val="32"/>
          <w:shd w:fill="FFFFFF" w:val="clear"/>
          <w:lang w:bidi="ar"/>
        </w:rPr>
        <w:t>司法解释性质文件和</w:t>
      </w:r>
      <w:r>
        <w:rPr>
          <w:rFonts w:ascii="Times New Roman;DejaVu Sans" w:hAnsi="Times New Roman;DejaVu Sans" w:cs="Times New Roman;DejaVu Sans" w:hint="eastAsia"/>
          <w:color w:val="000000"/>
          <w:kern w:val="0"/>
          <w:sz w:val="32"/>
          <w:szCs w:val="32"/>
          <w:shd w:fill="FFFFFF" w:val="clear"/>
          <w:lang w:bidi="ar"/>
        </w:rPr>
        <w:t>规范性</w:t>
      </w:r>
      <w:r>
        <w:rPr>
          <w:rFonts w:ascii="Times New Roman;DejaVu Sans" w:hAnsi="Times New Roman;DejaVu Sans" w:cs="Times New Roman;DejaVu Sans"/>
          <w:color w:val="000000"/>
          <w:kern w:val="0"/>
          <w:sz w:val="32"/>
          <w:szCs w:val="32"/>
          <w:shd w:fill="FFFFFF" w:val="clear"/>
          <w:lang w:bidi="ar"/>
        </w:rPr>
        <w:t>文件予以</w:t>
      </w:r>
      <w:r>
        <w:rPr>
          <w:rStyle w:val="hitclass2"/>
          <w:rFonts w:ascii="Times New Roman;DejaVu Sans" w:hAnsi="Times New Roman;DejaVu Sans" w:cs="Times New Roman;DejaVu Sans"/>
          <w:color w:val="000000"/>
          <w:sz w:val="32"/>
          <w:szCs w:val="32"/>
          <w:shd w:fill="FFFFFF" w:val="clear"/>
          <w:lang w:bidi="ar"/>
        </w:rPr>
        <w:t>废止（见附件</w:t>
      </w:r>
      <w:r>
        <w:rPr>
          <w:rStyle w:val="hitclass2"/>
          <w:rFonts w:eastAsia="仿宋_GB2312" w:cs="Times New Roman;DejaVu Sans"/>
          <w:color w:val="000000"/>
          <w:sz w:val="32"/>
          <w:szCs w:val="32"/>
          <w:shd w:fill="FFFFFF" w:val="clear"/>
          <w:lang w:bidi="ar"/>
        </w:rPr>
        <w:t>2</w:t>
      </w:r>
      <w:r>
        <w:rPr>
          <w:rStyle w:val="hitclass2"/>
          <w:rFonts w:ascii="Times New Roman;DejaVu Sans" w:hAnsi="Times New Roman;DejaVu Sans" w:cs="Times New Roman;DejaVu Sans"/>
          <w:color w:val="000000"/>
          <w:sz w:val="32"/>
          <w:szCs w:val="32"/>
          <w:shd w:fill="FFFFFF" w:val="clear"/>
          <w:lang w:bidi="ar"/>
        </w:rPr>
        <w:t>）</w:t>
      </w:r>
      <w:r>
        <w:rPr>
          <w:rFonts w:ascii="Times New Roman;DejaVu Sans" w:hAnsi="Times New Roman;DejaVu Sans" w:cs="Times New Roman;DejaVu Sans"/>
          <w:color w:val="000000"/>
          <w:kern w:val="0"/>
          <w:sz w:val="32"/>
          <w:szCs w:val="32"/>
          <w:shd w:fill="FFFFFF" w:val="clear"/>
          <w:lang w:bidi="ar"/>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hint="eastAsia"/>
        </w:rPr>
      </w:pPr>
      <w:r>
        <w:rPr>
          <w:rFonts w:cs="Times New Roman;DejaVu Sans"/>
          <w:color w:val="000000"/>
          <w:kern w:val="0"/>
          <w:sz w:val="32"/>
          <w:szCs w:val="32"/>
          <w:shd w:fill="FFFFFF" w:val="clear"/>
          <w:lang w:bidi="ar"/>
        </w:rPr>
        <w:t xml:space="preserve">    </w:t>
      </w:r>
      <w:r>
        <w:rPr>
          <w:rFonts w:ascii="Times New Roman;DejaVu Sans" w:hAnsi="Times New Roman;DejaVu Sans" w:cs="Times New Roman;DejaVu Sans"/>
          <w:color w:val="000000"/>
          <w:kern w:val="0"/>
          <w:sz w:val="32"/>
          <w:szCs w:val="32"/>
          <w:shd w:fill="FFFFFF" w:val="clear"/>
          <w:lang w:bidi="ar"/>
        </w:rPr>
        <w:t>三、为了便于工作和查询，对最高人民检察院与有关单位联合制发的文件中已经被废止的</w:t>
      </w:r>
      <w:r>
        <w:rPr>
          <w:rFonts w:eastAsia="仿宋_GB2312" w:cs="Times New Roman;DejaVu Sans"/>
          <w:color w:val="000000"/>
          <w:kern w:val="0"/>
          <w:sz w:val="32"/>
          <w:szCs w:val="32"/>
          <w:shd w:fill="FFFFFF" w:val="clear"/>
          <w:lang w:bidi="ar"/>
        </w:rPr>
        <w:t>2</w:t>
      </w:r>
      <w:r>
        <w:rPr>
          <w:rFonts w:ascii="Times New Roman;DejaVu Sans" w:hAnsi="Times New Roman;DejaVu Sans" w:cs="Times New Roman;DejaVu Sans"/>
          <w:color w:val="000000"/>
          <w:kern w:val="0"/>
          <w:sz w:val="32"/>
          <w:szCs w:val="32"/>
          <w:shd w:fill="FFFFFF" w:val="clear"/>
          <w:lang w:bidi="ar"/>
        </w:rPr>
        <w:t>件</w:t>
      </w:r>
      <w:r>
        <w:rPr>
          <w:rFonts w:ascii="Times New Roman;DejaVu Sans" w:hAnsi="Times New Roman;DejaVu Sans" w:cs="Times New Roman;DejaVu Sans" w:hint="eastAsia"/>
          <w:color w:val="000000"/>
          <w:kern w:val="0"/>
          <w:sz w:val="32"/>
          <w:szCs w:val="32"/>
          <w:shd w:fill="FFFFFF" w:val="clear"/>
          <w:lang w:bidi="ar"/>
        </w:rPr>
        <w:t>司法解释性质文件和规范性</w:t>
      </w:r>
      <w:r>
        <w:rPr>
          <w:rFonts w:ascii="Times New Roman;DejaVu Sans" w:hAnsi="Times New Roman;DejaVu Sans" w:cs="Times New Roman;DejaVu Sans"/>
          <w:color w:val="000000"/>
          <w:kern w:val="0"/>
          <w:sz w:val="32"/>
          <w:szCs w:val="32"/>
          <w:shd w:fill="FFFFFF" w:val="clear"/>
          <w:lang w:bidi="ar"/>
        </w:rPr>
        <w:t>文件，</w:t>
      </w:r>
      <w:r>
        <w:rPr>
          <w:rFonts w:ascii="Times New Roman;DejaVu Sans" w:hAnsi="Times New Roman;DejaVu Sans" w:cs="Times New Roman;DejaVu Sans"/>
          <w:color w:val="000000"/>
          <w:kern w:val="0"/>
          <w:sz w:val="32"/>
          <w:szCs w:val="32"/>
          <w:shd w:fill="FFFFFF" w:val="clear"/>
          <w:lang w:bidi="ar"/>
        </w:rPr>
        <w:t>一并</w:t>
      </w:r>
      <w:r>
        <w:rPr>
          <w:rFonts w:ascii="Times New Roman;DejaVu Sans" w:hAnsi="Times New Roman;DejaVu Sans" w:cs="Times New Roman;DejaVu Sans"/>
          <w:color w:val="000000"/>
          <w:kern w:val="0"/>
          <w:sz w:val="32"/>
          <w:szCs w:val="32"/>
          <w:shd w:fill="FFFFFF" w:val="clear"/>
          <w:lang w:bidi="ar"/>
        </w:rPr>
        <w:t>予以公布（见附件</w:t>
      </w:r>
      <w:r>
        <w:rPr>
          <w:rFonts w:eastAsia="仿宋_GB2312" w:cs="Times New Roman;DejaVu Sans"/>
          <w:color w:val="000000"/>
          <w:kern w:val="0"/>
          <w:sz w:val="32"/>
          <w:szCs w:val="32"/>
          <w:shd w:fill="FFFFFF" w:val="clear"/>
          <w:lang w:bidi="ar"/>
        </w:rPr>
        <w:t>3</w:t>
      </w:r>
      <w:r>
        <w:rPr>
          <w:rFonts w:ascii="Times New Roman;DejaVu Sans" w:hAnsi="Times New Roman;DejaVu Sans" w:cs="Times New Roman;DejaVu Sans"/>
          <w:color w:val="000000"/>
          <w:kern w:val="0"/>
          <w:sz w:val="32"/>
          <w:szCs w:val="32"/>
          <w:shd w:fill="FFFFFF" w:val="clear"/>
          <w:lang w:bidi="ar"/>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ascii="黑体" w:hAnsi="黑体" w:eastAsia="黑体" w:cs="黑体" w:hint="eastAsia"/>
        </w:rPr>
      </w:pPr>
      <w:r>
        <w:rPr>
          <w:rFonts w:ascii="黑体" w:hAnsi="黑体" w:cs="黑体" w:hint="eastAsia" w:eastAsia="黑体"/>
        </w:rPr>
        <w:t>附件</w:t>
      </w:r>
      <w:r>
        <w:rPr>
          <w:rFonts w:eastAsia="黑体" w:cs="黑体" w:hint="eastAsia" w:ascii="黑体" w:hAnsi="黑体"/>
        </w:rPr>
        <w:t>1</w:t>
      </w:r>
    </w:p>
    <w:p>
      <w:pPr>
        <w:pStyle w:val="Normal"/>
        <w:rPr>
          <w:rFonts w:ascii="黑体" w:hAnsi="黑体" w:eastAsia="黑体" w:cs="黑体"/>
        </w:rPr>
      </w:pPr>
      <w:r>
        <w:rPr>
          <w:rFonts w:eastAsia="黑体" w:cs="黑体" w:ascii="黑体" w:hAnsi="黑体"/>
        </w:rPr>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600"/>
        <w:ind w:firstLineChars="0" w:firstLine="0" w:startChars="0" w:start="0" w:endChars="0" w:end="0"/>
        <w:jc w:val="center"/>
        <w:textAlignment w:val="auto"/>
        <w:rPr>
          <w:rFonts w:ascii="方正小标宋_GBK" w:hAnsi="方正小标宋_GBK" w:eastAsia="方正小标宋_GBK" w:cs="方正小标宋_GBK" w:hint="eastAsia"/>
          <w:color w:val="000000"/>
          <w:kern w:val="2"/>
          <w:sz w:val="44"/>
          <w:szCs w:val="24"/>
          <w:shd w:fill="auto" w:val="clear"/>
          <w:lang w:bidi="ar"/>
        </w:rPr>
      </w:pPr>
      <w:r>
        <w:rPr>
          <w:rFonts w:ascii="方正小标宋_GBK" w:hAnsi="方正小标宋_GBK" w:cs="方正小标宋_GBK" w:hint="eastAsia" w:eastAsia="方正小标宋_GBK"/>
          <w:color w:val="000000"/>
          <w:kern w:val="2"/>
          <w:sz w:val="44"/>
          <w:szCs w:val="24"/>
          <w:shd w:fill="auto" w:val="clear"/>
          <w:lang w:bidi="ar"/>
        </w:rPr>
        <w:t>决定</w:t>
      </w:r>
      <w:r>
        <w:rPr>
          <w:rStyle w:val="hitclass2"/>
          <w:rFonts w:ascii="方正小标宋_GBK" w:hAnsi="方正小标宋_GBK" w:cs="方正小标宋_GBK" w:hint="eastAsia" w:eastAsia="方正小标宋_GBK"/>
          <w:color w:val="000000"/>
          <w:sz w:val="44"/>
          <w:szCs w:val="24"/>
          <w:shd w:fill="auto" w:val="clear"/>
          <w:lang w:bidi="ar"/>
        </w:rPr>
        <w:t>废止</w:t>
      </w:r>
      <w:r>
        <w:rPr>
          <w:rFonts w:ascii="方正小标宋_GBK" w:hAnsi="方正小标宋_GBK" w:cs="方正小标宋_GBK" w:hint="eastAsia" w:eastAsia="方正小标宋_GBK"/>
          <w:color w:val="000000"/>
          <w:kern w:val="2"/>
          <w:sz w:val="44"/>
          <w:szCs w:val="24"/>
          <w:shd w:fill="auto" w:val="clear"/>
          <w:lang w:bidi="ar"/>
        </w:rPr>
        <w:t>的单独制发的司法解释性质文件和</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600"/>
        <w:ind w:firstLineChars="0" w:firstLine="0" w:startChars="0" w:start="0" w:endChars="0" w:end="0"/>
        <w:jc w:val="center"/>
        <w:textAlignment w:val="auto"/>
        <w:rPr>
          <w:rFonts w:ascii="方正小标宋_GBK" w:hAnsi="方正小标宋_GBK" w:eastAsia="方正小标宋_GBK" w:cs="方正小标宋_GBK" w:hint="eastAsia"/>
          <w:color w:val="000000"/>
          <w:kern w:val="2"/>
          <w:sz w:val="44"/>
          <w:szCs w:val="24"/>
          <w:shd w:fill="auto" w:val="clear"/>
          <w:lang w:bidi="ar"/>
        </w:rPr>
      </w:pPr>
      <w:r>
        <w:rPr>
          <w:rFonts w:ascii="方正小标宋_GBK" w:hAnsi="方正小标宋_GBK" w:cs="方正小标宋_GBK" w:hint="eastAsia" w:eastAsia="方正小标宋_GBK"/>
          <w:color w:val="000000"/>
          <w:kern w:val="2"/>
          <w:sz w:val="44"/>
          <w:szCs w:val="24"/>
          <w:shd w:fill="auto" w:val="clear"/>
          <w:lang w:bidi="ar"/>
        </w:rPr>
        <w:t>规范性文件目录</w:t>
      </w:r>
      <w:r>
        <w:rPr>
          <w:rFonts w:ascii="方正小标宋_GBK" w:hAnsi="方正小标宋_GBK" w:cs="方正小标宋_GBK" w:eastAsia="方正小标宋_GBK"/>
          <w:color w:val="000000"/>
          <w:kern w:val="2"/>
          <w:sz w:val="44"/>
          <w:szCs w:val="24"/>
          <w:shd w:fill="auto" w:val="clear"/>
          <w:lang w:bidi="ar"/>
        </w:rPr>
        <w:t>（</w:t>
      </w:r>
      <w:r>
        <w:rPr>
          <w:rFonts w:eastAsia="方正小标宋_GBK" w:cs="方正小标宋_GBK" w:hint="eastAsia" w:ascii="方正小标宋_GBK" w:hAnsi="方正小标宋_GBK"/>
          <w:color w:val="000000"/>
          <w:kern w:val="2"/>
          <w:sz w:val="44"/>
          <w:szCs w:val="24"/>
          <w:shd w:fill="auto" w:val="clear"/>
          <w:lang w:bidi="ar"/>
        </w:rPr>
        <w:t>2</w:t>
      </w:r>
      <w:r>
        <w:rPr>
          <w:rFonts w:eastAsia="方正小标宋_GBK" w:cs="方正小标宋_GBK" w:ascii="方正小标宋_GBK" w:hAnsi="方正小标宋_GBK"/>
          <w:color w:val="000000"/>
          <w:kern w:val="2"/>
          <w:sz w:val="44"/>
          <w:szCs w:val="24"/>
          <w:shd w:fill="auto" w:val="clear"/>
          <w:lang w:bidi="ar"/>
        </w:rPr>
        <w:t>2</w:t>
      </w:r>
      <w:r>
        <w:rPr>
          <w:rFonts w:ascii="方正小标宋_GBK" w:hAnsi="方正小标宋_GBK" w:cs="方正小标宋_GBK" w:hint="eastAsia" w:eastAsia="方正小标宋_GBK"/>
          <w:color w:val="000000"/>
          <w:kern w:val="2"/>
          <w:sz w:val="44"/>
          <w:szCs w:val="24"/>
          <w:shd w:fill="auto" w:val="clear"/>
          <w:lang w:bidi="ar"/>
        </w:rPr>
        <w:t>件）</w:t>
      </w:r>
    </w:p>
    <w:p>
      <w:pPr>
        <w:pStyle w:val="Normal"/>
        <w:rPr>
          <w:rFonts w:ascii="方正小标宋_GBK" w:hAnsi="方正小标宋_GBK" w:eastAsia="方正小标宋_GBK" w:cs="方正小标宋_GBK"/>
          <w:color w:val="000000"/>
          <w:kern w:val="2"/>
          <w:sz w:val="44"/>
          <w:szCs w:val="24"/>
          <w:shd w:fill="auto" w:val="clear"/>
          <w:lang w:bidi="ar"/>
        </w:rPr>
      </w:pPr>
      <w:r>
        <w:rPr>
          <w:rFonts w:eastAsia="方正小标宋_GBK" w:cs="方正小标宋_GBK" w:ascii="方正小标宋_GBK" w:hAnsi="方正小标宋_GBK"/>
          <w:color w:val="000000"/>
          <w:kern w:val="2"/>
          <w:sz w:val="44"/>
          <w:szCs w:val="24"/>
          <w:shd w:fill="auto" w:val="clear"/>
          <w:lang w:bidi="ar"/>
        </w:rPr>
      </w:r>
    </w:p>
    <w:tbl>
      <w:tblPr>
        <w:tblW w:w="9029" w:type="dxa"/>
        <w:jc w:val="center"/>
        <w:tblInd w:w="0" w:type="dxa"/>
        <w:tblLayout w:type="fixed"/>
        <w:tblCellMar>
          <w:top w:w="15" w:type="dxa"/>
          <w:start w:w="15" w:type="dxa"/>
          <w:bottom w:w="15" w:type="dxa"/>
          <w:end w:w="15" w:type="dxa"/>
        </w:tblCellMar>
      </w:tblPr>
      <w:tblGrid>
        <w:gridCol w:w="493"/>
        <w:gridCol w:w="2709"/>
        <w:gridCol w:w="2906"/>
        <w:gridCol w:w="2921"/>
      </w:tblGrid>
      <w:tr>
        <w:trPr>
          <w:tblHeader w:val="true"/>
          <w:trHeight w:val="91"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黑体" w:cs="Times New Roman;DejaVu Sans"/>
                <w:b/>
                <w:bCs/>
                <w:i w:val="false"/>
                <w:color w:val="000000"/>
                <w:sz w:val="24"/>
                <w:szCs w:val="24"/>
                <w:u w:val="none"/>
              </w:rPr>
            </w:pPr>
            <w:r>
              <w:rPr>
                <w:rFonts w:ascii="Times New Roman;DejaVu Sans" w:hAnsi="Times New Roman;DejaVu Sans" w:cs="Times New Roman;DejaVu Sans" w:eastAsia="黑体"/>
                <w:b/>
                <w:bCs/>
                <w:i w:val="false"/>
                <w:color w:val="000000"/>
                <w:kern w:val="0"/>
                <w:sz w:val="24"/>
                <w:szCs w:val="24"/>
                <w:u w:val="none"/>
                <w:lang w:bidi="ar"/>
              </w:rPr>
              <w:t>序号</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黑体" w:cs="Times New Roman;DejaVu Sans"/>
                <w:b/>
                <w:bCs/>
                <w:i w:val="false"/>
                <w:color w:val="000000"/>
                <w:sz w:val="24"/>
                <w:szCs w:val="24"/>
                <w:u w:val="none"/>
              </w:rPr>
            </w:pPr>
            <w:r>
              <w:rPr>
                <w:rFonts w:ascii="Times New Roman;DejaVu Sans" w:hAnsi="Times New Roman;DejaVu Sans" w:cs="Times New Roman;DejaVu Sans" w:hint="eastAsia" w:eastAsia="黑体"/>
                <w:b/>
                <w:bCs/>
                <w:i w:val="false"/>
                <w:color w:val="000000"/>
                <w:kern w:val="0"/>
                <w:sz w:val="24"/>
                <w:szCs w:val="24"/>
                <w:u w:val="none"/>
                <w:lang w:bidi="ar"/>
              </w:rPr>
              <w:t>文件名称</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黑体" w:cs="Times New Roman;DejaVu Sans"/>
                <w:b/>
                <w:bCs/>
                <w:i w:val="false"/>
                <w:color w:val="000000"/>
                <w:sz w:val="24"/>
                <w:szCs w:val="24"/>
                <w:u w:val="none"/>
              </w:rPr>
            </w:pPr>
            <w:r>
              <w:rPr>
                <w:rFonts w:ascii="Times New Roman;DejaVu Sans" w:hAnsi="Times New Roman;DejaVu Sans" w:cs="Times New Roman;DejaVu Sans" w:hint="eastAsia" w:eastAsia="黑体"/>
                <w:b/>
                <w:bCs/>
                <w:i w:val="false"/>
                <w:color w:val="000000"/>
                <w:kern w:val="0"/>
                <w:sz w:val="24"/>
                <w:szCs w:val="24"/>
                <w:u w:val="none"/>
                <w:lang w:bidi="ar"/>
              </w:rPr>
              <w:t>发文</w:t>
            </w:r>
            <w:r>
              <w:rPr>
                <w:rFonts w:ascii="Times New Roman;DejaVu Sans" w:hAnsi="Times New Roman;DejaVu Sans" w:cs="Times New Roman;DejaVu Sans" w:eastAsia="黑体"/>
                <w:b/>
                <w:bCs/>
                <w:i w:val="false"/>
                <w:color w:val="000000"/>
                <w:kern w:val="0"/>
                <w:sz w:val="24"/>
                <w:szCs w:val="24"/>
                <w:u w:val="none"/>
                <w:lang w:bidi="ar"/>
              </w:rPr>
              <w:t>日期</w:t>
            </w:r>
            <w:r>
              <w:rPr>
                <w:rFonts w:ascii="Times New Roman;DejaVu Sans" w:hAnsi="Times New Roman;DejaVu Sans" w:cs="Times New Roman;DejaVu Sans" w:hint="eastAsia" w:eastAsia="黑体"/>
                <w:b/>
                <w:bCs/>
                <w:i w:val="false"/>
                <w:color w:val="000000"/>
                <w:kern w:val="0"/>
                <w:sz w:val="24"/>
                <w:szCs w:val="24"/>
                <w:u w:val="none"/>
                <w:lang w:bidi="ar"/>
              </w:rPr>
              <w:t>及</w:t>
            </w:r>
            <w:r>
              <w:rPr>
                <w:rFonts w:ascii="Times New Roman;DejaVu Sans" w:hAnsi="Times New Roman;DejaVu Sans" w:cs="Times New Roman;DejaVu Sans" w:eastAsia="黑体"/>
                <w:b/>
                <w:bCs/>
                <w:i w:val="false"/>
                <w:color w:val="000000"/>
                <w:kern w:val="0"/>
                <w:sz w:val="24"/>
                <w:szCs w:val="24"/>
                <w:u w:val="none"/>
                <w:lang w:bidi="ar"/>
              </w:rPr>
              <w:t>文号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黑体" w:cs="Times New Roman;DejaVu Sans"/>
                <w:b/>
                <w:bCs/>
                <w:i w:val="false"/>
                <w:color w:val="000000"/>
                <w:sz w:val="24"/>
                <w:szCs w:val="24"/>
                <w:u w:val="none"/>
              </w:rPr>
            </w:pPr>
            <w:r>
              <w:rPr>
                <w:rFonts w:ascii="Times New Roman;DejaVu Sans" w:hAnsi="Times New Roman;DejaVu Sans" w:cs="Times New Roman;DejaVu Sans" w:eastAsia="黑体"/>
                <w:b/>
                <w:bCs/>
                <w:i w:val="false"/>
                <w:color w:val="000000"/>
                <w:kern w:val="0"/>
                <w:sz w:val="24"/>
                <w:szCs w:val="24"/>
                <w:u w:val="none"/>
                <w:lang w:bidi="ar"/>
              </w:rPr>
              <w:t>废止理由</w:t>
            </w:r>
          </w:p>
        </w:tc>
      </w:tr>
      <w:tr>
        <w:trPr>
          <w:trHeight w:val="2870"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numPr>
                <w:ilvl w:val="0"/>
                <w:numId w:val="0"/>
              </w:numPr>
              <w:suppressLineNumbers w:val="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最高人民检察院关于对“公捕”问题的意见</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color w:val="000000"/>
                <w:sz w:val="24"/>
                <w:szCs w:val="24"/>
              </w:rPr>
            </w:pPr>
            <w:r>
              <w:rPr>
                <w:rFonts w:eastAsia="仿宋_GB2312" w:cs="Times New Roman;DejaVu Sans"/>
                <w:i w:val="false"/>
                <w:color w:val="000000"/>
                <w:kern w:val="0"/>
                <w:sz w:val="24"/>
                <w:szCs w:val="24"/>
                <w:u w:val="none"/>
                <w:lang w:bidi="ar"/>
              </w:rPr>
              <w:t>1983</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7</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12</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83</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i w:val="false"/>
                <w:color w:val="000000"/>
                <w:kern w:val="0"/>
                <w:sz w:val="24"/>
                <w:szCs w:val="24"/>
                <w:u w:val="none"/>
                <w:lang w:bidi="ar"/>
              </w:rPr>
              <w:t>高检</w:t>
            </w:r>
            <w:r>
              <w:rPr>
                <w:rFonts w:ascii="Times New Roman;DejaVu Sans" w:hAnsi="Times New Roman;DejaVu Sans" w:cs="Times New Roman;DejaVu Sans"/>
                <w:i w:val="false"/>
                <w:color w:val="000000"/>
                <w:kern w:val="0"/>
                <w:sz w:val="24"/>
                <w:szCs w:val="24"/>
                <w:u w:val="none"/>
                <w:lang w:bidi="ar"/>
              </w:rPr>
              <w:t>一</w:t>
            </w:r>
            <w:r>
              <w:rPr>
                <w:rFonts w:ascii="Times New Roman;DejaVu Sans" w:hAnsi="Times New Roman;DejaVu Sans" w:cs="Times New Roman;DejaVu Sans"/>
                <w:i w:val="false"/>
                <w:color w:val="000000"/>
                <w:kern w:val="0"/>
                <w:sz w:val="24"/>
                <w:szCs w:val="24"/>
                <w:u w:val="none"/>
                <w:lang w:bidi="ar"/>
              </w:rPr>
              <w:t>函第</w:t>
            </w:r>
            <w:r>
              <w:rPr>
                <w:rFonts w:eastAsia="仿宋_GB2312" w:cs="Times New Roman;DejaVu Sans"/>
                <w:i w:val="false"/>
                <w:color w:val="000000"/>
                <w:kern w:val="0"/>
                <w:sz w:val="24"/>
                <w:szCs w:val="24"/>
                <w:u w:val="none"/>
                <w:lang w:bidi="ar"/>
              </w:rPr>
              <w:t>26</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2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spacing w:val="-2"/>
                <w:kern w:val="0"/>
                <w:sz w:val="24"/>
                <w:szCs w:val="24"/>
                <w:u w:val="none"/>
                <w:lang w:bidi="ar"/>
              </w:rPr>
              <w:t>现行《中华人民共和国刑事诉讼法》和《人民检察院刑</w:t>
            </w:r>
            <w:r>
              <w:rPr>
                <w:rFonts w:ascii="Times New Roman;DejaVu Sans" w:hAnsi="Times New Roman;DejaVu Sans" w:cs="Times New Roman;DejaVu Sans"/>
                <w:i w:val="false"/>
                <w:color w:val="000000"/>
                <w:spacing w:val="-4"/>
                <w:kern w:val="0"/>
                <w:sz w:val="24"/>
                <w:szCs w:val="24"/>
                <w:u w:val="none"/>
                <w:lang w:bidi="ar"/>
              </w:rPr>
              <w:t>事诉讼规则（试行）》对执行逮捕的方式已有明确规定。</w:t>
            </w:r>
          </w:p>
        </w:tc>
      </w:tr>
      <w:tr>
        <w:trPr>
          <w:trHeight w:val="2634"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cs="Times New Roman;DejaVu Sans"/>
                <w:i w:val="false"/>
                <w:color w:val="000000"/>
                <w:kern w:val="0"/>
                <w:sz w:val="24"/>
                <w:szCs w:val="24"/>
                <w:u w:val="none"/>
                <w:lang w:bidi="ar"/>
              </w:rPr>
              <w:t>2</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最高人民检察院关于印发《最高人民检察院关于贪污受贿案</w:t>
            </w:r>
            <w:r>
              <w:rPr>
                <w:rFonts w:ascii="Times New Roman;DejaVu Sans" w:hAnsi="Times New Roman;DejaVu Sans" w:cs="Times New Roman;DejaVu Sans"/>
                <w:i w:val="false"/>
                <w:color w:val="000000"/>
                <w:kern w:val="0"/>
                <w:sz w:val="24"/>
                <w:szCs w:val="24"/>
                <w:u w:val="none"/>
                <w:lang w:bidi="ar"/>
              </w:rPr>
              <w:t>件</w:t>
            </w:r>
            <w:r>
              <w:rPr>
                <w:rFonts w:ascii="Times New Roman;DejaVu Sans" w:hAnsi="Times New Roman;DejaVu Sans" w:cs="Times New Roman;DejaVu Sans"/>
                <w:i w:val="false"/>
                <w:color w:val="000000"/>
                <w:kern w:val="0"/>
                <w:sz w:val="24"/>
                <w:szCs w:val="24"/>
                <w:u w:val="none"/>
                <w:lang w:bidi="ar"/>
              </w:rPr>
              <w:t>免予起诉工作的规定》的通知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center"/>
              <w:textAlignment w:val="center"/>
              <w:rPr>
                <w:rFonts w:ascii="Times New Roman;DejaVu Sans" w:hAnsi="Times New Roman;DejaVu Sans" w:eastAsia="仿宋_GB2312" w:cs="Times New Roman;DejaVu Sans"/>
                <w:color w:val="000000"/>
                <w:sz w:val="24"/>
                <w:szCs w:val="24"/>
              </w:rPr>
            </w:pPr>
            <w:r>
              <w:rPr>
                <w:rFonts w:eastAsia="仿宋_GB2312" w:cs="Times New Roman;DejaVu Sans"/>
                <w:i w:val="false"/>
                <w:color w:val="000000"/>
                <w:kern w:val="0"/>
                <w:sz w:val="24"/>
                <w:szCs w:val="24"/>
                <w:u w:val="none"/>
                <w:lang w:bidi="ar"/>
              </w:rPr>
              <w:t>1992</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7</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w:t>
            </w:r>
            <w:r>
              <w:rPr>
                <w:rFonts w:eastAsia="仿宋_GB2312" w:cs="Times New Roman;DejaVu Sans"/>
                <w:i w:val="false"/>
                <w:color w:val="000000"/>
                <w:kern w:val="0"/>
                <w:sz w:val="24"/>
                <w:szCs w:val="24"/>
                <w:u w:val="none"/>
                <w:lang w:bidi="ar"/>
              </w:rPr>
              <w:t>1992</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2</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免予起诉制度已被</w:t>
            </w:r>
            <w:r>
              <w:rPr>
                <w:rFonts w:eastAsia="仿宋_GB2312" w:cs="Times New Roman;DejaVu Sans"/>
                <w:i w:val="false"/>
                <w:color w:val="000000"/>
                <w:kern w:val="0"/>
                <w:sz w:val="24"/>
                <w:szCs w:val="24"/>
                <w:u w:val="none"/>
                <w:lang w:bidi="ar"/>
              </w:rPr>
              <w:t>1996</w:t>
            </w:r>
            <w:r>
              <w:rPr>
                <w:rFonts w:ascii="Times New Roman;DejaVu Sans" w:hAnsi="Times New Roman;DejaVu Sans" w:cs="Times New Roman;DejaVu Sans"/>
                <w:i w:val="false"/>
                <w:color w:val="000000"/>
                <w:kern w:val="0"/>
                <w:sz w:val="24"/>
                <w:szCs w:val="24"/>
                <w:u w:val="none"/>
                <w:lang w:bidi="ar"/>
              </w:rPr>
              <w:t>年</w:t>
            </w:r>
            <w:r>
              <w:rPr>
                <w:rFonts w:ascii="Times New Roman;DejaVu Sans" w:hAnsi="Times New Roman;DejaVu Sans" w:cs="Times New Roman;DejaVu Sans"/>
                <w:i w:val="false"/>
                <w:color w:val="000000"/>
                <w:kern w:val="0"/>
                <w:sz w:val="24"/>
                <w:szCs w:val="24"/>
                <w:u w:val="none"/>
                <w:lang w:bidi="ar"/>
              </w:rPr>
              <w:t>《中华人民共和国</w:t>
            </w:r>
            <w:r>
              <w:rPr>
                <w:rFonts w:ascii="Times New Roman;DejaVu Sans" w:hAnsi="Times New Roman;DejaVu Sans" w:cs="Times New Roman;DejaVu Sans"/>
                <w:i w:val="false"/>
                <w:color w:val="000000"/>
                <w:kern w:val="0"/>
                <w:sz w:val="24"/>
                <w:szCs w:val="24"/>
                <w:u w:val="none"/>
                <w:lang w:bidi="ar"/>
              </w:rPr>
              <w:t>刑事诉讼法</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i w:val="false"/>
                <w:color w:val="000000"/>
                <w:kern w:val="0"/>
                <w:sz w:val="24"/>
                <w:szCs w:val="24"/>
                <w:u w:val="none"/>
                <w:lang w:bidi="ar"/>
              </w:rPr>
              <w:t>废止。</w:t>
            </w:r>
          </w:p>
        </w:tc>
      </w:tr>
      <w:tr>
        <w:trPr>
          <w:trHeight w:val="2954"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cs="Times New Roman;DejaVu Sans"/>
                <w:i w:val="false"/>
                <w:color w:val="000000"/>
                <w:sz w:val="24"/>
                <w:szCs w:val="24"/>
                <w:u w:val="none"/>
              </w:rPr>
              <w:t>3</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最高人民检察院关于对携款潜逃的贪污、贿赂等案犯及时立案、报告的通知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center"/>
              <w:textAlignment w:val="center"/>
              <w:rPr>
                <w:rFonts w:ascii="Times New Roman;DejaVu Sans" w:hAnsi="Times New Roman;DejaVu Sans" w:eastAsia="仿宋_GB2312" w:cs="Times New Roman;DejaVu Sans"/>
                <w:color w:val="000000"/>
                <w:sz w:val="24"/>
                <w:szCs w:val="24"/>
              </w:rPr>
            </w:pPr>
            <w:r>
              <w:rPr>
                <w:rFonts w:eastAsia="仿宋_GB2312" w:cs="Times New Roman;DejaVu Sans"/>
                <w:i w:val="false"/>
                <w:color w:val="000000"/>
                <w:kern w:val="0"/>
                <w:sz w:val="24"/>
                <w:szCs w:val="24"/>
                <w:u w:val="none"/>
                <w:lang w:bidi="ar"/>
              </w:rPr>
              <w:t>1992</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6</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18</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高检发贪检字〔</w:t>
            </w:r>
            <w:r>
              <w:rPr>
                <w:rFonts w:eastAsia="仿宋_GB2312" w:cs="Times New Roman;DejaVu Sans"/>
                <w:i w:val="false"/>
                <w:color w:val="000000"/>
                <w:kern w:val="0"/>
                <w:sz w:val="24"/>
                <w:szCs w:val="24"/>
                <w:u w:val="none"/>
                <w:lang w:bidi="ar"/>
              </w:rPr>
              <w:t>1992</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39</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hint="eastAsia"/>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1896"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cs="Times New Roman;DejaVu Sans"/>
                <w:i w:val="false"/>
                <w:color w:val="000000"/>
                <w:kern w:val="0"/>
                <w:sz w:val="24"/>
                <w:szCs w:val="24"/>
                <w:u w:val="none"/>
                <w:lang w:bidi="ar"/>
              </w:rPr>
              <w:t>4</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spacing w:val="-2"/>
                <w:kern w:val="0"/>
                <w:sz w:val="24"/>
                <w:szCs w:val="24"/>
                <w:u w:val="none"/>
                <w:lang w:bidi="ar"/>
              </w:rPr>
              <w:t>最高人民检察院关于加强</w:t>
            </w:r>
            <w:r>
              <w:rPr>
                <w:rFonts w:ascii="Times New Roman;DejaVu Sans" w:hAnsi="Times New Roman;DejaVu Sans" w:cs="Times New Roman;DejaVu Sans"/>
                <w:i w:val="false"/>
                <w:color w:val="000000"/>
                <w:spacing w:val="-2"/>
                <w:kern w:val="0"/>
                <w:sz w:val="24"/>
                <w:szCs w:val="24"/>
                <w:u w:val="none"/>
                <w:lang w:bidi="ar"/>
              </w:rPr>
              <w:t>查处</w:t>
            </w:r>
            <w:r>
              <w:rPr>
                <w:rFonts w:ascii="Times New Roman;DejaVu Sans" w:hAnsi="Times New Roman;DejaVu Sans" w:cs="Times New Roman;DejaVu Sans"/>
                <w:i w:val="false"/>
                <w:color w:val="000000"/>
                <w:spacing w:val="-2"/>
                <w:kern w:val="0"/>
                <w:sz w:val="24"/>
                <w:szCs w:val="24"/>
                <w:u w:val="none"/>
                <w:lang w:bidi="ar"/>
              </w:rPr>
              <w:t>偷税、抗税、骗取国家出口退税犯罪案件工作的通知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40"/>
              <w:ind w:firstLineChars="0" w:firstLine="0" w:startChars="0" w:start="0" w:endChars="0" w:end="0"/>
              <w:jc w:val="center"/>
              <w:textAlignment w:val="center"/>
              <w:rPr>
                <w:rFonts w:ascii="Times New Roman;DejaVu Sans" w:hAnsi="Times New Roman;DejaVu Sans" w:eastAsia="仿宋_GB2312" w:cs="Times New Roman;DejaVu Sans"/>
                <w:color w:val="000000"/>
                <w:sz w:val="24"/>
                <w:szCs w:val="24"/>
              </w:rPr>
            </w:pPr>
            <w:r>
              <w:rPr>
                <w:rFonts w:eastAsia="仿宋_GB2312" w:cs="Times New Roman;DejaVu Sans"/>
                <w:i w:val="false"/>
                <w:color w:val="000000"/>
                <w:kern w:val="0"/>
                <w:sz w:val="24"/>
                <w:szCs w:val="24"/>
                <w:u w:val="none"/>
                <w:lang w:bidi="ar"/>
              </w:rPr>
              <w:t>1993</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7</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20</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44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高检发贪检字〔</w:t>
            </w:r>
            <w:r>
              <w:rPr>
                <w:rFonts w:eastAsia="仿宋_GB2312" w:cs="Times New Roman;DejaVu Sans"/>
                <w:i w:val="false"/>
                <w:color w:val="000000"/>
                <w:kern w:val="0"/>
                <w:sz w:val="24"/>
                <w:szCs w:val="24"/>
                <w:u w:val="none"/>
                <w:lang w:bidi="ar"/>
              </w:rPr>
              <w:t>1993</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35</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spacing w:val="-5"/>
                <w:kern w:val="0"/>
                <w:sz w:val="24"/>
                <w:szCs w:val="24"/>
                <w:u w:val="none"/>
                <w:lang w:bidi="ar"/>
              </w:rPr>
              <w:t>全文涉及税务领域职务犯罪查处，根据现行</w:t>
            </w:r>
            <w:r>
              <w:rPr>
                <w:rFonts w:ascii="Times New Roman;DejaVu Sans" w:hAnsi="Times New Roman;DejaVu Sans" w:cs="Times New Roman;DejaVu Sans"/>
                <w:i w:val="false"/>
                <w:color w:val="000000"/>
                <w:spacing w:val="-5"/>
                <w:kern w:val="0"/>
                <w:sz w:val="24"/>
                <w:szCs w:val="24"/>
                <w:u w:val="none"/>
                <w:lang w:bidi="ar"/>
              </w:rPr>
              <w:t>《</w:t>
            </w:r>
            <w:r>
              <w:rPr>
                <w:rFonts w:ascii="Times New Roman;DejaVu Sans" w:hAnsi="Times New Roman;DejaVu Sans" w:cs="Times New Roman;DejaVu Sans"/>
                <w:i w:val="false"/>
                <w:color w:val="000000"/>
                <w:kern w:val="0"/>
                <w:sz w:val="24"/>
                <w:szCs w:val="24"/>
                <w:u w:val="none"/>
                <w:lang w:bidi="ar"/>
              </w:rPr>
              <w:t>中华人民共和国</w:t>
            </w:r>
            <w:r>
              <w:rPr>
                <w:rFonts w:ascii="Times New Roman;DejaVu Sans" w:hAnsi="Times New Roman;DejaVu Sans" w:cs="Times New Roman;DejaVu Sans"/>
                <w:i w:val="false"/>
                <w:color w:val="000000"/>
                <w:spacing w:val="-5"/>
                <w:kern w:val="0"/>
                <w:sz w:val="24"/>
                <w:szCs w:val="24"/>
                <w:u w:val="none"/>
                <w:lang w:bidi="ar"/>
              </w:rPr>
              <w:t>刑事诉讼法</w:t>
            </w:r>
            <w:r>
              <w:rPr>
                <w:rFonts w:ascii="Times New Roman;DejaVu Sans" w:hAnsi="Times New Roman;DejaVu Sans" w:cs="Times New Roman;DejaVu Sans"/>
                <w:i w:val="false"/>
                <w:color w:val="000000"/>
                <w:spacing w:val="-5"/>
                <w:kern w:val="0"/>
                <w:sz w:val="24"/>
                <w:szCs w:val="24"/>
                <w:u w:val="none"/>
                <w:lang w:bidi="ar"/>
              </w:rPr>
              <w:t>》，</w:t>
            </w:r>
            <w:r>
              <w:rPr>
                <w:rFonts w:ascii="Times New Roman;DejaVu Sans" w:hAnsi="Times New Roman;DejaVu Sans" w:cs="Times New Roman;DejaVu Sans" w:hint="eastAsia"/>
                <w:i w:val="false"/>
                <w:color w:val="000000"/>
                <w:spacing w:val="-5"/>
                <w:kern w:val="0"/>
                <w:sz w:val="24"/>
                <w:szCs w:val="24"/>
                <w:u w:val="none"/>
                <w:lang w:bidi="ar"/>
              </w:rPr>
              <w:t>人民检察院不再承担这项职能</w:t>
            </w:r>
            <w:r>
              <w:rPr>
                <w:rFonts w:ascii="Times New Roman;DejaVu Sans" w:hAnsi="Times New Roman;DejaVu Sans" w:cs="Times New Roman;DejaVu Sans"/>
                <w:i w:val="false"/>
                <w:color w:val="000000"/>
                <w:spacing w:val="-5"/>
                <w:kern w:val="0"/>
                <w:sz w:val="24"/>
                <w:szCs w:val="24"/>
                <w:u w:val="none"/>
                <w:lang w:bidi="ar"/>
              </w:rPr>
              <w:t>。</w:t>
            </w:r>
          </w:p>
        </w:tc>
      </w:tr>
      <w:tr>
        <w:trPr>
          <w:trHeight w:val="4876"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cs="Times New Roman;DejaVu Sans"/>
                <w:i w:val="false"/>
                <w:color w:val="000000"/>
                <w:kern w:val="0"/>
                <w:sz w:val="24"/>
                <w:szCs w:val="24"/>
                <w:u w:val="none"/>
                <w:lang w:bidi="ar"/>
              </w:rPr>
              <w:t>5</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6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最高人民检察院关于进一步加强大案要案查处工作的通知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60"/>
              <w:ind w:firstLineChars="0" w:firstLine="0" w:startChars="0" w:start="0" w:endChars="0" w:end="0"/>
              <w:jc w:val="center"/>
              <w:textAlignment w:val="center"/>
              <w:rPr>
                <w:rFonts w:ascii="Times New Roman;DejaVu Sans" w:hAnsi="Times New Roman;DejaVu Sans" w:eastAsia="仿宋_GB2312" w:cs="Times New Roman;DejaVu Sans"/>
                <w:color w:val="000000"/>
                <w:sz w:val="24"/>
                <w:szCs w:val="24"/>
              </w:rPr>
            </w:pPr>
            <w:r>
              <w:rPr>
                <w:rFonts w:eastAsia="仿宋_GB2312" w:cs="Times New Roman;DejaVu Sans"/>
                <w:i w:val="false"/>
                <w:color w:val="000000"/>
                <w:kern w:val="0"/>
                <w:sz w:val="24"/>
                <w:szCs w:val="24"/>
                <w:u w:val="none"/>
                <w:lang w:bidi="ar"/>
              </w:rPr>
              <w:t>1993</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11</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4</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46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高检发贪检字〔</w:t>
            </w:r>
            <w:r>
              <w:rPr>
                <w:rFonts w:eastAsia="仿宋_GB2312" w:cs="Times New Roman;DejaVu Sans"/>
                <w:i w:val="false"/>
                <w:color w:val="000000"/>
                <w:kern w:val="0"/>
                <w:sz w:val="24"/>
                <w:szCs w:val="24"/>
                <w:u w:val="none"/>
                <w:lang w:bidi="ar"/>
              </w:rPr>
              <w:t>1993</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57</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6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年修改的《中华人民共和国刑事诉讼法》第十九条第二款以及最高人民检察院关于印发《关于人民检察院立案侦查司法工作人员</w:t>
            </w:r>
            <w:r>
              <w:rPr>
                <w:rFonts w:ascii="Times New Roman;DejaVu Sans" w:hAnsi="Times New Roman;DejaVu Sans" w:cs="Times New Roman;DejaVu Sans"/>
                <w:i w:val="false"/>
                <w:color w:val="000000"/>
                <w:kern w:val="0"/>
                <w:sz w:val="24"/>
                <w:szCs w:val="24"/>
                <w:u w:val="none"/>
                <w:lang w:bidi="ar"/>
              </w:rPr>
              <w:t>相关</w:t>
            </w:r>
            <w:r>
              <w:rPr>
                <w:rFonts w:ascii="Times New Roman;DejaVu Sans" w:hAnsi="Times New Roman;DejaVu Sans" w:cs="Times New Roman;DejaVu Sans" w:hint="eastAsia"/>
                <w:i w:val="false"/>
                <w:color w:val="000000"/>
                <w:kern w:val="0"/>
                <w:sz w:val="24"/>
                <w:szCs w:val="24"/>
                <w:u w:val="none"/>
                <w:lang w:bidi="ar"/>
              </w:rPr>
              <w:t>职务犯罪案件若干问题的规定》的通知</w:t>
            </w:r>
            <w:r>
              <w:rPr>
                <w:rFonts w:ascii="Times New Roman;DejaVu Sans" w:hAnsi="Times New Roman;DejaVu Sans" w:cs="Times New Roman;DejaVu Sans"/>
                <w:i w:val="false"/>
                <w:color w:val="000000"/>
                <w:kern w:val="0"/>
                <w:sz w:val="24"/>
                <w:szCs w:val="24"/>
                <w:u w:val="none"/>
                <w:lang w:bidi="ar"/>
              </w:rPr>
              <w:t>（高检发研字〔</w:t>
            </w:r>
            <w:r>
              <w:rPr>
                <w:rFonts w:eastAsia="仿宋_GB2312" w:cs="Times New Roman;DejaVu Sans"/>
                <w:i w:val="false"/>
                <w:color w:val="000000"/>
                <w:kern w:val="0"/>
                <w:sz w:val="24"/>
                <w:szCs w:val="24"/>
                <w:u w:val="none"/>
                <w:lang w:bidi="ar"/>
              </w:rPr>
              <w:t>2018</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28</w:t>
            </w:r>
            <w:r>
              <w:rPr>
                <w:rFonts w:ascii="Times New Roman;DejaVu Sans" w:hAnsi="Times New Roman;DejaVu Sans" w:cs="Times New Roman;DejaVu Sans"/>
                <w:i w:val="false"/>
                <w:color w:val="000000"/>
                <w:kern w:val="0"/>
                <w:sz w:val="24"/>
                <w:szCs w:val="24"/>
                <w:u w:val="none"/>
                <w:lang w:bidi="ar"/>
              </w:rPr>
              <w:t>号）</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570"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cs="Times New Roman;DejaVu Sans"/>
                <w:i w:val="false"/>
                <w:color w:val="000000"/>
                <w:kern w:val="0"/>
                <w:sz w:val="24"/>
                <w:szCs w:val="24"/>
                <w:u w:val="none"/>
                <w:lang w:bidi="ar"/>
              </w:rPr>
              <w:t>6</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w:t>
            </w:r>
            <w:r>
              <w:rPr>
                <w:rFonts w:ascii="Times New Roman;DejaVu Sans" w:hAnsi="Times New Roman;DejaVu Sans" w:cs="Times New Roman;DejaVu Sans"/>
                <w:i w:val="false"/>
                <w:color w:val="000000"/>
                <w:kern w:val="0"/>
                <w:sz w:val="24"/>
                <w:szCs w:val="24"/>
                <w:u w:val="none"/>
                <w:lang w:bidi="ar"/>
              </w:rPr>
              <w:t>关于印发《</w:t>
            </w:r>
            <w:r>
              <w:rPr>
                <w:rFonts w:ascii="Times New Roman;DejaVu Sans" w:hAnsi="Times New Roman;DejaVu Sans" w:cs="Times New Roman;DejaVu Sans"/>
                <w:i w:val="false"/>
                <w:color w:val="000000"/>
                <w:kern w:val="0"/>
                <w:sz w:val="24"/>
                <w:szCs w:val="24"/>
                <w:u w:val="none"/>
                <w:lang w:bidi="ar"/>
              </w:rPr>
              <w:t>关于人民检察院直接受理立案侦查案件范围的规定</w:t>
            </w:r>
            <w:r>
              <w:rPr>
                <w:rFonts w:ascii="Times New Roman;DejaVu Sans" w:hAnsi="Times New Roman;DejaVu Sans" w:cs="Times New Roman;DejaVu Sans"/>
                <w:i w:val="false"/>
                <w:color w:val="000000"/>
                <w:kern w:val="0"/>
                <w:sz w:val="24"/>
                <w:szCs w:val="24"/>
                <w:u w:val="none"/>
                <w:lang w:bidi="ar"/>
              </w:rPr>
              <w:t>》的通知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60"/>
              <w:ind w:firstLineChars="0" w:firstLine="0" w:startChars="0" w:start="0" w:endChars="0" w:end="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1998</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5</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11</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46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高检发释字〔</w:t>
            </w:r>
            <w:r>
              <w:rPr>
                <w:rFonts w:eastAsia="仿宋_GB2312" w:cs="Times New Roman;DejaVu Sans"/>
                <w:i w:val="false"/>
                <w:color w:val="000000"/>
                <w:kern w:val="0"/>
                <w:sz w:val="24"/>
                <w:szCs w:val="24"/>
                <w:u w:val="none"/>
                <w:lang w:bidi="ar"/>
              </w:rPr>
              <w:t>1998</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1</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6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以及最高人民检察院关于印发《关于人民检察院立案侦查司法工作人员</w:t>
            </w:r>
            <w:r>
              <w:rPr>
                <w:rFonts w:ascii="Times New Roman;DejaVu Sans" w:hAnsi="Times New Roman;DejaVu Sans" w:cs="Times New Roman;DejaVu Sans"/>
                <w:i w:val="false"/>
                <w:color w:val="000000"/>
                <w:kern w:val="0"/>
                <w:sz w:val="24"/>
                <w:szCs w:val="24"/>
                <w:u w:val="none"/>
                <w:lang w:bidi="ar"/>
              </w:rPr>
              <w:t>相关</w:t>
            </w:r>
            <w:r>
              <w:rPr>
                <w:rFonts w:ascii="Times New Roman;DejaVu Sans" w:hAnsi="Times New Roman;DejaVu Sans" w:cs="Times New Roman;DejaVu Sans"/>
                <w:i w:val="false"/>
                <w:color w:val="000000"/>
                <w:kern w:val="0"/>
                <w:sz w:val="24"/>
                <w:szCs w:val="24"/>
                <w:u w:val="none"/>
                <w:lang w:bidi="ar"/>
              </w:rPr>
              <w:t>职务犯罪案件若干问题的规定》的通知（高检发研字〔</w:t>
            </w:r>
            <w:r>
              <w:rPr>
                <w:rFonts w:eastAsia="仿宋_GB2312" w:cs="Times New Roman;DejaVu Sans"/>
                <w:i w:val="false"/>
                <w:color w:val="000000"/>
                <w:kern w:val="0"/>
                <w:sz w:val="24"/>
                <w:szCs w:val="24"/>
                <w:u w:val="none"/>
                <w:lang w:bidi="ar"/>
              </w:rPr>
              <w:t>2018</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28</w:t>
            </w:r>
            <w:r>
              <w:rPr>
                <w:rFonts w:ascii="Times New Roman;DejaVu Sans" w:hAnsi="Times New Roman;DejaVu Sans" w:cs="Times New Roman;DejaVu Sans"/>
                <w:i w:val="false"/>
                <w:color w:val="000000"/>
                <w:kern w:val="0"/>
                <w:sz w:val="24"/>
                <w:szCs w:val="24"/>
                <w:u w:val="none"/>
                <w:lang w:bidi="ar"/>
              </w:rPr>
              <w:t>号），该</w:t>
            </w:r>
            <w:r>
              <w:rPr>
                <w:rFonts w:ascii="Times New Roman;DejaVu Sans" w:hAnsi="Times New Roman;DejaVu Sans" w:cs="Times New Roman;DejaVu Sans"/>
                <w:i w:val="false"/>
                <w:color w:val="000000"/>
                <w:kern w:val="0"/>
                <w:sz w:val="24"/>
                <w:szCs w:val="24"/>
                <w:u w:val="none"/>
                <w:lang w:bidi="ar"/>
              </w:rPr>
              <w:t>文件</w:t>
            </w:r>
            <w:r>
              <w:rPr>
                <w:rFonts w:ascii="Times New Roman;DejaVu Sans" w:hAnsi="Times New Roman;DejaVu Sans" w:cs="Times New Roman;DejaVu Sans"/>
                <w:i w:val="false"/>
                <w:color w:val="000000"/>
                <w:kern w:val="0"/>
                <w:sz w:val="24"/>
                <w:szCs w:val="24"/>
                <w:u w:val="none"/>
                <w:lang w:bidi="ar"/>
              </w:rPr>
              <w:t>不再适用。</w:t>
            </w:r>
          </w:p>
        </w:tc>
      </w:tr>
      <w:tr>
        <w:trPr>
          <w:trHeight w:val="570"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cs="Times New Roman;DejaVu Sans"/>
                <w:i w:val="false"/>
                <w:color w:val="000000"/>
                <w:sz w:val="24"/>
                <w:szCs w:val="24"/>
                <w:u w:val="none"/>
              </w:rPr>
              <w:t>7</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最高人民检察院关于加强预防职务犯罪工作的意见</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1999</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29</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w:t>
            </w:r>
            <w:r>
              <w:rPr>
                <w:rFonts w:eastAsia="仿宋_GB2312" w:cs="Times New Roman;DejaVu Sans"/>
                <w:i w:val="false"/>
                <w:color w:val="000000"/>
                <w:kern w:val="0"/>
                <w:sz w:val="24"/>
                <w:szCs w:val="24"/>
                <w:u w:val="none"/>
                <w:lang w:bidi="ar"/>
              </w:rPr>
              <w:t>1999</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7</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，该</w:t>
            </w:r>
            <w:r>
              <w:rPr>
                <w:rFonts w:ascii="Times New Roman;DejaVu Sans" w:hAnsi="Times New Roman;DejaVu Sans" w:cs="Times New Roman;DejaVu Sans"/>
                <w:i w:val="false"/>
                <w:color w:val="000000"/>
                <w:kern w:val="0"/>
                <w:sz w:val="24"/>
                <w:szCs w:val="24"/>
                <w:u w:val="none"/>
                <w:lang w:bidi="ar"/>
              </w:rPr>
              <w:t>文件</w:t>
            </w:r>
            <w:r>
              <w:rPr>
                <w:rFonts w:ascii="Times New Roman;DejaVu Sans" w:hAnsi="Times New Roman;DejaVu Sans" w:cs="Times New Roman;DejaVu Sans"/>
                <w:i w:val="false"/>
                <w:color w:val="000000"/>
                <w:kern w:val="0"/>
                <w:sz w:val="24"/>
                <w:szCs w:val="24"/>
                <w:u w:val="none"/>
                <w:lang w:bidi="ar"/>
              </w:rPr>
              <w:t>不再适用。</w:t>
            </w:r>
          </w:p>
        </w:tc>
      </w:tr>
      <w:tr>
        <w:trPr>
          <w:trHeight w:val="855"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cs="Times New Roman;DejaVu Sans"/>
                <w:i w:val="false"/>
                <w:color w:val="000000"/>
                <w:kern w:val="0"/>
                <w:sz w:val="24"/>
                <w:szCs w:val="24"/>
                <w:u w:val="none"/>
                <w:lang w:bidi="ar"/>
              </w:rPr>
              <w:t>8</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最高人民检察院关于印发《最高人民检察院关于检察机关反贪污贿赂工作若干问题的决定》的通知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1999</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11</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8</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w:t>
            </w:r>
            <w:r>
              <w:rPr>
                <w:rFonts w:eastAsia="仿宋_GB2312" w:cs="Times New Roman;DejaVu Sans"/>
                <w:i w:val="false"/>
                <w:color w:val="000000"/>
                <w:kern w:val="0"/>
                <w:sz w:val="24"/>
                <w:szCs w:val="24"/>
                <w:u w:val="none"/>
                <w:lang w:bidi="ar"/>
              </w:rPr>
              <w:t>1999</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27</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855"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cs="Times New Roman;DejaVu Sans"/>
                <w:i w:val="false"/>
                <w:color w:val="000000"/>
                <w:kern w:val="0"/>
                <w:sz w:val="24"/>
                <w:szCs w:val="24"/>
                <w:u w:val="none"/>
                <w:lang w:bidi="ar"/>
              </w:rPr>
              <w:t>9</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最高人民检察院关于印发《最高人民检察院关于进一步加强预防职务犯罪工作的决定》的通知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2000</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12</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13</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w:t>
            </w:r>
            <w:r>
              <w:rPr>
                <w:rFonts w:eastAsia="仿宋_GB2312" w:cs="Times New Roman;DejaVu Sans"/>
                <w:i w:val="false"/>
                <w:color w:val="000000"/>
                <w:kern w:val="0"/>
                <w:sz w:val="24"/>
                <w:szCs w:val="24"/>
                <w:u w:val="none"/>
                <w:lang w:bidi="ar"/>
              </w:rPr>
              <w:t>2000</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24</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2776"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r>
              <w:rPr>
                <w:rFonts w:cs="Times New Roman;DejaVu Sans"/>
                <w:i w:val="false"/>
                <w:color w:val="000000"/>
                <w:kern w:val="0"/>
                <w:sz w:val="24"/>
                <w:szCs w:val="24"/>
                <w:u w:val="none"/>
                <w:lang w:bidi="ar"/>
              </w:rPr>
              <w:t>0</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8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最高人民检察院关于进一步加大对严重行贿犯罪打击力度的通知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80"/>
              <w:ind w:firstLineChars="0" w:firstLine="0" w:startChars="0" w:start="0" w:endChars="0" w:end="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2000</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12</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21</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48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高检发反贪字〔</w:t>
            </w:r>
            <w:r>
              <w:rPr>
                <w:rFonts w:eastAsia="仿宋_GB2312" w:cs="Times New Roman;DejaVu Sans"/>
                <w:i w:val="false"/>
                <w:color w:val="000000"/>
                <w:kern w:val="0"/>
                <w:sz w:val="24"/>
                <w:szCs w:val="24"/>
                <w:u w:val="none"/>
                <w:lang w:bidi="ar"/>
              </w:rPr>
              <w:t>2000</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34</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8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3590"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r>
              <w:rPr>
                <w:rFonts w:cs="Times New Roman;DejaVu Sans"/>
                <w:i w:val="false"/>
                <w:color w:val="000000"/>
                <w:kern w:val="0"/>
                <w:sz w:val="24"/>
                <w:szCs w:val="24"/>
                <w:u w:val="none"/>
                <w:lang w:bidi="ar"/>
              </w:rPr>
              <w:t>1</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最高人民检察院关于印发《最高人民检察院关于检察机关有关内设机构预防职务犯罪工作职责分工的规定》的通知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2002</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4</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12</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高检发预字〔</w:t>
            </w:r>
            <w:r>
              <w:rPr>
                <w:rFonts w:eastAsia="仿宋_GB2312" w:cs="Times New Roman;DejaVu Sans"/>
                <w:i w:val="false"/>
                <w:color w:val="000000"/>
                <w:kern w:val="0"/>
                <w:sz w:val="24"/>
                <w:szCs w:val="24"/>
                <w:u w:val="none"/>
                <w:lang w:bidi="ar"/>
              </w:rPr>
              <w:t>2002</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1</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3607"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r>
              <w:rPr>
                <w:rFonts w:cs="Times New Roman;DejaVu Sans"/>
                <w:i w:val="false"/>
                <w:color w:val="000000"/>
                <w:kern w:val="0"/>
                <w:sz w:val="24"/>
                <w:szCs w:val="24"/>
                <w:u w:val="none"/>
                <w:lang w:bidi="ar"/>
              </w:rPr>
              <w:t>2</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最高人民检察院关于印发《最高人民检察院考评各省、自治区、直辖市检察机关查办职务犯罪案件工作办法（试行）》的通知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2004</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2</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13</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高检发反贪字〔</w:t>
            </w:r>
            <w:r>
              <w:rPr>
                <w:rFonts w:eastAsia="仿宋_GB2312" w:cs="Times New Roman;DejaVu Sans"/>
                <w:i w:val="false"/>
                <w:color w:val="000000"/>
                <w:kern w:val="0"/>
                <w:sz w:val="24"/>
                <w:szCs w:val="24"/>
                <w:u w:val="none"/>
                <w:lang w:bidi="ar"/>
              </w:rPr>
              <w:t>2004</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5</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4217"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r>
              <w:rPr>
                <w:rFonts w:cs="Times New Roman;DejaVu Sans"/>
                <w:i w:val="false"/>
                <w:color w:val="000000"/>
                <w:kern w:val="0"/>
                <w:sz w:val="24"/>
                <w:szCs w:val="24"/>
                <w:u w:val="none"/>
                <w:lang w:bidi="ar"/>
              </w:rPr>
              <w:t>3</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最高人民检察院关于印发《人民检察院</w:t>
            </w:r>
            <w:r>
              <w:rPr>
                <w:rFonts w:eastAsia="仿宋_GB2312" w:cs="Times New Roman;DejaVu Sans"/>
                <w:i w:val="false"/>
                <w:color w:val="000000"/>
                <w:kern w:val="0"/>
                <w:sz w:val="24"/>
                <w:szCs w:val="24"/>
                <w:u w:val="none"/>
                <w:lang w:bidi="ar"/>
              </w:rPr>
              <w:t>&lt;</w:t>
            </w:r>
            <w:r>
              <w:rPr>
                <w:rFonts w:ascii="Times New Roman;DejaVu Sans" w:hAnsi="Times New Roman;DejaVu Sans" w:cs="Times New Roman;DejaVu Sans"/>
                <w:i w:val="false"/>
                <w:color w:val="000000"/>
                <w:kern w:val="0"/>
                <w:sz w:val="24"/>
                <w:szCs w:val="24"/>
                <w:u w:val="none"/>
                <w:lang w:bidi="ar"/>
              </w:rPr>
              <w:t>关于加强行政机关与检察机关在重大责任事故调查处理中的联系和配合的暂行规定</w:t>
            </w:r>
            <w:r>
              <w:rPr>
                <w:rFonts w:eastAsia="仿宋_GB2312" w:cs="Times New Roman;DejaVu Sans"/>
                <w:i w:val="false"/>
                <w:color w:val="000000"/>
                <w:kern w:val="0"/>
                <w:sz w:val="24"/>
                <w:szCs w:val="24"/>
                <w:u w:val="none"/>
                <w:lang w:bidi="ar"/>
              </w:rPr>
              <w:t>&gt;</w:t>
            </w:r>
            <w:r>
              <w:rPr>
                <w:rFonts w:ascii="Times New Roman;DejaVu Sans" w:hAnsi="Times New Roman;DejaVu Sans" w:cs="Times New Roman;DejaVu Sans"/>
                <w:i w:val="false"/>
                <w:color w:val="000000"/>
                <w:kern w:val="0"/>
                <w:sz w:val="24"/>
                <w:szCs w:val="24"/>
                <w:u w:val="none"/>
                <w:lang w:bidi="ar"/>
              </w:rPr>
              <w:t>的实施办法》的通知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2007</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11</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5</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高检发渎检字〔</w:t>
            </w:r>
            <w:r>
              <w:rPr>
                <w:rFonts w:eastAsia="仿宋_GB2312" w:cs="Times New Roman;DejaVu Sans"/>
                <w:i w:val="false"/>
                <w:color w:val="000000"/>
                <w:kern w:val="0"/>
                <w:sz w:val="24"/>
                <w:szCs w:val="24"/>
                <w:u w:val="none"/>
                <w:lang w:bidi="ar"/>
              </w:rPr>
              <w:t>2007</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8</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napToGrid w:val="false"/>
              <w:jc w:val="start"/>
              <w:textAlignment w:val="center"/>
              <w:rPr>
                <w:rFonts w:ascii="Times New Roman;DejaVu Sans" w:hAnsi="Times New Roman;DejaVu Sans" w:eastAsia="仿宋_GB2312" w:cs="Times New Roman;DejaVu Sans"/>
                <w:i w:val="false"/>
                <w:color w:val="000000"/>
                <w:kern w:val="0"/>
                <w:sz w:val="24"/>
                <w:szCs w:val="24"/>
                <w:u w:val="none"/>
                <w:lang w:bidi="ar"/>
              </w:rPr>
            </w:pPr>
            <w:r>
              <w:rPr>
                <w:rFonts w:eastAsia="仿宋_GB2312" w:cs="Times New Roman;DejaVu Sans"/>
                <w:i w:val="false"/>
                <w:color w:val="000000"/>
                <w:kern w:val="0"/>
                <w:sz w:val="24"/>
                <w:szCs w:val="24"/>
                <w:u w:val="none"/>
                <w:lang w:bidi="ar"/>
              </w:rPr>
            </w:r>
          </w:p>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2449"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r>
              <w:rPr>
                <w:rFonts w:cs="Times New Roman;DejaVu Sans"/>
                <w:i w:val="false"/>
                <w:color w:val="000000"/>
                <w:kern w:val="0"/>
                <w:sz w:val="24"/>
                <w:szCs w:val="24"/>
                <w:u w:val="none"/>
                <w:lang w:bidi="ar"/>
              </w:rPr>
              <w:t>4</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54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最高人民检察院关于印发《关于加强查办危害土地资源渎职犯罪工作的指导意见》的通知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54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2008</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11</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6</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spacing w:lineRule="exact" w:line="54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高检发渎检字〔</w:t>
            </w:r>
            <w:r>
              <w:rPr>
                <w:rFonts w:eastAsia="仿宋_GB2312" w:cs="Times New Roman;DejaVu Sans"/>
                <w:i w:val="false"/>
                <w:color w:val="000000"/>
                <w:kern w:val="0"/>
                <w:sz w:val="24"/>
                <w:szCs w:val="24"/>
                <w:u w:val="none"/>
                <w:lang w:bidi="ar"/>
              </w:rPr>
              <w:t>2008</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12</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54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3160"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r>
              <w:rPr>
                <w:rFonts w:cs="Times New Roman;DejaVu Sans"/>
                <w:i w:val="false"/>
                <w:color w:val="000000"/>
                <w:kern w:val="0"/>
                <w:sz w:val="24"/>
                <w:szCs w:val="24"/>
                <w:u w:val="none"/>
                <w:lang w:bidi="ar"/>
              </w:rPr>
              <w:t>5</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54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最高人民检察院关于印发《关于省级以下人民检察</w:t>
            </w:r>
            <w:r>
              <w:rPr>
                <w:rFonts w:ascii="Times New Roman;DejaVu Sans" w:hAnsi="Times New Roman;DejaVu Sans" w:cs="Times New Roman;DejaVu Sans"/>
                <w:i w:val="false"/>
                <w:color w:val="000000"/>
                <w:spacing w:val="-2"/>
                <w:kern w:val="0"/>
                <w:sz w:val="24"/>
                <w:szCs w:val="24"/>
                <w:u w:val="none"/>
                <w:lang w:bidi="ar"/>
              </w:rPr>
              <w:t>院立案侦查的案件由上一级人民检察院审查决定逮捕的规定（试行）</w:t>
            </w:r>
            <w:r>
              <w:rPr>
                <w:rFonts w:ascii="Times New Roman;DejaVu Sans" w:hAnsi="Times New Roman;DejaVu Sans" w:cs="Times New Roman;DejaVu Sans"/>
                <w:i w:val="false"/>
                <w:color w:val="000000"/>
                <w:spacing w:val="-2"/>
                <w:kern w:val="0"/>
                <w:sz w:val="24"/>
                <w:szCs w:val="24"/>
                <w:u w:val="none"/>
                <w:lang w:bidi="ar"/>
              </w:rPr>
              <w:t>》</w:t>
            </w:r>
            <w:r>
              <w:rPr>
                <w:rFonts w:ascii="Times New Roman;DejaVu Sans" w:hAnsi="Times New Roman;DejaVu Sans" w:cs="Times New Roman;DejaVu Sans"/>
                <w:i w:val="false"/>
                <w:color w:val="000000"/>
                <w:spacing w:val="-2"/>
                <w:kern w:val="0"/>
                <w:sz w:val="24"/>
                <w:szCs w:val="24"/>
                <w:u w:val="none"/>
                <w:lang w:bidi="ar"/>
              </w:rPr>
              <w:t>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54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2009</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9</w:t>
            </w:r>
            <w:r>
              <w:rPr>
                <w:rFonts w:ascii="Times New Roman;DejaVu Sans" w:hAnsi="Times New Roman;DejaVu Sans" w:cs="Times New Roman;DejaVu Sans"/>
                <w:i w:val="false"/>
                <w:color w:val="000000"/>
                <w:kern w:val="0"/>
                <w:sz w:val="24"/>
                <w:szCs w:val="24"/>
                <w:u w:val="none"/>
                <w:lang w:bidi="ar"/>
              </w:rPr>
              <w:t>月</w:t>
            </w:r>
            <w:r>
              <w:rPr>
                <w:rFonts w:cs="Times New Roman;DejaVu Sans"/>
                <w:i w:val="false"/>
                <w:color w:val="000000"/>
                <w:kern w:val="0"/>
                <w:sz w:val="24"/>
                <w:szCs w:val="24"/>
                <w:u w:val="none"/>
                <w:lang w:bidi="ar"/>
              </w:rPr>
              <w:t>2</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spacing w:lineRule="exact" w:line="54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w:t>
            </w:r>
            <w:r>
              <w:rPr>
                <w:rFonts w:eastAsia="仿宋_GB2312" w:cs="Times New Roman;DejaVu Sans"/>
                <w:i w:val="false"/>
                <w:color w:val="000000"/>
                <w:kern w:val="0"/>
                <w:sz w:val="24"/>
                <w:szCs w:val="24"/>
                <w:u w:val="none"/>
                <w:lang w:bidi="ar"/>
              </w:rPr>
              <w:t>2009</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17</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54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hint="eastAsia"/>
                <w:i w:val="false"/>
                <w:color w:val="000000"/>
                <w:kern w:val="0"/>
                <w:sz w:val="24"/>
                <w:szCs w:val="24"/>
                <w:u w:val="none"/>
                <w:lang w:bidi="ar"/>
              </w:rPr>
              <w:t>根据最高人民检察院关于印发《关于人民检察院立案侦查司法工作人员</w:t>
            </w:r>
            <w:r>
              <w:rPr>
                <w:rFonts w:ascii="Times New Roman;DejaVu Sans" w:hAnsi="Times New Roman;DejaVu Sans" w:cs="Times New Roman;DejaVu Sans"/>
                <w:i w:val="false"/>
                <w:color w:val="000000"/>
                <w:kern w:val="0"/>
                <w:sz w:val="24"/>
                <w:szCs w:val="24"/>
                <w:u w:val="none"/>
                <w:lang w:bidi="ar"/>
              </w:rPr>
              <w:t>相关</w:t>
            </w:r>
            <w:r>
              <w:rPr>
                <w:rFonts w:ascii="Times New Roman;DejaVu Sans" w:hAnsi="Times New Roman;DejaVu Sans" w:cs="Times New Roman;DejaVu Sans" w:hint="eastAsia"/>
                <w:i w:val="false"/>
                <w:color w:val="000000"/>
                <w:kern w:val="0"/>
                <w:sz w:val="24"/>
                <w:szCs w:val="24"/>
                <w:u w:val="none"/>
                <w:lang w:bidi="ar"/>
              </w:rPr>
              <w:t>职务犯罪案件若干问题的规定》的通知</w:t>
            </w:r>
            <w:r>
              <w:rPr>
                <w:rFonts w:ascii="Times New Roman;DejaVu Sans" w:hAnsi="Times New Roman;DejaVu Sans" w:cs="Times New Roman;DejaVu Sans"/>
                <w:i w:val="false"/>
                <w:color w:val="000000"/>
                <w:kern w:val="0"/>
                <w:sz w:val="24"/>
                <w:szCs w:val="24"/>
                <w:u w:val="none"/>
                <w:lang w:bidi="ar"/>
              </w:rPr>
              <w:t>（高检发研字〔</w:t>
            </w:r>
            <w:r>
              <w:rPr>
                <w:rFonts w:eastAsia="仿宋_GB2312" w:cs="Times New Roman;DejaVu Sans"/>
                <w:i w:val="false"/>
                <w:color w:val="000000"/>
                <w:kern w:val="0"/>
                <w:sz w:val="24"/>
                <w:szCs w:val="24"/>
                <w:u w:val="none"/>
                <w:lang w:bidi="ar"/>
              </w:rPr>
              <w:t>2018</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28</w:t>
            </w:r>
            <w:r>
              <w:rPr>
                <w:rFonts w:ascii="Times New Roman;DejaVu Sans" w:hAnsi="Times New Roman;DejaVu Sans" w:cs="Times New Roman;DejaVu Sans"/>
                <w:i w:val="false"/>
                <w:color w:val="000000"/>
                <w:kern w:val="0"/>
                <w:sz w:val="24"/>
                <w:szCs w:val="24"/>
                <w:u w:val="none"/>
                <w:lang w:bidi="ar"/>
              </w:rPr>
              <w:t>号）</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5397"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54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hint="eastAsia"/>
                <w:i w:val="false"/>
                <w:color w:val="000000"/>
                <w:sz w:val="24"/>
                <w:szCs w:val="24"/>
                <w:u w:val="none"/>
              </w:rPr>
              <w:t>1</w:t>
            </w:r>
            <w:r>
              <w:rPr>
                <w:rFonts w:cs="Times New Roman;DejaVu Sans"/>
                <w:i w:val="false"/>
                <w:color w:val="000000"/>
                <w:sz w:val="24"/>
                <w:szCs w:val="24"/>
                <w:u w:val="none"/>
              </w:rPr>
              <w:t>6</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最高人民检察院关于印发省级以下人民检察院立案侦查的案件由上一级人民检察院审查决定逮捕法律文书工作文书的通知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2009</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9</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3</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高检发侦监字〔</w:t>
            </w:r>
            <w:r>
              <w:rPr>
                <w:rFonts w:eastAsia="仿宋_GB2312" w:cs="Times New Roman;DejaVu Sans"/>
                <w:i w:val="false"/>
                <w:color w:val="000000"/>
                <w:kern w:val="0"/>
                <w:sz w:val="24"/>
                <w:szCs w:val="24"/>
                <w:u w:val="none"/>
                <w:lang w:bidi="ar"/>
              </w:rPr>
              <w:t>2009</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22</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hint="eastAsia"/>
                <w:i w:val="false"/>
                <w:color w:val="000000"/>
                <w:kern w:val="0"/>
                <w:sz w:val="24"/>
                <w:szCs w:val="24"/>
                <w:u w:val="none"/>
                <w:lang w:bidi="ar"/>
              </w:rPr>
              <w:t>根据最高人民检察院关于印发《关于人民检察院立案侦查司法工作人员</w:t>
            </w:r>
            <w:r>
              <w:rPr>
                <w:rFonts w:ascii="Times New Roman;DejaVu Sans" w:hAnsi="Times New Roman;DejaVu Sans" w:cs="Times New Roman;DejaVu Sans"/>
                <w:i w:val="false"/>
                <w:color w:val="000000"/>
                <w:kern w:val="0"/>
                <w:sz w:val="24"/>
                <w:szCs w:val="24"/>
                <w:u w:val="none"/>
                <w:lang w:bidi="ar"/>
              </w:rPr>
              <w:t>相关</w:t>
            </w:r>
            <w:r>
              <w:rPr>
                <w:rFonts w:ascii="Times New Roman;DejaVu Sans" w:hAnsi="Times New Roman;DejaVu Sans" w:cs="Times New Roman;DejaVu Sans" w:hint="eastAsia"/>
                <w:i w:val="false"/>
                <w:color w:val="000000"/>
                <w:kern w:val="0"/>
                <w:sz w:val="24"/>
                <w:szCs w:val="24"/>
                <w:u w:val="none"/>
                <w:lang w:bidi="ar"/>
              </w:rPr>
              <w:t>职务犯罪案件若干问题的规定》的通知</w:t>
            </w:r>
            <w:r>
              <w:rPr>
                <w:rFonts w:ascii="Times New Roman;DejaVu Sans" w:hAnsi="Times New Roman;DejaVu Sans" w:cs="Times New Roman;DejaVu Sans"/>
                <w:i w:val="false"/>
                <w:color w:val="000000"/>
                <w:kern w:val="0"/>
                <w:sz w:val="24"/>
                <w:szCs w:val="24"/>
                <w:u w:val="none"/>
                <w:lang w:bidi="ar"/>
              </w:rPr>
              <w:t>（高检发研字〔</w:t>
            </w:r>
            <w:r>
              <w:rPr>
                <w:rFonts w:eastAsia="仿宋_GB2312" w:cs="Times New Roman;DejaVu Sans"/>
                <w:i w:val="false"/>
                <w:color w:val="000000"/>
                <w:kern w:val="0"/>
                <w:sz w:val="24"/>
                <w:szCs w:val="24"/>
                <w:u w:val="none"/>
                <w:lang w:bidi="ar"/>
              </w:rPr>
              <w:t>2018</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28</w:t>
            </w:r>
            <w:r>
              <w:rPr>
                <w:rFonts w:ascii="Times New Roman;DejaVu Sans" w:hAnsi="Times New Roman;DejaVu Sans" w:cs="Times New Roman;DejaVu Sans"/>
                <w:i w:val="false"/>
                <w:color w:val="000000"/>
                <w:kern w:val="0"/>
                <w:sz w:val="24"/>
                <w:szCs w:val="24"/>
                <w:u w:val="none"/>
                <w:lang w:bidi="ar"/>
              </w:rPr>
              <w:t>号）</w:t>
            </w:r>
            <w:r>
              <w:rPr>
                <w:rFonts w:ascii="Times New Roman;DejaVu Sans" w:hAnsi="Times New Roman;DejaVu Sans" w:cs="Times New Roman;DejaVu Sans" w:hint="eastAsia"/>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该文件所依据的</w:t>
            </w:r>
            <w:r>
              <w:rPr>
                <w:rFonts w:ascii="Times New Roman;DejaVu Sans" w:hAnsi="Times New Roman;DejaVu Sans" w:cs="Times New Roman;DejaVu Sans"/>
                <w:i w:val="false"/>
                <w:color w:val="000000"/>
                <w:kern w:val="0"/>
                <w:sz w:val="24"/>
                <w:szCs w:val="24"/>
                <w:u w:val="none"/>
                <w:lang w:bidi="ar"/>
              </w:rPr>
              <w:t>《关于省级以下人民检察院立案侦查的案件由上一级人民检察院审查决定逮捕的规定（试行）</w:t>
            </w:r>
            <w:r>
              <w:rPr>
                <w:rFonts w:ascii="Times New Roman;DejaVu Sans" w:hAnsi="Times New Roman;DejaVu Sans" w:cs="Times New Roman;DejaVu Sans" w:hint="eastAsia"/>
                <w:i w:val="false"/>
                <w:color w:val="000000"/>
                <w:kern w:val="0"/>
                <w:sz w:val="24"/>
                <w:szCs w:val="24"/>
                <w:u w:val="none"/>
                <w:lang w:bidi="ar"/>
              </w:rPr>
              <w:t>》不再适用</w:t>
            </w:r>
            <w:r>
              <w:rPr>
                <w:rFonts w:ascii="Times New Roman;DejaVu Sans" w:hAnsi="Times New Roman;DejaVu Sans" w:cs="Times New Roman;DejaVu Sans"/>
                <w:i w:val="false"/>
                <w:color w:val="000000"/>
                <w:kern w:val="0"/>
                <w:sz w:val="24"/>
                <w:szCs w:val="24"/>
                <w:u w:val="none"/>
                <w:lang w:bidi="ar"/>
              </w:rPr>
              <w:t>。</w:t>
            </w:r>
          </w:p>
        </w:tc>
      </w:tr>
      <w:tr>
        <w:trPr>
          <w:trHeight w:val="2895"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50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hint="eastAsia"/>
                <w:i w:val="false"/>
                <w:color w:val="000000"/>
                <w:kern w:val="0"/>
                <w:sz w:val="24"/>
                <w:szCs w:val="24"/>
                <w:u w:val="none"/>
                <w:lang w:bidi="ar"/>
              </w:rPr>
              <w:t>1</w:t>
            </w:r>
            <w:r>
              <w:rPr>
                <w:rFonts w:cs="Times New Roman;DejaVu Sans"/>
                <w:i w:val="false"/>
                <w:color w:val="000000"/>
                <w:kern w:val="0"/>
                <w:sz w:val="24"/>
                <w:szCs w:val="24"/>
                <w:u w:val="none"/>
                <w:lang w:bidi="ar"/>
              </w:rPr>
              <w:t>7</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0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最高人民检察院关于印发《人民检察院文明接待室评比标准》的通知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00"/>
              <w:ind w:firstLineChars="0" w:firstLine="0" w:startChars="0" w:start="0" w:endChars="0" w:end="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2010</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9</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9</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0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高检发控字〔</w:t>
            </w:r>
            <w:r>
              <w:rPr>
                <w:rFonts w:eastAsia="仿宋_GB2312" w:cs="Times New Roman;DejaVu Sans"/>
                <w:i w:val="false"/>
                <w:color w:val="000000"/>
                <w:kern w:val="0"/>
                <w:sz w:val="24"/>
                <w:szCs w:val="24"/>
                <w:u w:val="none"/>
                <w:lang w:bidi="ar"/>
              </w:rPr>
              <w:t>2010</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5</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0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hint="eastAsia"/>
                <w:i w:val="false"/>
                <w:color w:val="000000"/>
                <w:kern w:val="0"/>
                <w:sz w:val="24"/>
                <w:szCs w:val="24"/>
                <w:u w:val="none"/>
                <w:lang w:bidi="ar"/>
              </w:rPr>
              <w:t>该文件</w:t>
            </w:r>
            <w:r>
              <w:rPr>
                <w:rFonts w:ascii="Times New Roman;DejaVu Sans" w:hAnsi="Times New Roman;DejaVu Sans" w:cs="Times New Roman;DejaVu Sans"/>
                <w:i w:val="false"/>
                <w:color w:val="000000"/>
                <w:kern w:val="0"/>
                <w:sz w:val="24"/>
                <w:szCs w:val="24"/>
                <w:u w:val="none"/>
                <w:lang w:bidi="ar"/>
              </w:rPr>
              <w:t>已被最高人民检察院</w:t>
            </w:r>
            <w:r>
              <w:rPr>
                <w:rFonts w:ascii="Times New Roman;DejaVu Sans" w:hAnsi="Times New Roman;DejaVu Sans" w:cs="Times New Roman;DejaVu Sans"/>
                <w:i w:val="false"/>
                <w:color w:val="000000"/>
                <w:kern w:val="0"/>
                <w:sz w:val="24"/>
                <w:szCs w:val="24"/>
                <w:u w:val="none"/>
                <w:lang w:bidi="ar"/>
              </w:rPr>
              <w:t>关于印发</w:t>
            </w:r>
            <w:r>
              <w:rPr>
                <w:rFonts w:ascii="Times New Roman;DejaVu Sans" w:hAnsi="Times New Roman;DejaVu Sans" w:cs="Times New Roman;DejaVu Sans"/>
                <w:i w:val="false"/>
                <w:color w:val="000000"/>
                <w:kern w:val="0"/>
                <w:sz w:val="24"/>
                <w:szCs w:val="24"/>
                <w:u w:val="none"/>
                <w:lang w:bidi="ar"/>
              </w:rPr>
              <w:t>《人民检察院文明接待室</w:t>
            </w:r>
            <w:r>
              <w:rPr>
                <w:rFonts w:ascii="Times New Roman;DejaVu Sans" w:hAnsi="Times New Roman;DejaVu Sans" w:cs="Times New Roman;DejaVu Sans"/>
                <w:i w:val="false"/>
                <w:color w:val="000000"/>
                <w:kern w:val="0"/>
                <w:sz w:val="24"/>
                <w:szCs w:val="24"/>
                <w:u w:val="none"/>
                <w:lang w:bidi="ar"/>
              </w:rPr>
              <w:t>评比</w:t>
            </w:r>
            <w:r>
              <w:rPr>
                <w:rFonts w:ascii="Times New Roman;DejaVu Sans" w:hAnsi="Times New Roman;DejaVu Sans" w:cs="Times New Roman;DejaVu Sans"/>
                <w:i w:val="false"/>
                <w:color w:val="000000"/>
                <w:kern w:val="0"/>
                <w:sz w:val="24"/>
                <w:szCs w:val="24"/>
                <w:u w:val="none"/>
                <w:lang w:bidi="ar"/>
              </w:rPr>
              <w:t>标准》《人民检察院文明接待室评比办法》</w:t>
            </w:r>
            <w:r>
              <w:rPr>
                <w:rFonts w:ascii="Times New Roman;DejaVu Sans" w:hAnsi="Times New Roman;DejaVu Sans" w:cs="Times New Roman;DejaVu Sans"/>
                <w:i w:val="false"/>
                <w:color w:val="000000"/>
                <w:kern w:val="0"/>
                <w:sz w:val="24"/>
                <w:szCs w:val="24"/>
                <w:u w:val="none"/>
                <w:lang w:bidi="ar"/>
              </w:rPr>
              <w:t>的通知</w:t>
            </w:r>
            <w:r>
              <w:rPr>
                <w:rFonts w:ascii="Times New Roman;DejaVu Sans" w:hAnsi="Times New Roman;DejaVu Sans" w:cs="Times New Roman;DejaVu Sans"/>
                <w:i w:val="false"/>
                <w:color w:val="000000"/>
                <w:kern w:val="0"/>
                <w:sz w:val="24"/>
                <w:szCs w:val="24"/>
                <w:u w:val="none"/>
                <w:lang w:bidi="ar"/>
              </w:rPr>
              <w:t>（高检发控字</w:t>
            </w:r>
            <w:r>
              <w:rPr>
                <w:rFonts w:ascii="Times New Roman;DejaVu Sans" w:hAnsi="Times New Roman;DejaVu Sans" w:cs="Times New Roman;DejaVu Sans" w:hint="eastAsia"/>
                <w:i w:val="false"/>
                <w:color w:val="000000"/>
                <w:kern w:val="0"/>
                <w:sz w:val="24"/>
                <w:szCs w:val="24"/>
                <w:u w:val="none"/>
                <w:lang w:bidi="ar"/>
              </w:rPr>
              <w:t>〔</w:t>
            </w:r>
            <w:r>
              <w:rPr>
                <w:rFonts w:eastAsia="仿宋_GB2312" w:cs="Times New Roman;DejaVu Sans"/>
                <w:i w:val="false"/>
                <w:color w:val="000000"/>
                <w:kern w:val="0"/>
                <w:sz w:val="24"/>
                <w:szCs w:val="24"/>
                <w:u w:val="none"/>
                <w:lang w:bidi="ar"/>
              </w:rPr>
              <w:t>2015</w:t>
            </w:r>
            <w:r>
              <w:rPr>
                <w:rFonts w:ascii="Times New Roman;DejaVu Sans" w:hAnsi="Times New Roman;DejaVu Sans" w:cs="Times New Roman;DejaVu Sans" w:hint="eastAsia"/>
                <w:i w:val="false"/>
                <w:color w:val="000000"/>
                <w:kern w:val="0"/>
                <w:sz w:val="24"/>
                <w:szCs w:val="24"/>
                <w:u w:val="none"/>
                <w:lang w:bidi="ar"/>
              </w:rPr>
              <w:t>〕</w:t>
            </w:r>
            <w:r>
              <w:rPr>
                <w:rFonts w:eastAsia="仿宋_GB2312" w:cs="Times New Roman;DejaVu Sans"/>
                <w:i w:val="false"/>
                <w:color w:val="000000"/>
                <w:kern w:val="0"/>
                <w:sz w:val="24"/>
                <w:szCs w:val="24"/>
                <w:u w:val="none"/>
                <w:lang w:bidi="ar"/>
              </w:rPr>
              <w:t>3</w:t>
            </w:r>
            <w:r>
              <w:rPr>
                <w:rFonts w:ascii="Times New Roman;DejaVu Sans" w:hAnsi="Times New Roman;DejaVu Sans" w:cs="Times New Roman;DejaVu Sans"/>
                <w:i w:val="false"/>
                <w:color w:val="000000"/>
                <w:kern w:val="0"/>
                <w:sz w:val="24"/>
                <w:szCs w:val="24"/>
                <w:u w:val="none"/>
                <w:lang w:bidi="ar"/>
              </w:rPr>
              <w:t>号）替代。</w:t>
            </w:r>
          </w:p>
        </w:tc>
      </w:tr>
      <w:tr>
        <w:trPr>
          <w:trHeight w:val="2895"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500"/>
              <w:jc w:val="center"/>
              <w:textAlignment w:val="center"/>
              <w:rPr>
                <w:rFonts w:ascii="Times New Roman;DejaVu Sans" w:hAnsi="Times New Roman;DejaVu Sans" w:eastAsia="仿宋_GB2312" w:cs="Times New Roman;DejaVu Sans"/>
                <w:i w:val="false"/>
                <w:color w:val="000000"/>
                <w:sz w:val="24"/>
                <w:szCs w:val="24"/>
                <w:u w:val="none"/>
              </w:rPr>
            </w:pPr>
            <w:r>
              <w:rPr>
                <w:rFonts w:cs="Times New Roman;DejaVu Sans" w:hint="eastAsia"/>
                <w:i w:val="false"/>
                <w:color w:val="000000"/>
                <w:sz w:val="24"/>
                <w:szCs w:val="24"/>
                <w:u w:val="none"/>
              </w:rPr>
              <w:t>1</w:t>
            </w:r>
            <w:r>
              <w:rPr>
                <w:rFonts w:cs="Times New Roman;DejaVu Sans"/>
                <w:i w:val="false"/>
                <w:color w:val="000000"/>
                <w:sz w:val="24"/>
                <w:szCs w:val="24"/>
                <w:u w:val="none"/>
              </w:rPr>
              <w:t>8</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0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最高人民检察院关于印发《最高人民检察院关于加强和改进新形势下惩治和预防渎职侵权犯罪工作若干问题的决定》的通知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00"/>
              <w:ind w:firstLineChars="0" w:firstLine="0" w:startChars="0" w:start="0" w:endChars="0" w:end="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2010</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9</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10</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0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w:t>
            </w:r>
            <w:r>
              <w:rPr>
                <w:rFonts w:eastAsia="仿宋_GB2312" w:cs="Times New Roman;DejaVu Sans"/>
                <w:i w:val="false"/>
                <w:color w:val="000000"/>
                <w:kern w:val="0"/>
                <w:sz w:val="24"/>
                <w:szCs w:val="24"/>
                <w:u w:val="none"/>
                <w:lang w:bidi="ar"/>
              </w:rPr>
              <w:t>2010</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17</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0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1140"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500"/>
              <w:jc w:val="center"/>
              <w:textAlignment w:val="center"/>
              <w:rPr>
                <w:rFonts w:ascii="Times New Roman;DejaVu Sans" w:hAnsi="Times New Roman;DejaVu Sans" w:eastAsia="宋体" w:cs="Times New Roman;DejaVu Sans"/>
                <w:i w:val="false"/>
                <w:color w:val="000000"/>
                <w:sz w:val="24"/>
                <w:szCs w:val="24"/>
                <w:u w:val="none"/>
              </w:rPr>
            </w:pPr>
            <w:r>
              <w:rPr>
                <w:rFonts w:cs="Times New Roman;DejaVu Sans"/>
                <w:i w:val="false"/>
                <w:color w:val="000000"/>
                <w:sz w:val="24"/>
                <w:szCs w:val="24"/>
                <w:u w:val="none"/>
              </w:rPr>
              <w:t>19</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0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最高人民检察院关于印发《</w:t>
            </w:r>
            <w:r>
              <w:rPr>
                <w:rFonts w:eastAsia="仿宋_GB2312" w:cs="仿宋_GB2312" w:hint="eastAsia" w:ascii="仿宋_GB2312" w:hAnsi="仿宋_GB2312"/>
                <w:i w:val="false"/>
                <w:color w:val="000000"/>
                <w:kern w:val="0"/>
                <w:sz w:val="24"/>
                <w:szCs w:val="24"/>
                <w:u w:val="none"/>
                <w:lang w:bidi="ar"/>
              </w:rPr>
              <w:t>&lt;</w:t>
            </w:r>
            <w:r>
              <w:rPr>
                <w:rFonts w:ascii="Times New Roman;DejaVu Sans" w:hAnsi="Times New Roman;DejaVu Sans" w:cs="Times New Roman;DejaVu Sans"/>
                <w:i w:val="false"/>
                <w:color w:val="000000"/>
                <w:kern w:val="0"/>
                <w:sz w:val="24"/>
                <w:szCs w:val="24"/>
                <w:u w:val="none"/>
                <w:lang w:bidi="ar"/>
              </w:rPr>
              <w:t>关于省级以下人民检察院立案侦查的案件由上一级人民检察院审查决定逮捕的规定（试行）</w:t>
            </w:r>
            <w:r>
              <w:rPr>
                <w:rFonts w:eastAsia="仿宋_GB2312" w:cs="仿宋_GB2312" w:hint="eastAsia" w:ascii="仿宋_GB2312" w:hAnsi="仿宋_GB2312"/>
                <w:i w:val="false"/>
                <w:color w:val="000000"/>
                <w:kern w:val="0"/>
                <w:sz w:val="24"/>
                <w:szCs w:val="24"/>
                <w:u w:val="none"/>
                <w:lang w:bidi="ar"/>
              </w:rPr>
              <w:t>&gt;</w:t>
            </w:r>
            <w:r>
              <w:rPr>
                <w:rFonts w:ascii="Times New Roman;DejaVu Sans" w:hAnsi="Times New Roman;DejaVu Sans" w:cs="Times New Roman;DejaVu Sans"/>
                <w:i w:val="false"/>
                <w:color w:val="000000"/>
                <w:kern w:val="0"/>
                <w:sz w:val="24"/>
                <w:szCs w:val="24"/>
                <w:u w:val="none"/>
                <w:lang w:bidi="ar"/>
              </w:rPr>
              <w:t>的补充规定》的通知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00"/>
              <w:ind w:firstLineChars="0" w:firstLine="0" w:startChars="0" w:start="0" w:endChars="0" w:end="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2011</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6</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2</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0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高检发办字〔</w:t>
            </w:r>
            <w:r>
              <w:rPr>
                <w:rFonts w:eastAsia="仿宋_GB2312" w:cs="Times New Roman;DejaVu Sans"/>
                <w:i w:val="false"/>
                <w:color w:val="000000"/>
                <w:kern w:val="0"/>
                <w:sz w:val="24"/>
                <w:szCs w:val="24"/>
                <w:u w:val="none"/>
                <w:lang w:bidi="ar"/>
              </w:rPr>
              <w:t>2011</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24</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0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hint="eastAsia"/>
                <w:i w:val="false"/>
                <w:color w:val="000000"/>
                <w:kern w:val="0"/>
                <w:sz w:val="24"/>
                <w:szCs w:val="24"/>
                <w:u w:val="none"/>
                <w:lang w:bidi="ar"/>
              </w:rPr>
              <w:t>根据最高人民检察院关于印发《关于人民检察院立案侦查司法工作人员</w:t>
            </w:r>
            <w:r>
              <w:rPr>
                <w:rFonts w:ascii="Times New Roman;DejaVu Sans" w:hAnsi="Times New Roman;DejaVu Sans" w:cs="Times New Roman;DejaVu Sans"/>
                <w:i w:val="false"/>
                <w:color w:val="000000"/>
                <w:kern w:val="0"/>
                <w:sz w:val="24"/>
                <w:szCs w:val="24"/>
                <w:u w:val="none"/>
                <w:lang w:bidi="ar"/>
              </w:rPr>
              <w:t>相关</w:t>
            </w:r>
            <w:r>
              <w:rPr>
                <w:rFonts w:ascii="Times New Roman;DejaVu Sans" w:hAnsi="Times New Roman;DejaVu Sans" w:cs="Times New Roman;DejaVu Sans" w:hint="eastAsia"/>
                <w:i w:val="false"/>
                <w:color w:val="000000"/>
                <w:kern w:val="0"/>
                <w:sz w:val="24"/>
                <w:szCs w:val="24"/>
                <w:u w:val="none"/>
                <w:lang w:bidi="ar"/>
              </w:rPr>
              <w:t>职务犯罪案件若干问题的规定》的通知</w:t>
            </w:r>
            <w:r>
              <w:rPr>
                <w:rFonts w:ascii="Times New Roman;DejaVu Sans" w:hAnsi="Times New Roman;DejaVu Sans" w:cs="Times New Roman;DejaVu Sans"/>
                <w:i w:val="false"/>
                <w:color w:val="000000"/>
                <w:kern w:val="0"/>
                <w:sz w:val="24"/>
                <w:szCs w:val="24"/>
                <w:u w:val="none"/>
                <w:lang w:bidi="ar"/>
              </w:rPr>
              <w:t>（高检发研字〔</w:t>
            </w:r>
            <w:r>
              <w:rPr>
                <w:rFonts w:eastAsia="仿宋_GB2312" w:cs="Times New Roman;DejaVu Sans"/>
                <w:i w:val="false"/>
                <w:color w:val="000000"/>
                <w:kern w:val="0"/>
                <w:sz w:val="24"/>
                <w:szCs w:val="24"/>
                <w:u w:val="none"/>
                <w:lang w:bidi="ar"/>
              </w:rPr>
              <w:t>2018</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28</w:t>
            </w:r>
            <w:r>
              <w:rPr>
                <w:rFonts w:ascii="Times New Roman;DejaVu Sans" w:hAnsi="Times New Roman;DejaVu Sans" w:cs="Times New Roman;DejaVu Sans"/>
                <w:i w:val="false"/>
                <w:color w:val="000000"/>
                <w:kern w:val="0"/>
                <w:sz w:val="24"/>
                <w:szCs w:val="24"/>
                <w:u w:val="none"/>
                <w:lang w:bidi="ar"/>
              </w:rPr>
              <w:t>号）</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2473"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8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hint="eastAsia"/>
                <w:i w:val="false"/>
                <w:color w:val="000000"/>
                <w:sz w:val="24"/>
                <w:szCs w:val="24"/>
                <w:u w:val="none"/>
              </w:rPr>
              <w:t>2</w:t>
            </w:r>
            <w:r>
              <w:rPr>
                <w:rFonts w:cs="Times New Roman;DejaVu Sans"/>
                <w:i w:val="false"/>
                <w:color w:val="000000"/>
                <w:sz w:val="24"/>
                <w:szCs w:val="24"/>
                <w:u w:val="none"/>
              </w:rPr>
              <w:t>0</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8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最高人民检察院关于印发</w:t>
            </w:r>
            <w:r>
              <w:rPr>
                <w:rFonts w:ascii="Times New Roman;DejaVu Sans" w:hAnsi="Times New Roman;DejaVu Sans" w:cs="Times New Roman;DejaVu Sans"/>
                <w:i w:val="false"/>
                <w:color w:val="000000"/>
                <w:spacing w:val="-2"/>
                <w:kern w:val="0"/>
                <w:sz w:val="24"/>
                <w:szCs w:val="24"/>
                <w:u w:val="none"/>
                <w:lang w:bidi="ar"/>
              </w:rPr>
              <w:t>《最高人民检察院关于实行惩治和预防职务犯罪年度报告制度的意见》的通知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80"/>
              <w:ind w:firstLineChars="0" w:firstLine="0" w:startChars="0" w:start="0" w:endChars="0" w:end="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2011</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12</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1</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48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高检发预字〔</w:t>
            </w:r>
            <w:r>
              <w:rPr>
                <w:rFonts w:eastAsia="仿宋_GB2312" w:cs="Times New Roman;DejaVu Sans"/>
                <w:i w:val="false"/>
                <w:color w:val="000000"/>
                <w:kern w:val="0"/>
                <w:sz w:val="24"/>
                <w:szCs w:val="24"/>
                <w:u w:val="none"/>
                <w:lang w:bidi="ar"/>
              </w:rPr>
              <w:t>2011</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3</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8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855"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sz w:val="24"/>
                <w:szCs w:val="24"/>
                <w:u w:val="none"/>
              </w:rPr>
              <w:t>2</w:t>
            </w:r>
            <w:r>
              <w:rPr>
                <w:rFonts w:cs="Times New Roman;DejaVu Sans"/>
                <w:i w:val="false"/>
                <w:color w:val="000000"/>
                <w:sz w:val="24"/>
                <w:szCs w:val="24"/>
                <w:u w:val="none"/>
              </w:rPr>
              <w:t>1</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最高人民检察院关于印发《最高人民检察院关于行贿犯罪档案查询工作的规定》的通知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2013</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2</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6</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高检发预字〔</w:t>
            </w:r>
            <w:r>
              <w:rPr>
                <w:rFonts w:eastAsia="仿宋_GB2312" w:cs="Times New Roman;DejaVu Sans"/>
                <w:i w:val="false"/>
                <w:color w:val="000000"/>
                <w:kern w:val="0"/>
                <w:sz w:val="24"/>
                <w:szCs w:val="24"/>
                <w:u w:val="none"/>
                <w:lang w:bidi="ar"/>
              </w:rPr>
              <w:t>2013</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2</w:t>
            </w:r>
            <w:r>
              <w:rPr>
                <w:rFonts w:ascii="Times New Roman;DejaVu Sans" w:hAnsi="Times New Roman;DejaVu Sans" w:cs="Times New Roman;DejaVu Sans"/>
                <w:i w:val="false"/>
                <w:color w:val="000000"/>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hint="eastAsia"/>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年修改的《中华人民共和国刑事诉讼法》第十九条第二款，该文件不再适用。</w:t>
            </w:r>
          </w:p>
        </w:tc>
      </w:tr>
      <w:tr>
        <w:trPr>
          <w:trHeight w:val="856"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cs="Times New Roman;DejaVu Sans"/>
                <w:i w:val="false"/>
                <w:color w:val="000000"/>
                <w:sz w:val="24"/>
                <w:szCs w:val="24"/>
                <w:u w:val="none"/>
              </w:rPr>
              <w:t>22</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最高人民检察院关于印发《最高人民检察院关于加强职务犯罪侦查预防能力建设的意见》的通知</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center"/>
              <w:textAlignment w:val="center"/>
              <w:rPr>
                <w:rFonts w:ascii="Times New Roman;DejaVu Sans" w:hAnsi="Times New Roman;DejaVu Sans" w:eastAsia="仿宋_GB2312" w:cs="Times New Roman;DejaVu Sans"/>
                <w:color w:val="000000"/>
              </w:rPr>
            </w:pPr>
            <w:r>
              <w:rPr>
                <w:rFonts w:eastAsia="仿宋_GB2312" w:cs="Times New Roman;DejaVu Sans"/>
                <w:i w:val="false"/>
                <w:color w:val="000000"/>
                <w:kern w:val="0"/>
                <w:sz w:val="24"/>
                <w:szCs w:val="24"/>
                <w:u w:val="none"/>
                <w:lang w:bidi="ar"/>
              </w:rPr>
              <w:t>2016</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7</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29</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spacing w:val="-5"/>
                <w:kern w:val="0"/>
                <w:sz w:val="24"/>
                <w:szCs w:val="24"/>
                <w:u w:val="none"/>
                <w:lang w:bidi="ar"/>
              </w:rPr>
              <w:t>高检发反贪字〔</w:t>
            </w:r>
            <w:r>
              <w:rPr>
                <w:rFonts w:eastAsia="仿宋_GB2312" w:cs="Times New Roman;DejaVu Sans"/>
                <w:i w:val="false"/>
                <w:color w:val="000000"/>
                <w:spacing w:val="-5"/>
                <w:kern w:val="0"/>
                <w:sz w:val="24"/>
                <w:szCs w:val="24"/>
                <w:u w:val="none"/>
                <w:lang w:bidi="ar"/>
              </w:rPr>
              <w:t>2016</w:t>
            </w:r>
            <w:r>
              <w:rPr>
                <w:rFonts w:ascii="Times New Roman;DejaVu Sans" w:hAnsi="Times New Roman;DejaVu Sans" w:cs="Times New Roman;DejaVu Sans"/>
                <w:i w:val="false"/>
                <w:color w:val="000000"/>
                <w:spacing w:val="-5"/>
                <w:kern w:val="0"/>
                <w:sz w:val="24"/>
                <w:szCs w:val="24"/>
                <w:u w:val="none"/>
                <w:lang w:bidi="ar"/>
              </w:rPr>
              <w:t>〕</w:t>
            </w:r>
            <w:r>
              <w:rPr>
                <w:rFonts w:eastAsia="仿宋_GB2312" w:cs="Times New Roman;DejaVu Sans"/>
                <w:i w:val="false"/>
                <w:color w:val="000000"/>
                <w:spacing w:val="-5"/>
                <w:kern w:val="0"/>
                <w:sz w:val="24"/>
                <w:szCs w:val="24"/>
                <w:u w:val="none"/>
                <w:lang w:bidi="ar"/>
              </w:rPr>
              <w:t>289</w:t>
            </w:r>
            <w:r>
              <w:rPr>
                <w:rFonts w:ascii="Times New Roman;DejaVu Sans" w:hAnsi="Times New Roman;DejaVu Sans" w:cs="Times New Roman;DejaVu Sans"/>
                <w:i w:val="false"/>
                <w:color w:val="000000"/>
                <w:spacing w:val="-5"/>
                <w:kern w:val="0"/>
                <w:sz w:val="24"/>
                <w:szCs w:val="24"/>
                <w:u w:val="none"/>
                <w:lang w:bidi="ar"/>
              </w:rPr>
              <w:t>号</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hint="eastAsia"/>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年修改的《中华人民共和国刑事诉讼法》第十九条第二款，该文件不再适用。</w:t>
            </w:r>
          </w:p>
        </w:tc>
      </w:tr>
    </w:tbl>
    <w:p>
      <w:pPr>
        <w:pStyle w:val="Normal"/>
        <w:rPr>
          <w:rFonts w:ascii="黑体" w:hAnsi="黑体" w:eastAsia="黑体" w:cs="黑体" w:hint="eastAsia"/>
        </w:rPr>
      </w:pPr>
      <w:r>
        <w:rPr>
          <w:rFonts w:eastAsia="黑体" w:cs="黑体" w:hint="eastAsia" w:ascii="黑体" w:hAnsi="黑体"/>
        </w:rPr>
      </w:r>
    </w:p>
    <w:p>
      <w:pPr>
        <w:pStyle w:val="Normal"/>
        <w:rPr>
          <w:rFonts w:ascii="黑体" w:hAnsi="黑体" w:eastAsia="黑体" w:cs="黑体" w:hint="eastAsia"/>
        </w:rPr>
      </w:pPr>
      <w:r>
        <w:rPr>
          <w:rFonts w:eastAsia="黑体" w:cs="黑体" w:hint="eastAsia" w:ascii="黑体" w:hAnsi="黑体"/>
        </w:rPr>
      </w:r>
    </w:p>
    <w:p>
      <w:pPr>
        <w:pStyle w:val="Normal"/>
        <w:rPr>
          <w:rFonts w:ascii="黑体" w:hAnsi="黑体" w:eastAsia="黑体" w:cs="黑体" w:hint="eastAsia"/>
        </w:rPr>
      </w:pPr>
      <w:r>
        <w:rPr>
          <w:rFonts w:eastAsia="黑体" w:cs="黑体" w:hint="eastAsia" w:ascii="黑体" w:hAnsi="黑体"/>
        </w:rPr>
      </w:r>
    </w:p>
    <w:p>
      <w:pPr>
        <w:pStyle w:val="Normal"/>
        <w:rPr>
          <w:rFonts w:ascii="黑体" w:hAnsi="黑体" w:eastAsia="黑体" w:cs="黑体" w:hint="eastAsia"/>
        </w:rPr>
      </w:pPr>
      <w:r>
        <w:rPr>
          <w:rFonts w:eastAsia="黑体" w:cs="黑体" w:hint="eastAsia" w:ascii="黑体" w:hAnsi="黑体"/>
        </w:rPr>
      </w:r>
    </w:p>
    <w:p>
      <w:pPr>
        <w:pStyle w:val="Normal"/>
        <w:rPr>
          <w:rFonts w:ascii="黑体" w:hAnsi="黑体" w:eastAsia="黑体" w:cs="黑体" w:hint="eastAsia"/>
        </w:rPr>
      </w:pPr>
      <w:r>
        <w:rPr>
          <w:rFonts w:eastAsia="黑体" w:cs="黑体" w:hint="eastAsia" w:ascii="黑体" w:hAnsi="黑体"/>
        </w:rPr>
      </w:r>
    </w:p>
    <w:p>
      <w:pPr>
        <w:pStyle w:val="Normal"/>
        <w:rPr>
          <w:rFonts w:ascii="黑体" w:hAnsi="黑体" w:eastAsia="黑体" w:cs="黑体" w:hint="eastAsia"/>
        </w:rPr>
      </w:pPr>
      <w:r>
        <w:rPr>
          <w:rFonts w:eastAsia="黑体" w:cs="黑体" w:hint="eastAsia" w:ascii="黑体" w:hAnsi="黑体"/>
        </w:rPr>
      </w:r>
    </w:p>
    <w:p>
      <w:pPr>
        <w:pStyle w:val="Normal"/>
        <w:rPr>
          <w:rFonts w:ascii="黑体" w:hAnsi="黑体" w:eastAsia="黑体" w:cs="黑体" w:hint="eastAsia"/>
        </w:rPr>
      </w:pPr>
      <w:r>
        <w:rPr>
          <w:rFonts w:eastAsia="黑体" w:cs="黑体" w:hint="eastAsia" w:ascii="黑体" w:hAnsi="黑体"/>
        </w:rPr>
      </w:r>
    </w:p>
    <w:p>
      <w:pPr>
        <w:pStyle w:val="Normal"/>
        <w:rPr>
          <w:rFonts w:ascii="黑体" w:hAnsi="黑体" w:eastAsia="黑体" w:cs="黑体" w:hint="eastAsia"/>
        </w:rPr>
      </w:pPr>
      <w:r>
        <w:rPr>
          <w:rFonts w:eastAsia="黑体" w:cs="黑体" w:hint="eastAsia" w:ascii="黑体" w:hAnsi="黑体"/>
        </w:rPr>
      </w:r>
    </w:p>
    <w:p>
      <w:pPr>
        <w:pStyle w:val="Normal"/>
        <w:rPr>
          <w:rFonts w:ascii="黑体" w:hAnsi="黑体" w:eastAsia="黑体" w:cs="黑体" w:hint="eastAsia"/>
        </w:rPr>
      </w:pPr>
      <w:r>
        <w:rPr>
          <w:rFonts w:eastAsia="黑体" w:cs="黑体" w:hint="eastAsia" w:ascii="黑体" w:hAnsi="黑体"/>
        </w:rPr>
      </w:r>
    </w:p>
    <w:p>
      <w:pPr>
        <w:pStyle w:val="Normal"/>
        <w:rPr>
          <w:rFonts w:ascii="黑体" w:hAnsi="黑体" w:eastAsia="黑体" w:cs="黑体" w:hint="eastAsia"/>
        </w:rPr>
      </w:pPr>
      <w:r>
        <w:rPr>
          <w:rFonts w:eastAsia="黑体" w:cs="黑体" w:hint="eastAsia" w:ascii="黑体" w:hAnsi="黑体"/>
        </w:rPr>
      </w:r>
    </w:p>
    <w:p>
      <w:pPr>
        <w:pStyle w:val="Normal"/>
        <w:rPr>
          <w:rFonts w:ascii="黑体" w:hAnsi="黑体" w:eastAsia="黑体" w:cs="黑体" w:hint="eastAsia"/>
        </w:rPr>
      </w:pPr>
      <w:r>
        <w:rPr>
          <w:rFonts w:ascii="黑体" w:hAnsi="黑体" w:cs="黑体" w:hint="eastAsia" w:eastAsia="黑体"/>
        </w:rPr>
        <w:t>附件</w:t>
      </w:r>
      <w:r>
        <w:rPr>
          <w:rFonts w:eastAsia="黑体" w:cs="黑体" w:hint="eastAsia" w:ascii="黑体" w:hAnsi="黑体"/>
        </w:rPr>
        <w:t>2</w:t>
      </w:r>
    </w:p>
    <w:p>
      <w:pPr>
        <w:pStyle w:val="Normal"/>
        <w:rPr>
          <w:rFonts w:ascii="黑体" w:hAnsi="黑体" w:eastAsia="黑体" w:cs="黑体"/>
        </w:rPr>
      </w:pPr>
      <w:r>
        <w:rPr>
          <w:rFonts w:eastAsia="黑体" w:cs="黑体" w:ascii="黑体" w:hAnsi="黑体"/>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before="0" w:after="0"/>
        <w:ind w:firstLineChars="0" w:firstLine="0" w:startChars="0" w:start="0" w:endChars="0" w:end="0"/>
        <w:jc w:val="center"/>
        <w:textAlignment w:val="auto"/>
        <w:rPr>
          <w:rFonts w:ascii="方正小标宋_GBK" w:hAnsi="方正小标宋_GBK" w:eastAsia="方正小标宋_GBK" w:cs="方正小标宋_GBK" w:hint="eastAsia"/>
          <w:kern w:val="2"/>
          <w:sz w:val="44"/>
          <w:szCs w:val="24"/>
          <w:shd w:fill="auto" w:val="clear"/>
          <w:lang w:bidi="ar"/>
        </w:rPr>
      </w:pPr>
      <w:r>
        <w:rPr>
          <w:rFonts w:ascii="方正小标宋_GBK" w:hAnsi="方正小标宋_GBK" w:cs="方正小标宋_GBK" w:hint="eastAsia" w:eastAsia="方正小标宋_GBK"/>
          <w:kern w:val="2"/>
          <w:sz w:val="44"/>
          <w:szCs w:val="24"/>
          <w:shd w:fill="auto" w:val="clear"/>
          <w:lang w:bidi="ar"/>
        </w:rPr>
        <w:t>决定</w:t>
      </w:r>
      <w:r>
        <w:rPr>
          <w:rFonts w:ascii="方正小标宋_GBK" w:hAnsi="方正小标宋_GBK" w:cs="方正小标宋_GBK" w:hint="eastAsia" w:eastAsia="方正小标宋_GBK"/>
          <w:sz w:val="44"/>
          <w:szCs w:val="24"/>
          <w:shd w:fill="auto" w:val="clear"/>
          <w:lang w:bidi="ar"/>
        </w:rPr>
        <w:t>废止</w:t>
      </w:r>
      <w:r>
        <w:rPr>
          <w:rFonts w:ascii="方正小标宋_GBK" w:hAnsi="方正小标宋_GBK" w:cs="方正小标宋_GBK" w:hint="eastAsia" w:eastAsia="方正小标宋_GBK"/>
          <w:kern w:val="2"/>
          <w:sz w:val="44"/>
          <w:szCs w:val="24"/>
          <w:shd w:fill="auto" w:val="clear"/>
          <w:lang w:bidi="ar"/>
        </w:rPr>
        <w:t>的与有关单位联合制发的</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600"/>
        <w:ind w:firstLineChars="0" w:firstLine="0" w:startChars="0" w:start="0" w:endChars="0" w:end="0"/>
        <w:jc w:val="center"/>
        <w:textAlignment w:val="auto"/>
        <w:rPr>
          <w:rFonts w:ascii="Times New Roman;DejaVu Sans" w:hAnsi="Times New Roman;DejaVu Sans" w:cs="Times New Roman;DejaVu Sans"/>
          <w:color w:val="000000"/>
          <w:kern w:val="0"/>
          <w:sz w:val="44"/>
          <w:szCs w:val="44"/>
          <w:shd w:fill="FFFFFF" w:val="clear"/>
          <w:lang w:bidi="ar"/>
        </w:rPr>
      </w:pPr>
      <w:r>
        <w:rPr>
          <w:rFonts w:ascii="方正小标宋_GBK" w:hAnsi="方正小标宋_GBK" w:cs="方正小标宋_GBK" w:hint="eastAsia" w:eastAsia="方正小标宋_GBK"/>
          <w:kern w:val="2"/>
          <w:sz w:val="44"/>
          <w:szCs w:val="24"/>
          <w:shd w:fill="auto" w:val="clear"/>
          <w:lang w:bidi="ar"/>
        </w:rPr>
        <w:t>司法解释性质文件和规范性文件目录（</w:t>
      </w:r>
      <w:r>
        <w:rPr>
          <w:rFonts w:eastAsia="方正小标宋_GBK" w:cs="方正小标宋_GBK" w:hint="eastAsia" w:ascii="方正小标宋_GBK" w:hAnsi="方正小标宋_GBK"/>
          <w:kern w:val="2"/>
          <w:sz w:val="44"/>
          <w:szCs w:val="24"/>
          <w:shd w:fill="auto" w:val="clear"/>
          <w:lang w:bidi="ar"/>
        </w:rPr>
        <w:t>2</w:t>
      </w:r>
      <w:r>
        <w:rPr>
          <w:rFonts w:eastAsia="方正小标宋_GBK" w:cs="方正小标宋_GBK" w:ascii="方正小标宋_GBK" w:hAnsi="方正小标宋_GBK"/>
          <w:kern w:val="2"/>
          <w:sz w:val="44"/>
          <w:szCs w:val="24"/>
          <w:shd w:fill="auto" w:val="clear"/>
          <w:lang w:bidi="ar"/>
        </w:rPr>
        <w:t>2</w:t>
      </w:r>
      <w:r>
        <w:rPr>
          <w:rFonts w:ascii="方正小标宋_GBK" w:hAnsi="方正小标宋_GBK" w:cs="方正小标宋_GBK" w:hint="eastAsia" w:eastAsia="方正小标宋_GBK"/>
          <w:kern w:val="2"/>
          <w:sz w:val="44"/>
          <w:szCs w:val="24"/>
          <w:shd w:fill="auto" w:val="clear"/>
          <w:lang w:bidi="ar"/>
        </w:rPr>
        <w:t>件）</w:t>
      </w:r>
    </w:p>
    <w:p>
      <w:pPr>
        <w:pStyle w:val="Normal"/>
        <w:rPr>
          <w:rFonts w:ascii="Times New Roman;DejaVu Sans" w:hAnsi="Times New Roman;DejaVu Sans" w:cs="Times New Roman;DejaVu Sans"/>
          <w:color w:val="000000"/>
          <w:kern w:val="0"/>
          <w:sz w:val="44"/>
          <w:szCs w:val="44"/>
          <w:shd w:fill="FFFFFF" w:val="clear"/>
          <w:lang w:bidi="ar"/>
        </w:rPr>
      </w:pPr>
      <w:r>
        <w:rPr>
          <w:rFonts w:cs="Times New Roman;DejaVu Sans"/>
          <w:color w:val="000000"/>
          <w:kern w:val="0"/>
          <w:sz w:val="44"/>
          <w:szCs w:val="44"/>
          <w:shd w:fill="FFFFFF" w:val="clear"/>
          <w:lang w:bidi="ar"/>
        </w:rPr>
      </w:r>
    </w:p>
    <w:tbl>
      <w:tblPr>
        <w:tblW w:w="9074" w:type="dxa"/>
        <w:jc w:val="center"/>
        <w:tblInd w:w="0" w:type="dxa"/>
        <w:tblLayout w:type="fixed"/>
        <w:tblCellMar>
          <w:top w:w="15" w:type="dxa"/>
          <w:start w:w="15" w:type="dxa"/>
          <w:bottom w:w="0" w:type="dxa"/>
          <w:end w:w="15" w:type="dxa"/>
        </w:tblCellMar>
      </w:tblPr>
      <w:tblGrid>
        <w:gridCol w:w="493"/>
        <w:gridCol w:w="2835"/>
        <w:gridCol w:w="2551"/>
        <w:gridCol w:w="3195"/>
      </w:tblGrid>
      <w:tr>
        <w:trPr>
          <w:tblHeader w:val="true"/>
          <w:trHeight w:val="584"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exact" w:line="600" w:before="0" w:after="0"/>
              <w:jc w:val="center"/>
              <w:textAlignment w:val="auto"/>
              <w:rPr>
                <w:rFonts w:ascii="Times New Roman;DejaVu Sans" w:hAnsi="Times New Roman;DejaVu Sans" w:eastAsia="黑体" w:cs="Times New Roman;DejaVu Sans"/>
                <w:b/>
                <w:bCs/>
                <w:i w:val="false"/>
                <w:color w:val="000000"/>
                <w:sz w:val="24"/>
                <w:szCs w:val="24"/>
                <w:u w:val="none"/>
              </w:rPr>
            </w:pPr>
            <w:r>
              <w:rPr>
                <w:rFonts w:ascii="Times New Roman;DejaVu Sans" w:hAnsi="Times New Roman;DejaVu Sans" w:cs="Times New Roman;DejaVu Sans" w:eastAsia="黑体"/>
                <w:b/>
                <w:bCs/>
                <w:i w:val="false"/>
                <w:color w:val="000000"/>
                <w:kern w:val="0"/>
                <w:sz w:val="24"/>
                <w:szCs w:val="24"/>
                <w:u w:val="none"/>
                <w:lang w:bidi="ar"/>
              </w:rPr>
              <w:t>序号</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exact" w:line="600" w:before="0" w:after="0"/>
              <w:jc w:val="center"/>
              <w:textAlignment w:val="auto"/>
              <w:rPr>
                <w:rFonts w:ascii="Times New Roman;DejaVu Sans" w:hAnsi="Times New Roman;DejaVu Sans" w:eastAsia="黑体" w:cs="Times New Roman;DejaVu Sans"/>
                <w:b/>
                <w:bCs/>
                <w:i w:val="false"/>
                <w:color w:val="000000"/>
                <w:sz w:val="24"/>
                <w:szCs w:val="24"/>
                <w:u w:val="none"/>
              </w:rPr>
            </w:pPr>
            <w:r>
              <w:rPr>
                <w:rFonts w:ascii="Times New Roman;DejaVu Sans" w:hAnsi="Times New Roman;DejaVu Sans" w:cs="Times New Roman;DejaVu Sans" w:eastAsia="黑体"/>
                <w:b/>
                <w:bCs/>
                <w:i w:val="false"/>
                <w:color w:val="000000"/>
                <w:kern w:val="0"/>
                <w:sz w:val="24"/>
                <w:szCs w:val="24"/>
                <w:u w:val="none"/>
                <w:lang w:bidi="ar"/>
              </w:rPr>
              <w:t>文件名称</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exact" w:line="600" w:before="0" w:after="0"/>
              <w:jc w:val="center"/>
              <w:textAlignment w:val="auto"/>
              <w:rPr>
                <w:rFonts w:ascii="Times New Roman;DejaVu Sans" w:hAnsi="Times New Roman;DejaVu Sans" w:eastAsia="黑体" w:cs="Times New Roman;DejaVu Sans"/>
                <w:b/>
                <w:bCs/>
                <w:i w:val="false"/>
                <w:color w:val="000000"/>
                <w:sz w:val="24"/>
                <w:szCs w:val="24"/>
                <w:u w:val="none"/>
              </w:rPr>
            </w:pPr>
            <w:r>
              <w:rPr>
                <w:rFonts w:ascii="Times New Roman;DejaVu Sans" w:hAnsi="Times New Roman;DejaVu Sans" w:cs="Times New Roman;DejaVu Sans" w:hint="eastAsia" w:eastAsia="黑体"/>
                <w:b/>
                <w:bCs/>
                <w:i w:val="false"/>
                <w:color w:val="000000"/>
                <w:kern w:val="0"/>
                <w:sz w:val="24"/>
                <w:szCs w:val="24"/>
                <w:u w:val="none"/>
                <w:lang w:bidi="ar"/>
              </w:rPr>
              <w:t>发</w:t>
            </w:r>
            <w:r>
              <w:rPr>
                <w:rFonts w:ascii="Times New Roman;DejaVu Sans" w:hAnsi="Times New Roman;DejaVu Sans" w:cs="Times New Roman;DejaVu Sans" w:eastAsia="黑体"/>
                <w:b/>
                <w:bCs/>
                <w:i w:val="false"/>
                <w:color w:val="000000"/>
                <w:kern w:val="0"/>
                <w:sz w:val="24"/>
                <w:szCs w:val="24"/>
                <w:u w:val="none"/>
                <w:lang w:bidi="ar"/>
              </w:rPr>
              <w:t>文日期</w:t>
            </w:r>
            <w:r>
              <w:rPr>
                <w:rFonts w:ascii="Times New Roman;DejaVu Sans" w:hAnsi="Times New Roman;DejaVu Sans" w:cs="Times New Roman;DejaVu Sans" w:hint="eastAsia" w:eastAsia="黑体"/>
                <w:b/>
                <w:bCs/>
                <w:i w:val="false"/>
                <w:color w:val="000000"/>
                <w:kern w:val="0"/>
                <w:sz w:val="24"/>
                <w:szCs w:val="24"/>
                <w:u w:val="none"/>
                <w:lang w:bidi="ar"/>
              </w:rPr>
              <w:t>及</w:t>
            </w:r>
            <w:r>
              <w:rPr>
                <w:rFonts w:ascii="Times New Roman;DejaVu Sans" w:hAnsi="Times New Roman;DejaVu Sans" w:cs="Times New Roman;DejaVu Sans" w:eastAsia="黑体"/>
                <w:b/>
                <w:bCs/>
                <w:i w:val="false"/>
                <w:color w:val="000000"/>
                <w:kern w:val="0"/>
                <w:sz w:val="24"/>
                <w:szCs w:val="24"/>
                <w:u w:val="none"/>
                <w:lang w:bidi="ar"/>
              </w:rPr>
              <w:t>文号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exact" w:line="600" w:before="0" w:after="0"/>
              <w:jc w:val="center"/>
              <w:textAlignment w:val="auto"/>
              <w:rPr>
                <w:rFonts w:ascii="Times New Roman;DejaVu Sans" w:hAnsi="Times New Roman;DejaVu Sans" w:eastAsia="黑体" w:cs="Times New Roman;DejaVu Sans"/>
                <w:b/>
                <w:bCs/>
                <w:i w:val="false"/>
                <w:color w:val="000000"/>
                <w:sz w:val="24"/>
                <w:szCs w:val="24"/>
                <w:u w:val="none"/>
              </w:rPr>
            </w:pPr>
            <w:r>
              <w:rPr>
                <w:rFonts w:ascii="Times New Roman;DejaVu Sans" w:hAnsi="Times New Roman;DejaVu Sans" w:cs="Times New Roman;DejaVu Sans" w:eastAsia="黑体"/>
                <w:b/>
                <w:bCs/>
                <w:i w:val="false"/>
                <w:color w:val="000000"/>
                <w:kern w:val="0"/>
                <w:sz w:val="24"/>
                <w:szCs w:val="24"/>
                <w:u w:val="none"/>
                <w:lang w:bidi="ar"/>
              </w:rPr>
              <w:t>废止理由</w:t>
            </w:r>
          </w:p>
        </w:tc>
      </w:tr>
      <w:tr>
        <w:trPr>
          <w:trHeight w:val="3248"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w:t>
            </w:r>
            <w:r>
              <w:rPr>
                <w:rFonts w:ascii="Times New Roman;DejaVu Sans" w:hAnsi="Times New Roman;DejaVu Sans" w:cs="Times New Roman;DejaVu Sans" w:hint="eastAsia"/>
                <w:i w:val="false"/>
                <w:color w:val="000000"/>
                <w:kern w:val="0"/>
                <w:sz w:val="24"/>
                <w:szCs w:val="24"/>
                <w:u w:val="none"/>
                <w:lang w:bidi="ar"/>
              </w:rPr>
              <w:t>院</w:t>
            </w:r>
            <w:r>
              <w:rPr>
                <w:rFonts w:ascii="Times New Roman;DejaVu Sans" w:hAnsi="Times New Roman;DejaVu Sans" w:cs="Times New Roman;DejaVu Sans"/>
                <w:i w:val="false"/>
                <w:color w:val="000000"/>
                <w:kern w:val="0"/>
                <w:sz w:val="24"/>
                <w:szCs w:val="24"/>
                <w:u w:val="none"/>
                <w:lang w:bidi="ar"/>
              </w:rPr>
              <w:t>、国家工商行政管理总局关于加强联系与配合，在工商行政管理系统共同开展</w:t>
            </w:r>
            <w:r>
              <w:rPr>
                <w:rFonts w:ascii="Times New Roman;DejaVu Sans" w:hAnsi="Times New Roman;DejaVu Sans" w:cs="Times New Roman;DejaVu Sans"/>
                <w:i w:val="false"/>
                <w:color w:val="000000"/>
                <w:kern w:val="0"/>
                <w:sz w:val="24"/>
                <w:szCs w:val="24"/>
                <w:u w:val="none"/>
                <w:lang w:bidi="ar"/>
              </w:rPr>
              <w:t>预防</w:t>
            </w:r>
            <w:r>
              <w:rPr>
                <w:rFonts w:ascii="Times New Roman;DejaVu Sans" w:hAnsi="Times New Roman;DejaVu Sans" w:cs="Times New Roman;DejaVu Sans"/>
                <w:i w:val="false"/>
                <w:color w:val="000000"/>
                <w:kern w:val="0"/>
                <w:sz w:val="24"/>
                <w:szCs w:val="24"/>
                <w:u w:val="none"/>
                <w:lang w:bidi="ar"/>
              </w:rPr>
              <w:t>职务犯罪工作的通知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2001</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4</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11</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2001</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2</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2631"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最高人民检察院、海关总署关于在海关系统共同开展预防职务犯罪工作中加强联系配合的通知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2001</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4</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26</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2001</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4</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2552"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3</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最高人民检察院、国家税务总局关于在税务系统中共同做好预防职务犯罪工作的通知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2001</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4</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30</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2001</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5</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1140"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4</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9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w:t>
            </w:r>
            <w:r>
              <w:rPr>
                <w:rFonts w:ascii="Times New Roman;DejaVu Sans" w:hAnsi="Times New Roman;DejaVu Sans" w:cs="Times New Roman;DejaVu Sans"/>
                <w:i w:val="false"/>
                <w:color w:val="000000"/>
                <w:kern w:val="0"/>
                <w:sz w:val="24"/>
                <w:szCs w:val="24"/>
                <w:u w:val="none"/>
                <w:lang w:bidi="ar"/>
              </w:rPr>
              <w:t>中共</w:t>
            </w:r>
            <w:r>
              <w:rPr>
                <w:rFonts w:ascii="Times New Roman;DejaVu Sans" w:hAnsi="Times New Roman;DejaVu Sans" w:cs="Times New Roman;DejaVu Sans"/>
                <w:i w:val="false"/>
                <w:color w:val="000000"/>
                <w:kern w:val="0"/>
                <w:sz w:val="24"/>
                <w:szCs w:val="24"/>
                <w:u w:val="none"/>
                <w:lang w:bidi="ar"/>
              </w:rPr>
              <w:t>中央企业工作委员会、国家经济贸易委员会关于共同做好国有企业</w:t>
            </w:r>
            <w:r>
              <w:rPr>
                <w:rFonts w:ascii="Times New Roman;DejaVu Sans" w:hAnsi="Times New Roman;DejaVu Sans" w:cs="Times New Roman;DejaVu Sans"/>
                <w:i w:val="false"/>
                <w:color w:val="000000"/>
                <w:kern w:val="0"/>
                <w:sz w:val="24"/>
                <w:szCs w:val="24"/>
                <w:u w:val="none"/>
                <w:lang w:bidi="ar"/>
              </w:rPr>
              <w:t>中</w:t>
            </w:r>
            <w:r>
              <w:rPr>
                <w:rFonts w:ascii="Times New Roman;DejaVu Sans" w:hAnsi="Times New Roman;DejaVu Sans" w:cs="Times New Roman;DejaVu Sans"/>
                <w:i w:val="false"/>
                <w:color w:val="000000"/>
                <w:kern w:val="0"/>
                <w:sz w:val="24"/>
                <w:szCs w:val="24"/>
                <w:u w:val="none"/>
                <w:lang w:bidi="ar"/>
              </w:rPr>
              <w:t>贪污贿赂犯罪预防工作的通知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9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2001</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7</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18</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49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2001</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7</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9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1425"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5</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9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最高人民检察院、中央金融工委、中国人民银行、中国证券</w:t>
            </w:r>
            <w:r>
              <w:rPr>
                <w:rFonts w:ascii="Times New Roman;DejaVu Sans" w:hAnsi="Times New Roman;DejaVu Sans" w:cs="Times New Roman;DejaVu Sans"/>
                <w:i w:val="false"/>
                <w:color w:val="000000"/>
                <w:kern w:val="0"/>
                <w:sz w:val="24"/>
                <w:szCs w:val="24"/>
                <w:u w:val="none"/>
                <w:lang w:bidi="ar"/>
              </w:rPr>
              <w:t>监督</w:t>
            </w:r>
            <w:r>
              <w:rPr>
                <w:rFonts w:ascii="Times New Roman;DejaVu Sans" w:hAnsi="Times New Roman;DejaVu Sans" w:cs="Times New Roman;DejaVu Sans"/>
                <w:i w:val="false"/>
                <w:color w:val="000000"/>
                <w:kern w:val="0"/>
                <w:sz w:val="24"/>
                <w:szCs w:val="24"/>
                <w:u w:val="none"/>
                <w:lang w:bidi="ar"/>
              </w:rPr>
              <w:t>管理委员会、中国保险监督管理委员会关于在金融系统共同开展预防职务犯罪工作的通知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9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2001</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8</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1</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49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2001</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6</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9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3002"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6</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9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最高人民检察院、卫生部、国家药品监督管理局、国家中医药管理局关于在医药卫生领域职务犯罪系统预防工作中加强联系配合的通知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9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2001</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8</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2</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49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2001</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9</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9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1140"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7</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9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最高人民检察院、国家发展计划委员会、</w:t>
            </w:r>
            <w:r>
              <w:rPr>
                <w:rFonts w:ascii="Times New Roman;DejaVu Sans" w:hAnsi="Times New Roman;DejaVu Sans" w:cs="Times New Roman;DejaVu Sans"/>
                <w:i w:val="false"/>
                <w:color w:val="000000"/>
                <w:kern w:val="0"/>
                <w:sz w:val="24"/>
                <w:szCs w:val="24"/>
                <w:u w:val="none"/>
                <w:lang w:bidi="ar"/>
              </w:rPr>
              <w:t>建设</w:t>
            </w:r>
            <w:r>
              <w:rPr>
                <w:rFonts w:ascii="Times New Roman;DejaVu Sans" w:hAnsi="Times New Roman;DejaVu Sans" w:cs="Times New Roman;DejaVu Sans"/>
                <w:i w:val="false"/>
                <w:color w:val="000000"/>
                <w:kern w:val="0"/>
                <w:sz w:val="24"/>
                <w:szCs w:val="24"/>
                <w:u w:val="none"/>
                <w:lang w:bidi="ar"/>
              </w:rPr>
              <w:t>部、交通部、水利部关于在工程建设领域共同开展预防职务犯罪工作中加强联系配合的通知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9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2001</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10</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18</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49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2001</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8</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49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1099"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kern w:val="0"/>
                <w:sz w:val="24"/>
                <w:szCs w:val="24"/>
                <w:u w:val="none"/>
                <w:lang w:bidi="ar"/>
              </w:rPr>
            </w:pPr>
            <w:r>
              <w:rPr>
                <w:rFonts w:eastAsia="仿宋_GB2312" w:cs="Times New Roman;DejaVu Sans"/>
                <w:i w:val="false"/>
                <w:color w:val="000000"/>
                <w:kern w:val="0"/>
                <w:sz w:val="24"/>
                <w:szCs w:val="24"/>
                <w:u w:val="none"/>
                <w:lang w:bidi="ar"/>
              </w:rPr>
              <w:t>8</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start"/>
              <w:textAlignment w:val="center"/>
              <w:rPr>
                <w:rFonts w:ascii="Times New Roman;DejaVu Sans" w:hAnsi="Times New Roman;DejaVu Sans" w:eastAsia="仿宋_GB2312" w:cs="Times New Roman;DejaVu Sans"/>
                <w:i w:val="false"/>
                <w:color w:val="000000"/>
                <w:kern w:val="0"/>
                <w:sz w:val="24"/>
                <w:szCs w:val="24"/>
                <w:u w:val="none"/>
                <w:lang w:bidi="ar"/>
              </w:rPr>
            </w:pPr>
            <w:r>
              <w:rPr>
                <w:rFonts w:ascii="Times New Roman;DejaVu Sans" w:hAnsi="Times New Roman;DejaVu Sans" w:cs="Times New Roman;DejaVu Sans"/>
                <w:i w:val="false"/>
                <w:color w:val="000000"/>
                <w:kern w:val="0"/>
                <w:sz w:val="24"/>
                <w:szCs w:val="24"/>
                <w:u w:val="none"/>
                <w:lang w:bidi="ar"/>
              </w:rPr>
              <w:t>最高人民检察院、审计署关于进一步加强检察机关与审计机关在反腐败工作中协作配合的通知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2004</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11</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19</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center"/>
              <w:textAlignment w:val="center"/>
              <w:rPr>
                <w:rStyle w:val="font11"/>
                <w:rFonts w:ascii="Times New Roman;DejaVu Sans" w:hAnsi="Times New Roman;DejaVu Sans" w:eastAsia="仿宋_GB2312" w:cs="Times New Roman;DejaVu Sans"/>
                <w:lang w:bidi="ar"/>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2004</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5</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4098"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宋体" w:cs="Times New Roman;DejaVu Sans"/>
              </w:rPr>
            </w:pPr>
            <w:r>
              <w:rPr>
                <w:rFonts w:eastAsia="仿宋_GB2312" w:cs="Times New Roman;DejaVu Sans"/>
                <w:color w:val="000000"/>
                <w:kern w:val="0"/>
                <w:sz w:val="24"/>
                <w:lang w:bidi="ar"/>
              </w:rPr>
              <w:t>9</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start"/>
              <w:textAlignment w:val="center"/>
              <w:rPr>
                <w:rFonts w:ascii="Times New Roman;DejaVu Sans" w:hAnsi="Times New Roman;DejaVu Sans" w:eastAsia="仿宋_GB2312" w:cs="Times New Roman;DejaVu Sans" w:hint="eastAsia"/>
                <w:i w:val="false"/>
                <w:color w:val="000000"/>
                <w:kern w:val="0"/>
                <w:sz w:val="24"/>
                <w:szCs w:val="24"/>
                <w:u w:val="none"/>
                <w:lang w:bidi="ar"/>
              </w:rPr>
            </w:pPr>
            <w:r>
              <w:rPr>
                <w:rFonts w:ascii="Times New Roman;DejaVu Sans" w:hAnsi="Times New Roman;DejaVu Sans" w:cs="Times New Roman;DejaVu Sans" w:hint="eastAsia"/>
                <w:i w:val="false"/>
                <w:color w:val="000000"/>
                <w:kern w:val="0"/>
                <w:sz w:val="24"/>
                <w:szCs w:val="24"/>
                <w:u w:val="none"/>
                <w:lang w:bidi="ar"/>
              </w:rPr>
              <w:t>最高人民检察院、国家税务总局关于印发《关于加强检察机关税务机关在开展集中查办破坏社会主义市场经济秩序渎职犯罪专项工作中协作配合的联席会议纪要》的通知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center"/>
              <w:textAlignment w:val="center"/>
              <w:rPr>
                <w:rFonts w:ascii="Times New Roman;DejaVu Sans" w:hAnsi="Times New Roman;DejaVu Sans" w:eastAsia="仿宋_GB2312" w:cs="Times New Roman;DejaVu Sans"/>
                <w:i w:val="false"/>
                <w:color w:val="000000"/>
                <w:kern w:val="0"/>
                <w:sz w:val="24"/>
                <w:szCs w:val="24"/>
                <w:u w:val="none"/>
                <w:lang w:bidi="ar"/>
              </w:rPr>
            </w:pPr>
            <w:r>
              <w:rPr>
                <w:rFonts w:eastAsia="仿宋_GB2312" w:cs="Times New Roman;DejaVu Sans"/>
                <w:i w:val="false"/>
                <w:color w:val="000000"/>
                <w:kern w:val="0"/>
                <w:sz w:val="24"/>
                <w:szCs w:val="24"/>
                <w:u w:val="none"/>
                <w:lang w:bidi="ar"/>
              </w:rPr>
              <w:t>2005</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12</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30</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center"/>
              <w:textAlignment w:val="center"/>
              <w:rPr>
                <w:rFonts w:ascii="Times New Roman;DejaVu Sans" w:hAnsi="Times New Roman;DejaVu Sans" w:eastAsia="仿宋_GB2312" w:cs="Times New Roman;DejaVu Sans"/>
                <w:i w:val="false"/>
                <w:color w:val="000000"/>
                <w:kern w:val="0"/>
                <w:sz w:val="24"/>
                <w:szCs w:val="24"/>
                <w:u w:val="none"/>
                <w:lang w:bidi="ar"/>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2005</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5</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start"/>
              <w:textAlignment w:val="center"/>
              <w:rPr>
                <w:rFonts w:ascii="Times New Roman;DejaVu Sans" w:hAnsi="Times New Roman;DejaVu Sans" w:eastAsia="仿宋_GB2312" w:cs="Times New Roman;DejaVu Sans"/>
                <w:i w:val="false"/>
                <w:color w:val="000000"/>
                <w:kern w:val="0"/>
                <w:sz w:val="24"/>
                <w:szCs w:val="24"/>
                <w:u w:val="none"/>
                <w:lang w:bidi="ar"/>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2605"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hint="eastAsia"/>
                <w:i w:val="false"/>
                <w:color w:val="000000"/>
                <w:kern w:val="0"/>
                <w:sz w:val="24"/>
                <w:szCs w:val="24"/>
                <w:u w:val="none"/>
                <w:lang w:bidi="ar"/>
              </w:rPr>
              <w:t>10</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最高人民检察院、中国银行</w:t>
            </w:r>
            <w:r>
              <w:rPr>
                <w:rFonts w:ascii="Times New Roman;DejaVu Sans" w:hAnsi="Times New Roman;DejaVu Sans" w:cs="Times New Roman;DejaVu Sans"/>
                <w:i w:val="false"/>
                <w:color w:val="000000"/>
                <w:spacing w:val="-2"/>
                <w:kern w:val="0"/>
                <w:sz w:val="24"/>
                <w:szCs w:val="24"/>
                <w:u w:val="none"/>
                <w:lang w:bidi="ar"/>
              </w:rPr>
              <w:t>业监督管理委员会关于在查处贪污贿赂等职务犯罪案件中加强协调配合的通知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2006</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11</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2</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2006</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14</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2388"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r>
              <w:rPr>
                <w:rFonts w:eastAsia="仿宋_GB2312" w:cs="Times New Roman;DejaVu Sans" w:hint="eastAsia"/>
                <w:i w:val="false"/>
                <w:color w:val="000000"/>
                <w:kern w:val="0"/>
                <w:sz w:val="24"/>
                <w:szCs w:val="24"/>
                <w:u w:val="none"/>
                <w:lang w:bidi="ar"/>
              </w:rPr>
              <w:t>1</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最高人民检察院、建设部关于在查处贪污贿赂等职务犯罪案件中加强协作配合的通知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2006</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12</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21</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2006</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15</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6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2688"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r>
              <w:rPr>
                <w:rFonts w:eastAsia="仿宋_GB2312" w:cs="Times New Roman;DejaVu Sans" w:hint="eastAsia"/>
                <w:i w:val="false"/>
                <w:color w:val="000000"/>
                <w:kern w:val="0"/>
                <w:sz w:val="24"/>
                <w:szCs w:val="24"/>
                <w:u w:val="none"/>
                <w:lang w:bidi="ar"/>
              </w:rPr>
              <w:t>2</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最高人民检察院、审计署关于加强铁路检察机关与审计机关工作协作配合、健全案件移送制度的通知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2007</w:t>
            </w:r>
            <w:r>
              <w:rPr>
                <w:rFonts w:ascii="Times New Roman;DejaVu Sans" w:hAnsi="Times New Roman;DejaVu Sans" w:cs="Times New Roman;DejaVu Sans"/>
                <w:i w:val="false"/>
                <w:color w:val="000000"/>
                <w:kern w:val="0"/>
                <w:sz w:val="24"/>
                <w:szCs w:val="24"/>
                <w:u w:val="none"/>
                <w:lang w:bidi="ar"/>
              </w:rPr>
              <w:t>年</w:t>
            </w:r>
            <w:r>
              <w:rPr>
                <w:rFonts w:cs="Times New Roman;DejaVu Sans"/>
                <w:i w:val="false"/>
                <w:color w:val="000000"/>
                <w:kern w:val="0"/>
                <w:sz w:val="24"/>
                <w:szCs w:val="24"/>
                <w:u w:val="none"/>
                <w:lang w:bidi="ar"/>
              </w:rPr>
              <w:t>8</w:t>
            </w:r>
            <w:r>
              <w:rPr>
                <w:rFonts w:ascii="Times New Roman;DejaVu Sans" w:hAnsi="Times New Roman;DejaVu Sans" w:cs="Times New Roman;DejaVu Sans"/>
                <w:i w:val="false"/>
                <w:color w:val="000000"/>
                <w:kern w:val="0"/>
                <w:sz w:val="24"/>
                <w:szCs w:val="24"/>
                <w:u w:val="none"/>
                <w:lang w:bidi="ar"/>
              </w:rPr>
              <w:t>月</w:t>
            </w:r>
            <w:r>
              <w:rPr>
                <w:rFonts w:cs="Times New Roman;DejaVu Sans"/>
                <w:i w:val="false"/>
                <w:color w:val="000000"/>
                <w:kern w:val="0"/>
                <w:sz w:val="24"/>
                <w:szCs w:val="24"/>
                <w:u w:val="none"/>
                <w:lang w:bidi="ar"/>
              </w:rPr>
              <w:t>31</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2007</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2</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5060"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r>
              <w:rPr>
                <w:rFonts w:eastAsia="仿宋_GB2312" w:cs="Times New Roman;DejaVu Sans" w:hint="eastAsia"/>
                <w:i w:val="false"/>
                <w:color w:val="000000"/>
                <w:kern w:val="0"/>
                <w:sz w:val="24"/>
                <w:szCs w:val="24"/>
                <w:u w:val="none"/>
                <w:lang w:bidi="ar"/>
              </w:rPr>
              <w:t>3</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最高人民检察院、国家质量监督检验检疫总局关于印发《最高人民检察院、国家质量监督检验检疫总局关于在查处和预防渎职等职务犯罪工作中加强</w:t>
            </w:r>
            <w:r>
              <w:rPr>
                <w:rFonts w:ascii="Times New Roman;DejaVu Sans" w:hAnsi="Times New Roman;DejaVu Sans" w:cs="Times New Roman;DejaVu Sans"/>
                <w:i w:val="false"/>
                <w:color w:val="000000"/>
                <w:kern w:val="0"/>
                <w:sz w:val="24"/>
                <w:szCs w:val="24"/>
                <w:u w:val="none"/>
                <w:lang w:bidi="ar"/>
              </w:rPr>
              <w:t>联系</w:t>
            </w:r>
            <w:r>
              <w:rPr>
                <w:rFonts w:ascii="Times New Roman;DejaVu Sans" w:hAnsi="Times New Roman;DejaVu Sans" w:cs="Times New Roman;DejaVu Sans"/>
                <w:i w:val="false"/>
                <w:color w:val="000000"/>
                <w:kern w:val="0"/>
                <w:sz w:val="24"/>
                <w:szCs w:val="24"/>
                <w:u w:val="none"/>
                <w:lang w:bidi="ar"/>
              </w:rPr>
              <w:t>协作的若干意见（暂行）》的通知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2007</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10</w:t>
            </w:r>
            <w:r>
              <w:rPr>
                <w:rFonts w:ascii="Times New Roman;DejaVu Sans" w:hAnsi="Times New Roman;DejaVu Sans" w:cs="Times New Roman;DejaVu Sans"/>
                <w:i w:val="false"/>
                <w:color w:val="000000"/>
                <w:kern w:val="0"/>
                <w:sz w:val="24"/>
                <w:szCs w:val="24"/>
                <w:u w:val="none"/>
                <w:lang w:bidi="ar"/>
              </w:rPr>
              <w:t>月</w:t>
            </w:r>
            <w:r>
              <w:rPr>
                <w:rFonts w:cs="Times New Roman;DejaVu Sans"/>
                <w:i w:val="false"/>
                <w:color w:val="000000"/>
                <w:kern w:val="0"/>
                <w:sz w:val="24"/>
                <w:szCs w:val="24"/>
                <w:u w:val="none"/>
                <w:lang w:bidi="ar"/>
              </w:rPr>
              <w:t>12</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2007</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6</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3583"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r>
              <w:rPr>
                <w:rFonts w:eastAsia="仿宋_GB2312" w:cs="Times New Roman;DejaVu Sans" w:hint="eastAsia"/>
                <w:i w:val="false"/>
                <w:color w:val="000000"/>
                <w:kern w:val="0"/>
                <w:sz w:val="24"/>
                <w:szCs w:val="24"/>
                <w:u w:val="none"/>
                <w:lang w:bidi="ar"/>
              </w:rPr>
              <w:t>4</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最高人民检察院、国土资源部关于印发《关于人民检察院与国土资源行政主管部门在查处和预防渎职等职务犯罪工作中协作配合的若干规定（暂行）》的通知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2007</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10</w:t>
            </w:r>
            <w:r>
              <w:rPr>
                <w:rFonts w:ascii="Times New Roman;DejaVu Sans" w:hAnsi="Times New Roman;DejaVu Sans" w:cs="Times New Roman;DejaVu Sans"/>
                <w:i w:val="false"/>
                <w:color w:val="000000"/>
                <w:kern w:val="0"/>
                <w:sz w:val="24"/>
                <w:szCs w:val="24"/>
                <w:u w:val="none"/>
                <w:lang w:bidi="ar"/>
              </w:rPr>
              <w:t>月</w:t>
            </w:r>
            <w:r>
              <w:rPr>
                <w:rFonts w:cs="Times New Roman;DejaVu Sans"/>
                <w:i w:val="false"/>
                <w:color w:val="000000"/>
                <w:kern w:val="0"/>
                <w:sz w:val="24"/>
                <w:szCs w:val="24"/>
                <w:u w:val="none"/>
                <w:lang w:bidi="ar"/>
              </w:rPr>
              <w:t>10</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2007</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7</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1140"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r>
              <w:rPr>
                <w:rFonts w:eastAsia="仿宋_GB2312" w:cs="Times New Roman;DejaVu Sans" w:hint="eastAsia"/>
                <w:i w:val="false"/>
                <w:color w:val="000000"/>
                <w:kern w:val="0"/>
                <w:sz w:val="24"/>
                <w:szCs w:val="24"/>
                <w:u w:val="none"/>
                <w:lang w:bidi="ar"/>
              </w:rPr>
              <w:t>5</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最高人民检察院、国家林业局关于印发《关于人民检察院与林业主管部门在查处和预防渎职等职务犯罪工作中加强联系和协作的意见》的通知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2007</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12</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29</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2007</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11</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855"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r>
              <w:rPr>
                <w:rFonts w:eastAsia="仿宋_GB2312" w:cs="Times New Roman;DejaVu Sans" w:hint="eastAsia"/>
                <w:i w:val="false"/>
                <w:color w:val="000000"/>
                <w:kern w:val="0"/>
                <w:sz w:val="24"/>
                <w:szCs w:val="24"/>
                <w:u w:val="none"/>
                <w:lang w:bidi="ar"/>
              </w:rPr>
              <w:t>6</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最高人民检察院、住房和城乡建设部关于建立案件线索移送和加强协作配合制度的通知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2008</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12</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16</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2008</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6</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2280"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r>
              <w:rPr>
                <w:rFonts w:eastAsia="仿宋_GB2312" w:cs="Times New Roman;DejaVu Sans" w:hint="eastAsia"/>
                <w:i w:val="false"/>
                <w:color w:val="000000"/>
                <w:kern w:val="0"/>
                <w:sz w:val="24"/>
                <w:szCs w:val="24"/>
                <w:u w:val="none"/>
                <w:lang w:bidi="ar"/>
              </w:rPr>
              <w:t>7</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中央农村工作领导小组办公室、国家发展和改革委员会、教育部、民政部、财政部、人力资源和社会保障部、国土资源部、水利部、农业部、卫生部、审计署、国家林业局、国务院扶贫开发领导小组办公室关于在查办和预防涉农惠民领域职务犯罪工作中加强协作配合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2012</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6</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1</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2012</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4</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napToGrid w:val="false"/>
              <w:spacing w:lineRule="exact" w:line="540"/>
              <w:ind w:firstLineChars="0" w:firstLine="0" w:startChars="0" w:start="0" w:endChars="0" w:end="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2072"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r>
              <w:rPr>
                <w:rFonts w:eastAsia="仿宋_GB2312" w:cs="Times New Roman;DejaVu Sans" w:hint="eastAsia"/>
                <w:i w:val="false"/>
                <w:color w:val="000000"/>
                <w:kern w:val="0"/>
                <w:sz w:val="24"/>
                <w:szCs w:val="24"/>
                <w:u w:val="none"/>
                <w:lang w:bidi="ar"/>
              </w:rPr>
              <w:t>8</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最高人民检察院、民政部关于印发《关于在民政系统预防职务犯罪工作中加强联系配合的意见》的通知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2012</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12</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12</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spacing w:lineRule="exact" w:line="46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2012</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5</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2040"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r>
              <w:rPr>
                <w:rFonts w:eastAsia="仿宋_GB2312" w:cs="Times New Roman;DejaVu Sans" w:hint="eastAsia"/>
                <w:i w:val="false"/>
                <w:color w:val="000000"/>
                <w:kern w:val="0"/>
                <w:sz w:val="24"/>
                <w:szCs w:val="24"/>
                <w:u w:val="none"/>
                <w:lang w:bidi="ar"/>
              </w:rPr>
              <w:t>9</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最高人民检察院、国家发展</w:t>
            </w:r>
            <w:r>
              <w:rPr>
                <w:rFonts w:ascii="Times New Roman;DejaVu Sans" w:hAnsi="Times New Roman;DejaVu Sans" w:cs="Times New Roman;DejaVu Sans"/>
                <w:i w:val="false"/>
                <w:color w:val="000000"/>
                <w:kern w:val="0"/>
                <w:sz w:val="24"/>
                <w:szCs w:val="24"/>
                <w:u w:val="none"/>
                <w:lang w:bidi="ar"/>
              </w:rPr>
              <w:t>和</w:t>
            </w:r>
            <w:r>
              <w:rPr>
                <w:rFonts w:ascii="Times New Roman;DejaVu Sans" w:hAnsi="Times New Roman;DejaVu Sans" w:cs="Times New Roman;DejaVu Sans"/>
                <w:i w:val="false"/>
                <w:color w:val="000000"/>
                <w:kern w:val="0"/>
                <w:sz w:val="24"/>
                <w:szCs w:val="24"/>
                <w:u w:val="none"/>
                <w:lang w:bidi="ar"/>
              </w:rPr>
              <w:t>改革</w:t>
            </w:r>
            <w:r>
              <w:rPr>
                <w:rFonts w:ascii="Times New Roman;DejaVu Sans" w:hAnsi="Times New Roman;DejaVu Sans" w:cs="Times New Roman;DejaVu Sans"/>
                <w:i w:val="false"/>
                <w:color w:val="000000"/>
                <w:kern w:val="0"/>
                <w:sz w:val="24"/>
                <w:szCs w:val="24"/>
                <w:u w:val="none"/>
                <w:lang w:bidi="ar"/>
              </w:rPr>
              <w:t>委员会</w:t>
            </w:r>
            <w:r>
              <w:rPr>
                <w:rFonts w:ascii="Times New Roman;DejaVu Sans" w:hAnsi="Times New Roman;DejaVu Sans" w:cs="Times New Roman;DejaVu Sans"/>
                <w:i w:val="false"/>
                <w:color w:val="000000"/>
                <w:kern w:val="0"/>
                <w:sz w:val="24"/>
                <w:szCs w:val="24"/>
                <w:u w:val="none"/>
                <w:lang w:bidi="ar"/>
              </w:rPr>
              <w:t>关于在招标投标活动中全面开展行贿犯罪档案查询的通知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2015</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5</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8</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spacing w:lineRule="exact" w:line="46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2015</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3</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2507"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hint="eastAsia"/>
                <w:i w:val="false"/>
                <w:color w:val="000000"/>
                <w:kern w:val="0"/>
                <w:sz w:val="24"/>
                <w:szCs w:val="24"/>
                <w:u w:val="none"/>
                <w:lang w:bidi="ar"/>
              </w:rPr>
              <w:t>20</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最高人民检察院、住房</w:t>
            </w:r>
            <w:r>
              <w:rPr>
                <w:rFonts w:ascii="Times New Roman;DejaVu Sans" w:hAnsi="Times New Roman;DejaVu Sans" w:cs="Times New Roman;DejaVu Sans"/>
                <w:i w:val="false"/>
                <w:color w:val="000000"/>
                <w:kern w:val="0"/>
                <w:sz w:val="24"/>
                <w:szCs w:val="24"/>
                <w:u w:val="none"/>
                <w:lang w:bidi="ar"/>
              </w:rPr>
              <w:t>和城乡</w:t>
            </w:r>
            <w:r>
              <w:rPr>
                <w:rFonts w:ascii="Times New Roman;DejaVu Sans" w:hAnsi="Times New Roman;DejaVu Sans" w:cs="Times New Roman;DejaVu Sans"/>
                <w:i w:val="false"/>
                <w:color w:val="000000"/>
                <w:kern w:val="0"/>
                <w:sz w:val="24"/>
                <w:szCs w:val="24"/>
                <w:u w:val="none"/>
                <w:lang w:bidi="ar"/>
              </w:rPr>
              <w:t>建设部、交通运输部、水利部关于在工程建设领域开展行贿犯罪档案查询工作的通知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2015</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5</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22</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spacing w:lineRule="exact" w:line="46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2015</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5</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1978"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w:t>
            </w:r>
            <w:r>
              <w:rPr>
                <w:rFonts w:eastAsia="仿宋_GB2312" w:cs="Times New Roman;DejaVu Sans" w:hint="eastAsia"/>
                <w:i w:val="false"/>
                <w:color w:val="000000"/>
                <w:kern w:val="0"/>
                <w:sz w:val="24"/>
                <w:szCs w:val="24"/>
                <w:u w:val="none"/>
                <w:lang w:bidi="ar"/>
              </w:rPr>
              <w:t>1</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最高人民检察院、国务院扶贫</w:t>
            </w:r>
            <w:r>
              <w:rPr>
                <w:rFonts w:ascii="Times New Roman;DejaVu Sans" w:hAnsi="Times New Roman;DejaVu Sans" w:cs="Times New Roman;DejaVu Sans"/>
                <w:i w:val="false"/>
                <w:color w:val="000000"/>
                <w:kern w:val="0"/>
                <w:sz w:val="24"/>
                <w:szCs w:val="24"/>
                <w:u w:val="none"/>
                <w:lang w:bidi="ar"/>
              </w:rPr>
              <w:t>办</w:t>
            </w:r>
            <w:r>
              <w:rPr>
                <w:rFonts w:ascii="Times New Roman;DejaVu Sans" w:hAnsi="Times New Roman;DejaVu Sans" w:cs="Times New Roman;DejaVu Sans"/>
                <w:i w:val="false"/>
                <w:color w:val="000000"/>
                <w:kern w:val="0"/>
                <w:sz w:val="24"/>
                <w:szCs w:val="24"/>
                <w:u w:val="none"/>
                <w:lang w:bidi="ar"/>
              </w:rPr>
              <w:t>关于在扶贫开发领域预防职务犯罪工作中加强联系配合的意见</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2015</w:t>
            </w:r>
            <w:r>
              <w:rPr>
                <w:rFonts w:ascii="Times New Roman;DejaVu Sans" w:hAnsi="Times New Roman;DejaVu Sans" w:cs="Times New Roman;DejaVu Sans"/>
                <w:i w:val="false"/>
                <w:color w:val="000000"/>
                <w:kern w:val="0"/>
                <w:sz w:val="24"/>
                <w:szCs w:val="24"/>
                <w:u w:val="none"/>
                <w:lang w:bidi="ar"/>
              </w:rPr>
              <w:t>年</w:t>
            </w:r>
            <w:r>
              <w:rPr>
                <w:rFonts w:eastAsia="仿宋_GB2312" w:cs="Times New Roman;DejaVu Sans"/>
                <w:i w:val="false"/>
                <w:color w:val="000000"/>
                <w:kern w:val="0"/>
                <w:sz w:val="24"/>
                <w:szCs w:val="24"/>
                <w:u w:val="none"/>
                <w:lang w:bidi="ar"/>
              </w:rPr>
              <w:t>9</w:t>
            </w:r>
            <w:r>
              <w:rPr>
                <w:rFonts w:ascii="Times New Roman;DejaVu Sans" w:hAnsi="Times New Roman;DejaVu Sans" w:cs="Times New Roman;DejaVu Sans"/>
                <w:i w:val="false"/>
                <w:color w:val="000000"/>
                <w:kern w:val="0"/>
                <w:sz w:val="24"/>
                <w:szCs w:val="24"/>
                <w:u w:val="none"/>
                <w:lang w:bidi="ar"/>
              </w:rPr>
              <w:t>月</w:t>
            </w:r>
            <w:r>
              <w:rPr>
                <w:rFonts w:eastAsia="仿宋_GB2312" w:cs="Times New Roman;DejaVu Sans"/>
                <w:i w:val="false"/>
                <w:color w:val="000000"/>
                <w:kern w:val="0"/>
                <w:sz w:val="24"/>
                <w:szCs w:val="24"/>
                <w:u w:val="none"/>
                <w:lang w:bidi="ar"/>
              </w:rPr>
              <w:t>20</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spacing w:lineRule="exact" w:line="46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高检会〔</w:t>
            </w:r>
            <w:r>
              <w:rPr>
                <w:rFonts w:eastAsia="仿宋_GB2312" w:cs="Times New Roman;DejaVu Sans"/>
                <w:i w:val="false"/>
                <w:color w:val="000000"/>
                <w:kern w:val="0"/>
                <w:sz w:val="24"/>
                <w:szCs w:val="24"/>
                <w:u w:val="none"/>
                <w:lang w:bidi="ar"/>
              </w:rPr>
              <w:t>2015</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8</w:t>
            </w:r>
            <w:r>
              <w:rPr>
                <w:rStyle w:val="font11"/>
                <w:rFonts w:ascii="Times New Roman;DejaVu Sans" w:hAnsi="Times New Roman;DejaVu Sans" w:cs="Times New Roman;DejaVu Sans"/>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kern w:val="0"/>
                <w:sz w:val="24"/>
                <w:szCs w:val="24"/>
                <w:u w:val="none"/>
                <w:lang w:bidi="ar"/>
              </w:rPr>
              <w:t>根据《中华人民共和国监察法》和</w:t>
            </w:r>
            <w:r>
              <w:rPr>
                <w:rFonts w:eastAsia="仿宋_GB2312" w:cs="Times New Roman;DejaVu Sans" w:hint="eastAsia"/>
                <w:i w:val="false"/>
                <w:color w:val="000000"/>
                <w:kern w:val="0"/>
                <w:sz w:val="24"/>
                <w:szCs w:val="24"/>
                <w:u w:val="none"/>
                <w:lang w:bidi="ar"/>
              </w:rPr>
              <w:t>2018</w:t>
            </w:r>
            <w:r>
              <w:rPr>
                <w:rFonts w:ascii="Times New Roman;DejaVu Sans" w:hAnsi="Times New Roman;DejaVu Sans" w:cs="Times New Roman;DejaVu Sans" w:hint="eastAsia"/>
                <w:i w:val="false"/>
                <w:color w:val="000000"/>
                <w:kern w:val="0"/>
                <w:sz w:val="24"/>
                <w:szCs w:val="24"/>
                <w:u w:val="none"/>
                <w:lang w:bidi="ar"/>
              </w:rPr>
              <w:t>年修改的《中华人民共和国刑事诉讼法》第十九条第二款</w:t>
            </w:r>
            <w:r>
              <w:rPr>
                <w:rFonts w:ascii="Times New Roman;DejaVu Sans" w:hAnsi="Times New Roman;DejaVu Sans" w:cs="Times New Roman;DejaVu Sans"/>
                <w:i w:val="false"/>
                <w:color w:val="000000"/>
                <w:kern w:val="0"/>
                <w:sz w:val="24"/>
                <w:szCs w:val="24"/>
                <w:u w:val="none"/>
                <w:lang w:bidi="ar"/>
              </w:rPr>
              <w:t>，</w:t>
            </w:r>
            <w:r>
              <w:rPr>
                <w:rFonts w:ascii="Times New Roman;DejaVu Sans" w:hAnsi="Times New Roman;DejaVu Sans" w:cs="Times New Roman;DejaVu Sans" w:hint="eastAsia"/>
                <w:i w:val="false"/>
                <w:color w:val="000000"/>
                <w:kern w:val="0"/>
                <w:sz w:val="24"/>
                <w:szCs w:val="24"/>
                <w:u w:val="none"/>
                <w:lang w:bidi="ar"/>
              </w:rPr>
              <w:t>该文件不再适用。</w:t>
            </w:r>
          </w:p>
        </w:tc>
      </w:tr>
      <w:tr>
        <w:trPr>
          <w:trHeight w:val="2749"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center"/>
              <w:textAlignment w:val="center"/>
              <w:rPr>
                <w:rFonts w:ascii="Times New Roman;DejaVu Sans" w:hAnsi="Times New Roman;DejaVu Sans" w:eastAsia="仿宋_GB2312" w:cs="Times New Roman;DejaVu Sans"/>
                <w:i w:val="false"/>
                <w:color w:val="000000"/>
                <w:kern w:val="0"/>
                <w:sz w:val="24"/>
                <w:szCs w:val="24"/>
                <w:u w:val="none"/>
                <w:lang w:bidi="ar"/>
              </w:rPr>
            </w:pPr>
            <w:r>
              <w:rPr>
                <w:rFonts w:cs="Times New Roman;DejaVu Sans"/>
                <w:i w:val="false"/>
                <w:color w:val="000000"/>
                <w:kern w:val="0"/>
                <w:sz w:val="24"/>
                <w:szCs w:val="24"/>
                <w:u w:val="none"/>
                <w:lang w:bidi="ar"/>
              </w:rPr>
              <w:t>22</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start"/>
              <w:textAlignment w:val="center"/>
              <w:rPr>
                <w:rFonts w:ascii="Times New Roman;DejaVu Sans" w:hAnsi="Times New Roman;DejaVu Sans" w:eastAsia="仿宋_GB2312" w:cs="Times New Roman;DejaVu Sans"/>
                <w:i w:val="false"/>
                <w:color w:val="000000"/>
                <w:kern w:val="0"/>
                <w:sz w:val="24"/>
                <w:szCs w:val="24"/>
                <w:u w:val="none"/>
                <w:lang w:bidi="ar"/>
              </w:rPr>
            </w:pPr>
            <w:r>
              <w:rPr>
                <w:rFonts w:ascii="Times New Roman;DejaVu Sans" w:hAnsi="Times New Roman;DejaVu Sans" w:cs="Times New Roman;DejaVu Sans"/>
                <w:i w:val="false"/>
                <w:color w:val="000000"/>
                <w:kern w:val="0"/>
                <w:sz w:val="24"/>
                <w:szCs w:val="24"/>
                <w:u w:val="none"/>
                <w:lang w:bidi="ar"/>
              </w:rPr>
              <w:t>最高人民检察院、国务院扶贫办关于印发《全国检察机关、扶贫部门集中整治和加强预防扶贫领域职务犯罪专项工作方案》的通知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center"/>
              <w:textAlignment w:val="center"/>
              <w:rPr>
                <w:rFonts w:ascii="Times New Roman;DejaVu Sans" w:hAnsi="Times New Roman;DejaVu Sans" w:cs="Times New Roman;DejaVu Sans"/>
                <w:i w:val="false"/>
                <w:color w:val="000000"/>
                <w:kern w:val="0"/>
                <w:sz w:val="24"/>
                <w:szCs w:val="24"/>
                <w:u w:val="none"/>
                <w:lang w:bidi="ar"/>
              </w:rPr>
            </w:pPr>
            <w:r>
              <w:rPr>
                <w:rFonts w:cs="Times New Roman;DejaVu Sans"/>
                <w:i w:val="false"/>
                <w:color w:val="000000"/>
                <w:kern w:val="0"/>
                <w:sz w:val="24"/>
                <w:szCs w:val="24"/>
                <w:u w:val="none"/>
                <w:lang w:bidi="ar"/>
              </w:rPr>
              <w:t>2016</w:t>
            </w:r>
            <w:r>
              <w:rPr>
                <w:rFonts w:ascii="Times New Roman;DejaVu Sans" w:hAnsi="Times New Roman;DejaVu Sans" w:cs="Times New Roman;DejaVu Sans"/>
                <w:i w:val="false"/>
                <w:color w:val="000000"/>
                <w:kern w:val="0"/>
                <w:sz w:val="24"/>
                <w:szCs w:val="24"/>
                <w:u w:val="none"/>
                <w:lang w:bidi="ar"/>
              </w:rPr>
              <w:t>年</w:t>
            </w:r>
            <w:r>
              <w:rPr>
                <w:rFonts w:cs="Times New Roman;DejaVu Sans"/>
                <w:i w:val="false"/>
                <w:color w:val="000000"/>
                <w:kern w:val="0"/>
                <w:sz w:val="24"/>
                <w:szCs w:val="24"/>
                <w:u w:val="none"/>
                <w:lang w:bidi="ar"/>
              </w:rPr>
              <w:t>2</w:t>
            </w:r>
            <w:r>
              <w:rPr>
                <w:rFonts w:ascii="Times New Roman;DejaVu Sans" w:hAnsi="Times New Roman;DejaVu Sans" w:cs="Times New Roman;DejaVu Sans"/>
                <w:i w:val="false"/>
                <w:color w:val="000000"/>
                <w:kern w:val="0"/>
                <w:sz w:val="24"/>
                <w:szCs w:val="24"/>
                <w:u w:val="none"/>
                <w:lang w:bidi="ar"/>
              </w:rPr>
              <w:t>月</w:t>
            </w:r>
            <w:r>
              <w:rPr>
                <w:rFonts w:cs="Times New Roman;DejaVu Sans"/>
                <w:i w:val="false"/>
                <w:color w:val="000000"/>
                <w:kern w:val="0"/>
                <w:sz w:val="24"/>
                <w:szCs w:val="24"/>
                <w:u w:val="none"/>
                <w:lang w:bidi="ar"/>
              </w:rPr>
              <w:t>19</w:t>
            </w:r>
            <w:r>
              <w:rPr>
                <w:rFonts w:ascii="Times New Roman;DejaVu Sans" w:hAnsi="Times New Roman;DejaVu Sans" w:cs="Times New Roman;DejaVu Sans"/>
                <w:i w:val="false"/>
                <w:color w:val="000000"/>
                <w:kern w:val="0"/>
                <w:sz w:val="24"/>
                <w:szCs w:val="24"/>
                <w:u w:val="none"/>
                <w:lang w:bidi="ar"/>
              </w:rPr>
              <w:t>日</w:t>
            </w:r>
          </w:p>
          <w:p>
            <w:pPr>
              <w:pStyle w:val="Normal"/>
              <w:keepNext w:val="false"/>
              <w:keepLines w:val="false"/>
              <w:widowControl/>
              <w:suppressLineNumbers w:val="0"/>
              <w:spacing w:lineRule="exact" w:line="460"/>
              <w:jc w:val="center"/>
              <w:textAlignment w:val="center"/>
              <w:rPr>
                <w:rFonts w:ascii="Times New Roman;DejaVu Sans" w:hAnsi="Times New Roman;DejaVu Sans" w:cs="Times New Roman;DejaVu Sans"/>
                <w:i w:val="false"/>
                <w:color w:val="000000"/>
                <w:kern w:val="0"/>
                <w:sz w:val="24"/>
                <w:szCs w:val="24"/>
                <w:u w:val="none"/>
                <w:lang w:bidi="ar"/>
              </w:rPr>
            </w:pPr>
            <w:r>
              <w:rPr>
                <w:rFonts w:ascii="Times New Roman;DejaVu Sans" w:hAnsi="Times New Roman;DejaVu Sans" w:cs="Times New Roman;DejaVu Sans"/>
                <w:i w:val="false"/>
                <w:color w:val="000000"/>
                <w:kern w:val="0"/>
                <w:sz w:val="24"/>
                <w:szCs w:val="24"/>
                <w:u w:val="none"/>
                <w:lang w:bidi="ar"/>
              </w:rPr>
              <w:t>高检会</w:t>
            </w:r>
            <w:r>
              <w:rPr>
                <w:rFonts w:ascii="Times New Roman;DejaVu Sans" w:hAnsi="Times New Roman;DejaVu Sans" w:cs="Times New Roman;DejaVu Sans"/>
                <w:i w:val="false"/>
                <w:color w:val="000000"/>
                <w:kern w:val="0"/>
                <w:sz w:val="24"/>
                <w:szCs w:val="24"/>
                <w:u w:val="none"/>
                <w:lang w:bidi="ar"/>
              </w:rPr>
              <w:t>〔</w:t>
            </w:r>
            <w:r>
              <w:rPr>
                <w:rFonts w:eastAsia="仿宋_GB2312" w:cs="Times New Roman;DejaVu Sans"/>
                <w:i w:val="false"/>
                <w:color w:val="000000"/>
                <w:kern w:val="0"/>
                <w:sz w:val="24"/>
                <w:szCs w:val="24"/>
                <w:u w:val="none"/>
                <w:lang w:bidi="ar"/>
              </w:rPr>
              <w:t>201</w:t>
            </w:r>
            <w:r>
              <w:rPr>
                <w:rFonts w:cs="Times New Roman;DejaVu Sans"/>
                <w:i w:val="false"/>
                <w:color w:val="000000"/>
                <w:kern w:val="0"/>
                <w:sz w:val="24"/>
                <w:szCs w:val="24"/>
                <w:u w:val="none"/>
                <w:lang w:bidi="ar"/>
              </w:rPr>
              <w:t>6</w:t>
            </w:r>
            <w:r>
              <w:rPr>
                <w:rFonts w:ascii="Times New Roman;DejaVu Sans" w:hAnsi="Times New Roman;DejaVu Sans" w:cs="Times New Roman;DejaVu Sans"/>
                <w:i w:val="false"/>
                <w:color w:val="000000"/>
                <w:kern w:val="0"/>
                <w:sz w:val="24"/>
                <w:szCs w:val="24"/>
                <w:u w:val="none"/>
                <w:lang w:bidi="ar"/>
              </w:rPr>
              <w:t>〕</w:t>
            </w:r>
            <w:r>
              <w:rPr>
                <w:rFonts w:cs="Times New Roman;DejaVu Sans"/>
                <w:i w:val="false"/>
                <w:color w:val="000000"/>
                <w:kern w:val="0"/>
                <w:sz w:val="24"/>
                <w:szCs w:val="24"/>
                <w:u w:val="none"/>
                <w:lang w:bidi="ar"/>
              </w:rPr>
              <w:t>2</w:t>
            </w:r>
            <w:r>
              <w:rPr>
                <w:rFonts w:ascii="Times New Roman;DejaVu Sans" w:hAnsi="Times New Roman;DejaVu Sans" w:cs="Times New Roman;DejaVu Sans"/>
                <w:i w:val="false"/>
                <w:color w:val="000000"/>
                <w:kern w:val="0"/>
                <w:sz w:val="24"/>
                <w:szCs w:val="24"/>
                <w:u w:val="none"/>
                <w:lang w:bidi="ar"/>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exact" w:line="460"/>
              <w:jc w:val="start"/>
              <w:textAlignment w:val="center"/>
              <w:rPr>
                <w:rFonts w:ascii="Times New Roman;DejaVu Sans" w:hAnsi="Times New Roman;DejaVu Sans" w:eastAsia="仿宋_GB2312" w:cs="Times New Roman;DejaVu Sans"/>
                <w:i w:val="false"/>
                <w:color w:val="000000"/>
                <w:kern w:val="0"/>
                <w:sz w:val="24"/>
                <w:szCs w:val="24"/>
                <w:u w:val="none"/>
                <w:lang w:bidi="ar"/>
              </w:rPr>
            </w:pPr>
            <w:r>
              <w:rPr>
                <w:rFonts w:ascii="Times New Roman;DejaVu Sans" w:hAnsi="Times New Roman;DejaVu Sans" w:cs="Times New Roman;DejaVu Sans"/>
                <w:i w:val="false"/>
                <w:color w:val="000000"/>
                <w:kern w:val="0"/>
                <w:sz w:val="24"/>
                <w:szCs w:val="24"/>
                <w:u w:val="none"/>
                <w:lang w:bidi="ar"/>
              </w:rPr>
              <w:t>该文件系阶段性工作部署，根据《中华人民共和国监察法》和</w:t>
            </w:r>
            <w:r>
              <w:rPr>
                <w:rFonts w:cs="Times New Roman;DejaVu Sans"/>
                <w:i w:val="false"/>
                <w:color w:val="000000"/>
                <w:kern w:val="0"/>
                <w:sz w:val="24"/>
                <w:szCs w:val="24"/>
                <w:u w:val="none"/>
                <w:lang w:bidi="ar"/>
              </w:rPr>
              <w:t>2018</w:t>
            </w:r>
            <w:r>
              <w:rPr>
                <w:rFonts w:ascii="Times New Roman;DejaVu Sans" w:hAnsi="Times New Roman;DejaVu Sans" w:cs="Times New Roman;DejaVu Sans"/>
                <w:i w:val="false"/>
                <w:color w:val="000000"/>
                <w:kern w:val="0"/>
                <w:sz w:val="24"/>
                <w:szCs w:val="24"/>
                <w:u w:val="none"/>
                <w:lang w:bidi="ar"/>
              </w:rPr>
              <w:t>年修改的《中华人民共和国刑事诉讼法》第十九条第二款，该文件不再适用。</w:t>
            </w:r>
          </w:p>
        </w:tc>
      </w:tr>
    </w:tbl>
    <w:p>
      <w:pPr>
        <w:pStyle w:val="Normal"/>
        <w:rPr>
          <w:rFonts w:ascii="黑体" w:hAnsi="黑体" w:eastAsia="黑体" w:cs="黑体" w:hint="eastAsia"/>
        </w:rPr>
      </w:pPr>
      <w:r>
        <w:rPr>
          <w:rFonts w:ascii="黑体" w:hAnsi="黑体" w:cs="黑体" w:hint="eastAsia" w:eastAsia="黑体"/>
        </w:rPr>
        <w:t>附件</w:t>
      </w:r>
      <w:r>
        <w:rPr>
          <w:rFonts w:eastAsia="黑体" w:cs="黑体" w:hint="eastAsia" w:ascii="黑体" w:hAnsi="黑体"/>
        </w:rPr>
        <w:t>3</w:t>
      </w:r>
    </w:p>
    <w:p>
      <w:pPr>
        <w:pStyle w:val="Normal"/>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ind w:firstLineChars="0" w:firstLine="0" w:startChars="0" w:start="0" w:endChars="0" w:end="0"/>
        <w:jc w:val="center"/>
        <w:textAlignment w:val="auto"/>
        <w:rPr>
          <w:rFonts w:ascii="方正小标宋_GBK" w:hAnsi="方正小标宋_GBK" w:eastAsia="方正小标宋_GBK" w:cs="方正小标宋_GBK" w:hint="eastAsia"/>
          <w:kern w:val="2"/>
          <w:sz w:val="44"/>
          <w:szCs w:val="24"/>
          <w:shd w:fill="auto" w:val="clear"/>
          <w:lang w:bidi="ar"/>
        </w:rPr>
      </w:pPr>
      <w:r>
        <w:rPr>
          <w:rFonts w:ascii="方正小标宋_GBK" w:hAnsi="方正小标宋_GBK" w:cs="方正小标宋_GBK" w:hint="eastAsia" w:eastAsia="方正小标宋_GBK"/>
          <w:kern w:val="2"/>
          <w:sz w:val="44"/>
          <w:szCs w:val="24"/>
          <w:shd w:fill="auto" w:val="clear"/>
          <w:lang w:bidi="ar"/>
        </w:rPr>
        <w:t>已被废止的与有关单位联合制发的司法解释</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600"/>
        <w:ind w:firstLineChars="0" w:firstLine="0" w:startChars="0" w:start="0" w:endChars="0" w:end="0"/>
        <w:jc w:val="center"/>
        <w:textAlignment w:val="auto"/>
        <w:rPr>
          <w:rFonts w:ascii="方正小标宋_GBK" w:hAnsi="方正小标宋_GBK" w:eastAsia="方正小标宋_GBK" w:cs="方正小标宋_GBK" w:hint="eastAsia"/>
          <w:color w:val="000000"/>
          <w:kern w:val="0"/>
          <w:sz w:val="44"/>
          <w:szCs w:val="44"/>
          <w:shd w:fill="FFFFFF" w:val="clear"/>
          <w:lang w:bidi="ar"/>
        </w:rPr>
      </w:pPr>
      <w:r>
        <w:rPr>
          <w:rFonts w:ascii="方正小标宋_GBK" w:hAnsi="方正小标宋_GBK" w:cs="方正小标宋_GBK" w:hint="eastAsia" w:eastAsia="方正小标宋_GBK"/>
          <w:kern w:val="2"/>
          <w:sz w:val="44"/>
          <w:szCs w:val="24"/>
          <w:shd w:fill="auto" w:val="clear"/>
          <w:lang w:bidi="ar"/>
        </w:rPr>
        <w:t>性质</w:t>
      </w:r>
      <w:r>
        <w:rPr>
          <w:rFonts w:ascii="方正小标宋_GBK" w:hAnsi="方正小标宋_GBK" w:cs="方正小标宋_GBK" w:eastAsia="方正小标宋_GBK"/>
          <w:kern w:val="2"/>
          <w:sz w:val="44"/>
          <w:szCs w:val="24"/>
          <w:shd w:fill="auto" w:val="clear"/>
          <w:lang w:bidi="ar"/>
        </w:rPr>
        <w:t>文件</w:t>
      </w:r>
      <w:r>
        <w:rPr>
          <w:rFonts w:ascii="方正小标宋_GBK" w:hAnsi="方正小标宋_GBK" w:cs="方正小标宋_GBK" w:hint="eastAsia" w:eastAsia="方正小标宋_GBK"/>
          <w:kern w:val="2"/>
          <w:sz w:val="44"/>
          <w:szCs w:val="24"/>
          <w:shd w:fill="auto" w:val="clear"/>
          <w:lang w:bidi="ar"/>
        </w:rPr>
        <w:t>和规范性文件目录（</w:t>
      </w:r>
      <w:r>
        <w:rPr>
          <w:rFonts w:eastAsia="方正小标宋_GBK" w:cs="方正小标宋_GBK" w:hint="eastAsia" w:ascii="方正小标宋_GBK" w:hAnsi="方正小标宋_GBK"/>
          <w:kern w:val="2"/>
          <w:sz w:val="44"/>
          <w:szCs w:val="24"/>
          <w:shd w:fill="auto" w:val="clear"/>
          <w:lang w:bidi="ar"/>
        </w:rPr>
        <w:t>2</w:t>
      </w:r>
      <w:r>
        <w:rPr>
          <w:rFonts w:ascii="方正小标宋_GBK" w:hAnsi="方正小标宋_GBK" w:cs="方正小标宋_GBK" w:hint="eastAsia" w:eastAsia="方正小标宋_GBK"/>
          <w:kern w:val="2"/>
          <w:sz w:val="44"/>
          <w:szCs w:val="24"/>
          <w:shd w:fill="auto" w:val="clear"/>
          <w:lang w:bidi="ar"/>
        </w:rPr>
        <w:t>件）</w:t>
      </w:r>
    </w:p>
    <w:p>
      <w:pPr>
        <w:pStyle w:val="Normal"/>
        <w:keepNext w:val="false"/>
        <w:keepLines w:val="false"/>
        <w:pageBreakBefore w:val="false"/>
        <w:widowControl w:val="false"/>
        <w:suppressLineNumbers w:val="0"/>
        <w:pBdr/>
        <w:kinsoku w:val="true"/>
        <w:overflowPunct w:val="true"/>
        <w:autoSpaceDE w:val="true"/>
        <w:bidi w:val="0"/>
        <w:snapToGrid w:val="true"/>
        <w:spacing w:lineRule="auto" w:line="240"/>
        <w:ind w:firstLineChars="0" w:firstLine="0" w:startChars="0" w:start="0" w:endChars="0" w:end="0"/>
        <w:jc w:val="both"/>
        <w:textAlignment w:val="auto"/>
        <w:rPr>
          <w:rFonts w:ascii="Times New Roman;DejaVu Sans" w:hAnsi="Times New Roman;DejaVu Sans" w:eastAsia="宋体" w:cs="Times New Roman;DejaVu Sans"/>
          <w:color w:val="000000"/>
          <w:kern w:val="2"/>
          <w:sz w:val="44"/>
          <w:szCs w:val="44"/>
          <w:shd w:fill="FFFFFF" w:val="clear"/>
          <w:lang w:bidi="ar-SA"/>
        </w:rPr>
      </w:pPr>
      <w:r>
        <w:rPr>
          <w:rFonts w:eastAsia="宋体" w:cs="Times New Roman;DejaVu Sans"/>
          <w:color w:val="000000"/>
          <w:kern w:val="2"/>
          <w:sz w:val="44"/>
          <w:szCs w:val="44"/>
          <w:shd w:fill="FFFFFF" w:val="clear"/>
          <w:lang w:bidi="ar-SA"/>
        </w:rPr>
      </w:r>
    </w:p>
    <w:tbl>
      <w:tblPr>
        <w:tblW w:w="9074" w:type="dxa"/>
        <w:jc w:val="center"/>
        <w:tblInd w:w="0" w:type="dxa"/>
        <w:tblLayout w:type="fixed"/>
        <w:tblCellMar>
          <w:top w:w="15" w:type="dxa"/>
          <w:start w:w="15" w:type="dxa"/>
          <w:bottom w:w="0" w:type="dxa"/>
          <w:end w:w="15" w:type="dxa"/>
        </w:tblCellMar>
      </w:tblPr>
      <w:tblGrid>
        <w:gridCol w:w="493"/>
        <w:gridCol w:w="2835"/>
        <w:gridCol w:w="2551"/>
        <w:gridCol w:w="3195"/>
      </w:tblGrid>
      <w:tr>
        <w:trPr>
          <w:tblHeader w:val="true"/>
          <w:trHeight w:val="584"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黑体" w:cs="Times New Roman;DejaVu Sans"/>
                <w:b/>
                <w:bCs/>
                <w:i w:val="false"/>
                <w:color w:val="000000"/>
                <w:sz w:val="24"/>
                <w:szCs w:val="24"/>
                <w:u w:val="none"/>
              </w:rPr>
            </w:pPr>
            <w:r>
              <w:rPr>
                <w:rFonts w:ascii="Times New Roman;DejaVu Sans" w:hAnsi="Times New Roman;DejaVu Sans" w:cs="Times New Roman;DejaVu Sans" w:eastAsia="黑体"/>
                <w:b/>
                <w:bCs/>
                <w:i w:val="false"/>
                <w:color w:val="000000"/>
                <w:kern w:val="0"/>
                <w:sz w:val="24"/>
                <w:szCs w:val="24"/>
                <w:u w:val="none"/>
                <w:lang w:bidi="ar"/>
              </w:rPr>
              <w:t>序号</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黑体" w:cs="Times New Roman;DejaVu Sans"/>
                <w:b/>
                <w:bCs/>
                <w:i w:val="false"/>
                <w:color w:val="000000"/>
                <w:sz w:val="24"/>
                <w:szCs w:val="24"/>
                <w:u w:val="none"/>
              </w:rPr>
            </w:pPr>
            <w:r>
              <w:rPr>
                <w:rFonts w:ascii="Times New Roman;DejaVu Sans" w:hAnsi="Times New Roman;DejaVu Sans" w:cs="Times New Roman;DejaVu Sans" w:eastAsia="黑体"/>
                <w:b/>
                <w:bCs/>
                <w:i w:val="false"/>
                <w:color w:val="000000"/>
                <w:kern w:val="0"/>
                <w:sz w:val="24"/>
                <w:szCs w:val="24"/>
                <w:u w:val="none"/>
                <w:lang w:bidi="ar"/>
              </w:rPr>
              <w:t>文件名称</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黑体" w:cs="Times New Roman;DejaVu Sans"/>
                <w:b/>
                <w:bCs/>
                <w:i w:val="false"/>
                <w:color w:val="000000"/>
                <w:sz w:val="24"/>
                <w:szCs w:val="24"/>
                <w:u w:val="none"/>
              </w:rPr>
            </w:pPr>
            <w:r>
              <w:rPr>
                <w:rFonts w:ascii="Times New Roman;DejaVu Sans" w:hAnsi="Times New Roman;DejaVu Sans" w:cs="Times New Roman;DejaVu Sans" w:hint="eastAsia" w:eastAsia="黑体"/>
                <w:b/>
                <w:bCs/>
                <w:i w:val="false"/>
                <w:color w:val="000000"/>
                <w:kern w:val="0"/>
                <w:sz w:val="24"/>
                <w:szCs w:val="24"/>
                <w:u w:val="none"/>
                <w:lang w:bidi="ar"/>
              </w:rPr>
              <w:t>发</w:t>
            </w:r>
            <w:r>
              <w:rPr>
                <w:rFonts w:ascii="Times New Roman;DejaVu Sans" w:hAnsi="Times New Roman;DejaVu Sans" w:cs="Times New Roman;DejaVu Sans" w:eastAsia="黑体"/>
                <w:b/>
                <w:bCs/>
                <w:i w:val="false"/>
                <w:color w:val="000000"/>
                <w:kern w:val="0"/>
                <w:sz w:val="24"/>
                <w:szCs w:val="24"/>
                <w:u w:val="none"/>
                <w:lang w:bidi="ar"/>
              </w:rPr>
              <w:t>文日期</w:t>
            </w:r>
            <w:r>
              <w:rPr>
                <w:rFonts w:ascii="Times New Roman;DejaVu Sans" w:hAnsi="Times New Roman;DejaVu Sans" w:cs="Times New Roman;DejaVu Sans" w:hint="eastAsia" w:eastAsia="黑体"/>
                <w:b/>
                <w:bCs/>
                <w:i w:val="false"/>
                <w:color w:val="000000"/>
                <w:kern w:val="0"/>
                <w:sz w:val="24"/>
                <w:szCs w:val="24"/>
                <w:u w:val="none"/>
                <w:lang w:bidi="ar"/>
              </w:rPr>
              <w:t>及</w:t>
            </w:r>
            <w:r>
              <w:rPr>
                <w:rFonts w:ascii="Times New Roman;DejaVu Sans" w:hAnsi="Times New Roman;DejaVu Sans" w:cs="Times New Roman;DejaVu Sans" w:eastAsia="黑体"/>
                <w:b/>
                <w:bCs/>
                <w:i w:val="false"/>
                <w:color w:val="000000"/>
                <w:kern w:val="0"/>
                <w:sz w:val="24"/>
                <w:szCs w:val="24"/>
                <w:u w:val="none"/>
                <w:lang w:bidi="ar"/>
              </w:rPr>
              <w:t>文号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黑体" w:cs="Times New Roman;DejaVu Sans"/>
                <w:b/>
                <w:bCs/>
                <w:i w:val="false"/>
                <w:color w:val="000000"/>
                <w:sz w:val="24"/>
                <w:szCs w:val="24"/>
                <w:u w:val="none"/>
              </w:rPr>
            </w:pPr>
            <w:r>
              <w:rPr>
                <w:rFonts w:ascii="Times New Roman;DejaVu Sans" w:hAnsi="Times New Roman;DejaVu Sans" w:cs="Times New Roman;DejaVu Sans" w:eastAsia="黑体"/>
                <w:b/>
                <w:bCs/>
                <w:i w:val="false"/>
                <w:color w:val="000000"/>
                <w:kern w:val="0"/>
                <w:sz w:val="24"/>
                <w:szCs w:val="24"/>
                <w:u w:val="none"/>
                <w:lang w:bidi="ar"/>
              </w:rPr>
              <w:t>废止理由</w:t>
            </w:r>
          </w:p>
        </w:tc>
      </w:tr>
      <w:tr>
        <w:trPr>
          <w:trHeight w:val="769"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kern w:val="0"/>
                <w:sz w:val="24"/>
                <w:szCs w:val="24"/>
                <w:u w:val="none"/>
                <w:lang w:bidi="ar"/>
              </w:rPr>
              <w:t>1</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sz w:val="24"/>
                <w:szCs w:val="24"/>
                <w:u w:val="none"/>
              </w:rPr>
              <w:t>最高人民检察院、审计署关于进一步加强检察机关和审计机关工作联系的通知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sz w:val="24"/>
                <w:szCs w:val="24"/>
                <w:u w:val="none"/>
              </w:rPr>
              <w:t>1990</w:t>
            </w:r>
            <w:r>
              <w:rPr>
                <w:rFonts w:ascii="Times New Roman;DejaVu Sans" w:hAnsi="Times New Roman;DejaVu Sans" w:cs="Times New Roman;DejaVu Sans"/>
                <w:i w:val="false"/>
                <w:color w:val="000000"/>
                <w:sz w:val="24"/>
                <w:szCs w:val="24"/>
                <w:u w:val="none"/>
              </w:rPr>
              <w:t>年</w:t>
            </w:r>
            <w:r>
              <w:rPr>
                <w:rFonts w:eastAsia="仿宋_GB2312" w:cs="Times New Roman;DejaVu Sans"/>
                <w:i w:val="false"/>
                <w:color w:val="000000"/>
                <w:sz w:val="24"/>
                <w:szCs w:val="24"/>
                <w:u w:val="none"/>
              </w:rPr>
              <w:t>8</w:t>
            </w:r>
            <w:r>
              <w:rPr>
                <w:rFonts w:ascii="Times New Roman;DejaVu Sans" w:hAnsi="Times New Roman;DejaVu Sans" w:cs="Times New Roman;DejaVu Sans"/>
                <w:i w:val="false"/>
                <w:color w:val="000000"/>
                <w:sz w:val="24"/>
                <w:szCs w:val="24"/>
                <w:u w:val="none"/>
              </w:rPr>
              <w:t>月</w:t>
            </w:r>
            <w:r>
              <w:rPr>
                <w:rFonts w:eastAsia="仿宋_GB2312" w:cs="Times New Roman;DejaVu Sans"/>
                <w:i w:val="false"/>
                <w:color w:val="000000"/>
                <w:sz w:val="24"/>
                <w:szCs w:val="24"/>
                <w:u w:val="none"/>
              </w:rPr>
              <w:t>7</w:t>
            </w:r>
            <w:r>
              <w:rPr>
                <w:rFonts w:ascii="Times New Roman;DejaVu Sans" w:hAnsi="Times New Roman;DejaVu Sans" w:cs="Times New Roman;DejaVu Sans"/>
                <w:i w:val="false"/>
                <w:color w:val="000000"/>
                <w:sz w:val="24"/>
                <w:szCs w:val="24"/>
                <w:u w:val="none"/>
              </w:rPr>
              <w:t>日</w:t>
            </w:r>
          </w:p>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sz w:val="24"/>
                <w:szCs w:val="24"/>
                <w:u w:val="none"/>
              </w:rPr>
              <w:t>审法发〔</w:t>
            </w:r>
            <w:r>
              <w:rPr>
                <w:rFonts w:eastAsia="仿宋_GB2312" w:cs="Times New Roman;DejaVu Sans"/>
                <w:i w:val="false"/>
                <w:color w:val="000000"/>
                <w:sz w:val="24"/>
                <w:szCs w:val="24"/>
                <w:u w:val="none"/>
              </w:rPr>
              <w:t>1990</w:t>
            </w:r>
            <w:r>
              <w:rPr>
                <w:rFonts w:ascii="Times New Roman;DejaVu Sans" w:hAnsi="Times New Roman;DejaVu Sans" w:cs="Times New Roman;DejaVu Sans"/>
                <w:i w:val="false"/>
                <w:color w:val="000000"/>
                <w:sz w:val="24"/>
                <w:szCs w:val="24"/>
                <w:u w:val="none"/>
              </w:rPr>
              <w:t>〕</w:t>
            </w:r>
            <w:r>
              <w:rPr>
                <w:rFonts w:eastAsia="仿宋_GB2312" w:cs="Times New Roman;DejaVu Sans"/>
                <w:i w:val="false"/>
                <w:color w:val="000000"/>
                <w:sz w:val="24"/>
                <w:szCs w:val="24"/>
                <w:u w:val="none"/>
              </w:rPr>
              <w:t>228</w:t>
            </w:r>
            <w:r>
              <w:rPr>
                <w:rFonts w:ascii="Times New Roman;DejaVu Sans" w:hAnsi="Times New Roman;DejaVu Sans" w:cs="Times New Roman;DejaVu Sans"/>
                <w:i w:val="false"/>
                <w:color w:val="000000"/>
                <w:sz w:val="24"/>
                <w:szCs w:val="24"/>
                <w:u w:val="none"/>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spacing w:val="-3"/>
                <w:sz w:val="24"/>
                <w:szCs w:val="24"/>
                <w:u w:val="none"/>
              </w:rPr>
              <w:t>该</w:t>
            </w:r>
            <w:r>
              <w:rPr>
                <w:rFonts w:ascii="Times New Roman;DejaVu Sans" w:hAnsi="Times New Roman;DejaVu Sans" w:cs="Times New Roman;DejaVu Sans" w:hint="eastAsia"/>
                <w:i w:val="false"/>
                <w:color w:val="000000"/>
                <w:spacing w:val="-3"/>
                <w:sz w:val="24"/>
                <w:szCs w:val="24"/>
                <w:u w:val="none"/>
              </w:rPr>
              <w:t>文件</w:t>
            </w:r>
            <w:r>
              <w:rPr>
                <w:rFonts w:ascii="Times New Roman;DejaVu Sans" w:hAnsi="Times New Roman;DejaVu Sans" w:cs="Times New Roman;DejaVu Sans"/>
                <w:i w:val="false"/>
                <w:color w:val="000000"/>
                <w:spacing w:val="-3"/>
                <w:sz w:val="24"/>
                <w:szCs w:val="24"/>
                <w:u w:val="none"/>
              </w:rPr>
              <w:t>已被《审计署办公厅关于废止审计机关与检察机关协作配合联系制度文件的通知》（审办审理发〔</w:t>
            </w:r>
            <w:r>
              <w:rPr>
                <w:rFonts w:eastAsia="仿宋_GB2312" w:cs="Times New Roman;DejaVu Sans"/>
                <w:i w:val="false"/>
                <w:color w:val="000000"/>
                <w:spacing w:val="-3"/>
                <w:sz w:val="24"/>
                <w:szCs w:val="24"/>
                <w:u w:val="none"/>
              </w:rPr>
              <w:t>2019</w:t>
            </w:r>
            <w:r>
              <w:rPr>
                <w:rFonts w:ascii="Times New Roman;DejaVu Sans" w:hAnsi="Times New Roman;DejaVu Sans" w:cs="Times New Roman;DejaVu Sans"/>
                <w:i w:val="false"/>
                <w:color w:val="000000"/>
                <w:spacing w:val="-3"/>
                <w:sz w:val="24"/>
                <w:szCs w:val="24"/>
                <w:u w:val="none"/>
              </w:rPr>
              <w:t>〕</w:t>
            </w:r>
            <w:r>
              <w:rPr>
                <w:rFonts w:eastAsia="仿宋_GB2312" w:cs="Times New Roman;DejaVu Sans"/>
                <w:i w:val="false"/>
                <w:color w:val="000000"/>
                <w:spacing w:val="-3"/>
                <w:sz w:val="24"/>
                <w:szCs w:val="24"/>
                <w:u w:val="none"/>
              </w:rPr>
              <w:t>6</w:t>
            </w:r>
            <w:r>
              <w:rPr>
                <w:rFonts w:ascii="Times New Roman;DejaVu Sans" w:hAnsi="Times New Roman;DejaVu Sans" w:cs="Times New Roman;DejaVu Sans"/>
                <w:i w:val="false"/>
                <w:color w:val="000000"/>
                <w:spacing w:val="-3"/>
                <w:sz w:val="24"/>
                <w:szCs w:val="24"/>
                <w:u w:val="none"/>
              </w:rPr>
              <w:t>号）废止。</w:t>
            </w:r>
          </w:p>
        </w:tc>
      </w:tr>
      <w:tr>
        <w:trPr>
          <w:trHeight w:val="769" w:hRule="atLeast"/>
        </w:trPr>
        <w:tc>
          <w:tcPr>
            <w:tcW w:w="4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kern w:val="0"/>
                <w:sz w:val="24"/>
                <w:szCs w:val="24"/>
                <w:u w:val="none"/>
                <w:lang w:bidi="ar"/>
              </w:rPr>
            </w:pPr>
            <w:r>
              <w:rPr>
                <w:rFonts w:eastAsia="仿宋_GB2312" w:cs="Times New Roman;DejaVu Sans"/>
                <w:i w:val="false"/>
                <w:color w:val="000000"/>
                <w:kern w:val="0"/>
                <w:sz w:val="24"/>
                <w:szCs w:val="24"/>
                <w:u w:val="none"/>
                <w:lang w:bidi="ar"/>
              </w:rPr>
              <w:t>2</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i w:val="false"/>
                <w:color w:val="000000"/>
                <w:sz w:val="24"/>
                <w:szCs w:val="24"/>
                <w:u w:val="none"/>
              </w:rPr>
            </w:pPr>
            <w:r>
              <w:rPr>
                <w:rFonts w:ascii="Times New Roman;DejaVu Sans" w:hAnsi="Times New Roman;DejaVu Sans" w:cs="Times New Roman;DejaVu Sans"/>
                <w:i w:val="false"/>
                <w:color w:val="000000"/>
                <w:sz w:val="24"/>
                <w:szCs w:val="24"/>
                <w:u w:val="none"/>
              </w:rPr>
              <w:t>最高人民检察院、审计署关于建立案件移送和加强工作协作配合制度的通知</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i w:val="false"/>
                <w:color w:val="000000"/>
                <w:sz w:val="24"/>
                <w:szCs w:val="24"/>
                <w:u w:val="none"/>
              </w:rPr>
            </w:pPr>
            <w:r>
              <w:rPr>
                <w:rFonts w:eastAsia="仿宋_GB2312" w:cs="Times New Roman;DejaVu Sans"/>
                <w:i w:val="false"/>
                <w:color w:val="000000"/>
                <w:sz w:val="24"/>
                <w:szCs w:val="24"/>
                <w:u w:val="none"/>
              </w:rPr>
              <w:t>2000</w:t>
            </w:r>
            <w:r>
              <w:rPr>
                <w:rFonts w:ascii="Times New Roman;DejaVu Sans" w:hAnsi="Times New Roman;DejaVu Sans" w:cs="Times New Roman;DejaVu Sans"/>
                <w:i w:val="false"/>
                <w:color w:val="000000"/>
                <w:sz w:val="24"/>
                <w:szCs w:val="24"/>
                <w:u w:val="none"/>
              </w:rPr>
              <w:t>年</w:t>
            </w:r>
            <w:r>
              <w:rPr>
                <w:rFonts w:eastAsia="仿宋_GB2312" w:cs="Times New Roman;DejaVu Sans"/>
                <w:i w:val="false"/>
                <w:color w:val="000000"/>
                <w:sz w:val="24"/>
                <w:szCs w:val="24"/>
                <w:u w:val="none"/>
              </w:rPr>
              <w:t>3</w:t>
            </w:r>
            <w:r>
              <w:rPr>
                <w:rFonts w:ascii="Times New Roman;DejaVu Sans" w:hAnsi="Times New Roman;DejaVu Sans" w:cs="Times New Roman;DejaVu Sans"/>
                <w:i w:val="false"/>
                <w:color w:val="000000"/>
                <w:sz w:val="24"/>
                <w:szCs w:val="24"/>
                <w:u w:val="none"/>
              </w:rPr>
              <w:t>月</w:t>
            </w:r>
            <w:r>
              <w:rPr>
                <w:rFonts w:eastAsia="仿宋_GB2312" w:cs="Times New Roman;DejaVu Sans"/>
                <w:i w:val="false"/>
                <w:color w:val="000000"/>
                <w:sz w:val="24"/>
                <w:szCs w:val="24"/>
                <w:u w:val="none"/>
              </w:rPr>
              <w:t>23</w:t>
            </w:r>
            <w:r>
              <w:rPr>
                <w:rFonts w:ascii="Times New Roman;DejaVu Sans" w:hAnsi="Times New Roman;DejaVu Sans" w:cs="Times New Roman;DejaVu Sans"/>
                <w:i w:val="false"/>
                <w:color w:val="000000"/>
                <w:sz w:val="24"/>
                <w:szCs w:val="24"/>
                <w:u w:val="none"/>
              </w:rPr>
              <w:t>日</w:t>
            </w:r>
          </w:p>
          <w:p>
            <w:pPr>
              <w:pStyle w:val="Normal"/>
              <w:keepNext w:val="false"/>
              <w:keepLines w:val="false"/>
              <w:widowControl/>
              <w:suppressLineNumbers w:val="0"/>
              <w:jc w:val="center"/>
              <w:textAlignment w:val="center"/>
              <w:rPr>
                <w:rFonts w:ascii="Times New Roman;DejaVu Sans" w:hAnsi="Times New Roman;DejaVu Sans" w:eastAsia="仿宋_GB2312" w:cs="Times New Roman;DejaVu Sans"/>
              </w:rPr>
            </w:pPr>
            <w:r>
              <w:rPr>
                <w:rFonts w:ascii="Times New Roman;DejaVu Sans" w:hAnsi="Times New Roman;DejaVu Sans" w:cs="Times New Roman;DejaVu Sans"/>
                <w:i w:val="false"/>
                <w:color w:val="000000"/>
                <w:sz w:val="24"/>
                <w:szCs w:val="24"/>
                <w:u w:val="none"/>
              </w:rPr>
              <w:t>审法发〔</w:t>
            </w:r>
            <w:r>
              <w:rPr>
                <w:rFonts w:eastAsia="仿宋_GB2312" w:cs="Times New Roman;DejaVu Sans"/>
                <w:i w:val="false"/>
                <w:color w:val="000000"/>
                <w:sz w:val="24"/>
                <w:szCs w:val="24"/>
                <w:u w:val="none"/>
              </w:rPr>
              <w:t>2000</w:t>
            </w:r>
            <w:r>
              <w:rPr>
                <w:rFonts w:ascii="Times New Roman;DejaVu Sans" w:hAnsi="Times New Roman;DejaVu Sans" w:cs="Times New Roman;DejaVu Sans"/>
                <w:i w:val="false"/>
                <w:color w:val="000000"/>
                <w:sz w:val="24"/>
                <w:szCs w:val="24"/>
                <w:u w:val="none"/>
              </w:rPr>
              <w:t>〕</w:t>
            </w:r>
            <w:r>
              <w:rPr>
                <w:rFonts w:eastAsia="仿宋_GB2312" w:cs="Times New Roman;DejaVu Sans"/>
                <w:i w:val="false"/>
                <w:color w:val="000000"/>
                <w:sz w:val="24"/>
                <w:szCs w:val="24"/>
                <w:u w:val="none"/>
              </w:rPr>
              <w:t>30</w:t>
            </w:r>
            <w:r>
              <w:rPr>
                <w:rFonts w:ascii="Times New Roman;DejaVu Sans" w:hAnsi="Times New Roman;DejaVu Sans" w:cs="Times New Roman;DejaVu Sans"/>
                <w:i w:val="false"/>
                <w:color w:val="000000"/>
                <w:sz w:val="24"/>
                <w:szCs w:val="24"/>
                <w:u w:val="none"/>
              </w:rPr>
              <w:t>号</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Times New Roman;DejaVu Sans" w:hAnsi="Times New Roman;DejaVu Sans" w:eastAsia="仿宋_GB2312" w:cs="Times New Roman;DejaVu Sans" w:hint="eastAsia"/>
                <w:i w:val="false"/>
                <w:color w:val="000000"/>
                <w:sz w:val="24"/>
                <w:szCs w:val="24"/>
                <w:u w:val="none"/>
              </w:rPr>
            </w:pPr>
            <w:r>
              <w:rPr>
                <w:rFonts w:ascii="Times New Roman;DejaVu Sans" w:hAnsi="Times New Roman;DejaVu Sans" w:cs="Times New Roman;DejaVu Sans"/>
                <w:i w:val="false"/>
                <w:color w:val="000000"/>
                <w:spacing w:val="-3"/>
                <w:sz w:val="24"/>
                <w:szCs w:val="24"/>
                <w:u w:val="none"/>
              </w:rPr>
              <w:t>该</w:t>
            </w:r>
            <w:r>
              <w:rPr>
                <w:rFonts w:ascii="Times New Roman;DejaVu Sans" w:hAnsi="Times New Roman;DejaVu Sans" w:cs="Times New Roman;DejaVu Sans" w:hint="eastAsia"/>
                <w:i w:val="false"/>
                <w:color w:val="000000"/>
                <w:spacing w:val="-3"/>
                <w:sz w:val="24"/>
                <w:szCs w:val="24"/>
                <w:u w:val="none"/>
              </w:rPr>
              <w:t>文件</w:t>
            </w:r>
            <w:r>
              <w:rPr>
                <w:rFonts w:ascii="Times New Roman;DejaVu Sans" w:hAnsi="Times New Roman;DejaVu Sans" w:cs="Times New Roman;DejaVu Sans"/>
                <w:i w:val="false"/>
                <w:color w:val="000000"/>
                <w:spacing w:val="-3"/>
                <w:sz w:val="24"/>
                <w:szCs w:val="24"/>
                <w:u w:val="none"/>
              </w:rPr>
              <w:t>已被《审计署办公厅关于废止审计机关与检察机关协作配合联系制度文件的通知》（审办审理发〔</w:t>
            </w:r>
            <w:r>
              <w:rPr>
                <w:rFonts w:eastAsia="仿宋_GB2312" w:cs="Times New Roman;DejaVu Sans"/>
                <w:i w:val="false"/>
                <w:color w:val="000000"/>
                <w:spacing w:val="-3"/>
                <w:sz w:val="24"/>
                <w:szCs w:val="24"/>
                <w:u w:val="none"/>
              </w:rPr>
              <w:t>2019</w:t>
            </w:r>
            <w:r>
              <w:rPr>
                <w:rFonts w:ascii="Times New Roman;DejaVu Sans" w:hAnsi="Times New Roman;DejaVu Sans" w:cs="Times New Roman;DejaVu Sans"/>
                <w:i w:val="false"/>
                <w:color w:val="000000"/>
                <w:spacing w:val="-3"/>
                <w:sz w:val="24"/>
                <w:szCs w:val="24"/>
                <w:u w:val="none"/>
              </w:rPr>
              <w:t>〕</w:t>
            </w:r>
            <w:r>
              <w:rPr>
                <w:rFonts w:eastAsia="仿宋_GB2312" w:cs="Times New Roman;DejaVu Sans"/>
                <w:i w:val="false"/>
                <w:color w:val="000000"/>
                <w:spacing w:val="-3"/>
                <w:sz w:val="24"/>
                <w:szCs w:val="24"/>
                <w:u w:val="none"/>
              </w:rPr>
              <w:t>6</w:t>
            </w:r>
            <w:r>
              <w:rPr>
                <w:rFonts w:ascii="Times New Roman;DejaVu Sans" w:hAnsi="Times New Roman;DejaVu Sans" w:cs="Times New Roman;DejaVu Sans"/>
                <w:i w:val="false"/>
                <w:color w:val="000000"/>
                <w:spacing w:val="-3"/>
                <w:sz w:val="24"/>
                <w:szCs w:val="24"/>
                <w:u w:val="none"/>
              </w:rPr>
              <w:t>号）废</w:t>
            </w:r>
            <w:r>
              <w:rPr>
                <w:rFonts w:ascii="Times New Roman;DejaVu Sans" w:hAnsi="Times New Roman;DejaVu Sans" w:cs="Times New Roman;DejaVu Sans" w:hint="eastAsia"/>
                <w:i w:val="false"/>
                <w:color w:val="000000"/>
                <w:spacing w:val="-3"/>
                <w:sz w:val="24"/>
                <w:szCs w:val="24"/>
                <w:u w:val="none"/>
              </w:rPr>
              <w:t>止。</w:t>
            </w:r>
          </w:p>
        </w:tc>
      </w:tr>
    </w:tbl>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tbl>
      <w:tblPr>
        <w:tblpPr w:vertAnchor="page" w:horzAnchor="page" w:leftFromText="181" w:rightFromText="181" w:tblpX="1547" w:tblpY="12022"/>
        <w:tblOverlap w:val="never"/>
        <w:tblW w:w="5000" w:type="pct"/>
        <w:jc w:val="start"/>
        <w:tblInd w:w="0" w:type="dxa"/>
        <w:tblLayout w:type="fixed"/>
        <w:tblCellMar>
          <w:top w:w="0" w:type="dxa"/>
          <w:start w:w="0" w:type="dxa"/>
          <w:bottom w:w="0" w:type="dxa"/>
          <w:end w:w="0" w:type="dxa"/>
        </w:tblCellMar>
      </w:tblPr>
      <w:tblGrid>
        <w:gridCol w:w="8813"/>
      </w:tblGrid>
      <w:tr>
        <w:trPr>
          <w:trHeight w:val="600" w:hRule="atLeast"/>
        </w:trPr>
        <w:tc>
          <w:tcPr>
            <w:tcW w:w="8813" w:type="dxa"/>
            <w:tcBorders>
              <w:top w:val="single" w:sz="8" w:space="0" w:color="000000"/>
              <w:bottom w:val="single" w:sz="6" w:space="0" w:color="000000"/>
            </w:tcBorders>
            <w:vAlign w:val="center"/>
          </w:tcPr>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hint="eastAsia"/>
                <w:sz w:val="28"/>
              </w:rPr>
            </w:pPr>
            <w:r>
              <w:rPr>
                <w:rFonts w:cs="仿宋_GB2312" w:hint="eastAsia" w:ascii="仿宋_GB2312" w:hAnsi="仿宋_GB2312"/>
                <w:sz w:val="28"/>
              </w:rPr>
              <w:t xml:space="preserve">  </w:t>
            </w:r>
            <w:r>
              <w:rPr>
                <w:rFonts w:ascii="仿宋_GB2312" w:hAnsi="仿宋_GB2312" w:cs="仿宋_GB2312" w:hint="eastAsia"/>
                <w:sz w:val="28"/>
              </w:rPr>
              <w:t>主送：</w:t>
            </w:r>
            <w:r>
              <w:rPr>
                <w:rFonts w:ascii="仿宋_GB2312" w:hAnsi="仿宋_GB2312" w:hint="eastAsia"/>
                <w:sz w:val="28"/>
              </w:rPr>
              <w:t>各省、自治区、直辖市人民检察院，</w:t>
            </w:r>
            <w:r>
              <w:rPr>
                <w:rFonts w:ascii="仿宋_GB2312" w:hAnsi="仿宋_GB2312"/>
                <w:sz w:val="28"/>
              </w:rPr>
              <w:t>解放军</w:t>
            </w:r>
            <w:r>
              <w:rPr>
                <w:rFonts w:ascii="仿宋_GB2312" w:hAnsi="仿宋_GB2312" w:hint="eastAsia"/>
                <w:sz w:val="28"/>
              </w:rPr>
              <w:t>军事检察院，新疆</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hint="eastAsia"/>
                <w:sz w:val="28"/>
              </w:rPr>
            </w:pPr>
            <w:r>
              <w:rPr>
                <w:rFonts w:ascii="仿宋_GB2312" w:hAnsi="仿宋_GB2312"/>
                <w:sz w:val="28"/>
              </w:rPr>
              <w:t xml:space="preserve">        </w:t>
            </w:r>
            <w:r>
              <w:rPr>
                <w:rFonts w:ascii="仿宋_GB2312" w:hAnsi="仿宋_GB2312" w:hint="eastAsia"/>
                <w:sz w:val="28"/>
              </w:rPr>
              <w:t>生产建设兵团人民检察院。</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cs="仿宋_GB2312"/>
                <w:sz w:val="28"/>
              </w:rPr>
            </w:pPr>
            <w:r>
              <w:rPr>
                <w:rFonts w:cs="仿宋_GB2312" w:hint="eastAsia" w:ascii="仿宋_GB2312" w:hAnsi="仿宋_GB2312"/>
                <w:sz w:val="28"/>
              </w:rPr>
              <w:t xml:space="preserve">  </w:t>
            </w:r>
            <w:r>
              <w:rPr>
                <w:rFonts w:ascii="仿宋_GB2312" w:hAnsi="仿宋_GB2312" w:cs="仿宋_GB2312" w:hint="eastAsia"/>
                <w:sz w:val="28"/>
              </w:rPr>
              <w:t>抄送：</w:t>
            </w:r>
            <w:r>
              <w:rPr>
                <w:rFonts w:ascii="仿宋_GB2312" w:hAnsi="仿宋_GB2312" w:cs="仿宋_GB2312"/>
                <w:sz w:val="28"/>
              </w:rPr>
              <w:t>中央纪委国家监委机关、中央政法委、最高人民法院、公安部、</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eastAsia="仿宋_GB2312" w:cs="仿宋_GB2312" w:hint="eastAsia"/>
                <w:sz w:val="28"/>
              </w:rPr>
            </w:pPr>
            <w:r>
              <w:rPr>
                <w:rFonts w:cs="仿宋_GB2312" w:ascii="仿宋_GB2312" w:hAnsi="仿宋_GB2312"/>
                <w:sz w:val="28"/>
              </w:rPr>
              <w:t xml:space="preserve">        </w:t>
            </w:r>
            <w:r>
              <w:rPr>
                <w:rFonts w:ascii="仿宋_GB2312" w:hAnsi="仿宋_GB2312" w:cs="仿宋_GB2312"/>
                <w:sz w:val="28"/>
              </w:rPr>
              <w:t>国家安全部、司法部；</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hint="eastAsia"/>
                <w:sz w:val="28"/>
              </w:rPr>
            </w:pPr>
            <w:r>
              <w:rPr>
                <w:rFonts w:ascii="仿宋_GB2312" w:hAnsi="仿宋_GB2312"/>
                <w:sz w:val="28"/>
              </w:rPr>
              <w:t xml:space="preserve">        </w:t>
            </w:r>
            <w:r>
              <w:rPr>
                <w:rFonts w:ascii="仿宋_GB2312" w:hAnsi="仿宋_GB2312" w:hint="eastAsia"/>
                <w:sz w:val="28"/>
              </w:rPr>
              <w:t>本院领导同志、检委会专职委员；</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黑体" w:hAnsi="黑体" w:eastAsia="黑体" w:hint="eastAsia"/>
                <w:sz w:val="24"/>
              </w:rPr>
            </w:pPr>
            <w:r>
              <w:rPr>
                <w:rFonts w:hint="eastAsia" w:ascii="仿宋_GB2312" w:hAnsi="仿宋_GB2312"/>
                <w:sz w:val="28"/>
              </w:rPr>
              <w:t xml:space="preserve">        </w:t>
            </w:r>
            <w:r>
              <w:rPr>
                <w:rFonts w:ascii="仿宋_GB2312" w:hAnsi="仿宋_GB2312" w:hint="eastAsia"/>
                <w:sz w:val="28"/>
              </w:rPr>
              <w:t>机关各内设机构、各直属事业单位。</w:t>
            </w:r>
          </w:p>
        </w:tc>
      </w:tr>
      <w:tr>
        <w:trPr>
          <w:trHeight w:val="600" w:hRule="atLeast"/>
        </w:trPr>
        <w:tc>
          <w:tcPr>
            <w:tcW w:w="8813" w:type="dxa"/>
            <w:tcBorders>
              <w:top w:val="single" w:sz="6" w:space="0" w:color="000000"/>
              <w:bottom w:val="single" w:sz="8" w:space="0" w:color="000000"/>
            </w:tcBorders>
            <w:vAlign w:val="center"/>
          </w:tcPr>
          <w:p>
            <w:pPr>
              <w:pStyle w:val="Normal"/>
              <w:rPr>
                <w:rFonts w:ascii="仿宋_GB2312" w:hAnsi="仿宋_GB2312" w:hint="eastAsia"/>
                <w:sz w:val="28"/>
              </w:rPr>
            </w:pPr>
            <w:r>
              <w:rPr>
                <w:rFonts w:hint="eastAsia" w:ascii="仿宋_GB2312" w:hAnsi="仿宋_GB2312"/>
                <w:sz w:val="28"/>
              </w:rPr>
              <w:t xml:space="preserve">  </w:t>
            </w:r>
            <w:r>
              <w:rPr>
                <w:rFonts w:ascii="仿宋_GB2312" w:hAnsi="仿宋_GB2312" w:hint="eastAsia"/>
                <w:sz w:val="28"/>
              </w:rPr>
              <w:t xml:space="preserve">最高人民检察院办公厅                     </w:t>
            </w:r>
            <w:r>
              <w:rPr>
                <w:rFonts w:hint="eastAsia" w:ascii="仿宋_GB2312" w:hAnsi="仿宋_GB2312"/>
                <w:sz w:val="28"/>
              </w:rPr>
              <w:t>201</w:t>
            </w:r>
            <w:r>
              <w:rPr>
                <w:rFonts w:ascii="仿宋_GB2312" w:hAnsi="仿宋_GB2312"/>
                <w:sz w:val="28"/>
              </w:rPr>
              <w:t>9</w:t>
            </w:r>
            <w:r>
              <w:rPr>
                <w:rFonts w:ascii="仿宋_GB2312" w:hAnsi="仿宋_GB2312" w:hint="eastAsia"/>
                <w:sz w:val="28"/>
              </w:rPr>
              <w:t>年</w:t>
            </w:r>
            <w:r>
              <w:rPr>
                <w:rFonts w:ascii="仿宋_GB2312" w:hAnsi="仿宋_GB2312"/>
                <w:sz w:val="28"/>
              </w:rPr>
              <w:t>7</w:t>
            </w:r>
            <w:r>
              <w:rPr>
                <w:rFonts w:ascii="仿宋_GB2312" w:hAnsi="仿宋_GB2312" w:hint="eastAsia"/>
                <w:sz w:val="28"/>
              </w:rPr>
              <w:t>月</w:t>
            </w:r>
            <w:r>
              <w:rPr>
                <w:rFonts w:ascii="仿宋_GB2312" w:hAnsi="仿宋_GB2312"/>
                <w:sz w:val="28"/>
              </w:rPr>
              <w:t>16</w:t>
            </w:r>
            <w:r>
              <w:rPr>
                <w:rFonts w:ascii="仿宋_GB2312" w:hAnsi="仿宋_GB2312" w:hint="eastAsia"/>
                <w:sz w:val="28"/>
              </w:rPr>
              <w:t xml:space="preserve">日印发  </w:t>
            </w:r>
          </w:p>
        </w:tc>
      </w:tr>
    </w:tbl>
    <w:p>
      <w:pPr>
        <w:pStyle w:val="Normal"/>
        <w:rPr>
          <w:rFonts w:hint="eastAsia"/>
        </w:rPr>
      </w:pPr>
      <w:r>
        <w:rPr>
          <w:rFonts w:hint="eastAsia"/>
        </w:rPr>
        <w:drawing>
          <wp:anchor distT="0" distB="0" distL="114935" distR="114935" simplePos="0" relativeHeight="7" behindDoc="0" locked="0" layoutInCell="1" allowOverlap="1">
            <wp:simplePos x="0" y="0"/>
            <wp:positionH relativeFrom="column">
              <wp:posOffset>3735705</wp:posOffset>
            </wp:positionH>
            <wp:positionV relativeFrom="paragraph">
              <wp:posOffset>2697480</wp:posOffset>
            </wp:positionV>
            <wp:extent cx="1790700" cy="571500"/>
            <wp:effectExtent l="0" t="0" r="0" b="0"/>
            <wp:wrapNone/>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noChangeArrowheads="1"/>
                    </pic:cNvPicPr>
                  </pic:nvPicPr>
                  <pic:blipFill>
                    <a:blip r:embed="rId8"/>
                    <a:srcRect l="-20" t="-63" r="-20" b="-63"/>
                    <a:stretch>
                      <a:fillRect/>
                    </a:stretch>
                  </pic:blipFill>
                  <pic:spPr bwMode="auto">
                    <a:xfrm>
                      <a:off x="0" y="0"/>
                      <a:ext cx="1790700" cy="571500"/>
                    </a:xfrm>
                    <a:prstGeom prst="rect">
                      <a:avLst/>
                    </a:prstGeom>
                    <a:noFill/>
                  </pic:spPr>
                </pic:pic>
              </a:graphicData>
            </a:graphic>
          </wp:anchor>
        </w:drawing>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531" w:right="1531" w:gutter="0" w:header="0"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Arial">
    <w:altName w:val="DejaVu Sans"/>
    <w:charset w:val="00" w:characterSet="windows-1252"/>
    <w:family w:val="swiss"/>
    <w:pitch w:val="default"/>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方正小标宋_GBK">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32460" cy="302260"/>
              <wp:effectExtent l="0" t="0" r="0" b="0"/>
              <wp:wrapSquare wrapText="bothSides"/>
              <wp:docPr id="1" name="Frame5"/>
              <a:graphic xmlns:a="http://schemas.openxmlformats.org/drawingml/2006/main">
                <a:graphicData uri="http://schemas.microsoft.com/office/word/2010/wordprocessingShape">
                  <wps:wsp>
                    <wps:cNvSpPr txBox="1"/>
                    <wps:spPr>
                      <a:xfrm>
                        <a:off x="0" y="0"/>
                        <a:ext cx="632460" cy="302260"/>
                      </a:xfrm>
                      <a:prstGeom prst="rect"/>
                      <a:solidFill>
                        <a:srgbClr val="FFFFFF">
                          <a:alpha val="0"/>
                        </a:srgbClr>
                      </a:solidFill>
                    </wps:spPr>
                    <wps:txbx>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2</w:t>
                          </w:r>
                          <w:r>
                            <w:rPr>
                              <w:rFonts w:ascii="宋体" w:hAnsi="宋体" w:cs="宋体" w:hint="eastAsia" w:eastAsia="宋体"/>
                              <w:sz w:val="28"/>
                            </w:rPr>
                            <w:fldChar w:fldCharType="end"/>
                          </w:r>
                          <w:r>
                            <w:rPr>
                              <w:rStyle w:val="PageNumber"/>
                              <w:rFonts w:ascii="宋体" w:hAnsi="宋体" w:cs="宋体" w:hint="eastAsia" w:eastAsia="宋体"/>
                              <w:sz w:val="28"/>
                            </w:rPr>
                            <w:t>－</w:t>
                          </w:r>
                        </w:p>
                      </w:txbxContent>
                    </wps:txbx>
                    <wps:bodyPr anchor="t" lIns="0" tIns="0" rIns="0" bIns="0">
                      <a:noAutofit/>
                    </wps:bodyPr>
                  </wps:wsp>
                </a:graphicData>
              </a:graphic>
            </wp:anchor>
          </w:drawing>
        </mc:Choice>
        <mc:Fallback>
          <w:pict>
            <v:rect fillcolor="#FFFFFF" style="position:absolute;rotation:-0;width:49.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2</w:t>
                    </w:r>
                    <w:r>
                      <w:rPr>
                        <w:rFonts w:ascii="宋体" w:hAnsi="宋体" w:cs="宋体" w:hint="eastAsia" w:eastAsia="宋体"/>
                        <w:sz w:val="28"/>
                      </w:rPr>
                      <w:fldChar w:fldCharType="end"/>
                    </w:r>
                    <w:r>
                      <w:rPr>
                        <w:rStyle w:val="PageNumber"/>
                        <w:rFonts w:ascii="宋体" w:hAnsi="宋体" w:cs="宋体" w:hint="eastAsia" w:eastAsia="宋体"/>
                        <w:sz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0" behindDoc="0" locked="0" layoutInCell="1" allowOverlap="1">
              <wp:simplePos x="0" y="0"/>
              <wp:positionH relativeFrom="margin">
                <wp:align>outside</wp:align>
              </wp:positionH>
              <wp:positionV relativeFrom="paragraph">
                <wp:posOffset>635</wp:posOffset>
              </wp:positionV>
              <wp:extent cx="565150" cy="20955"/>
              <wp:effectExtent l="0" t="0" r="0" b="0"/>
              <wp:wrapSquare wrapText="bothSides"/>
              <wp:docPr id="2" name="Frame4"/>
              <a:graphic xmlns:a="http://schemas.openxmlformats.org/drawingml/2006/main">
                <a:graphicData uri="http://schemas.microsoft.com/office/word/2010/wordprocessingShape">
                  <wps:wsp>
                    <wps:cNvSpPr txBox="1"/>
                    <wps:spPr>
                      <a:xfrm>
                        <a:off x="0" y="0"/>
                        <a:ext cx="565150" cy="2095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0</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wps:txbx>
                    <wps:bodyPr anchor="t" lIns="0" tIns="0" rIns="0" bIns="0">
                      <a:noAutofit/>
                    </wps:bodyPr>
                  </wps:wsp>
                </a:graphicData>
              </a:graphic>
            </wp:anchor>
          </w:drawing>
        </mc:Choice>
        <mc:Fallback>
          <w:pict>
            <v:rect fillcolor="#FFFFFF" style="position:absolute;rotation:-0;width:44.5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0</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spacing w:before="0" w:after="0"/>
      <w:rPr/>
    </w:pPr>
    <w:r>
      <w:rPr/>
    </w:r>
  </w:p>
  <w:p>
    <w:pPr>
      <w:pStyle w:val="Footer"/>
      <w:ind w:firstLineChars="0" w:firstLine="0" w:startChars="0" w:start="0" w:endChars="0" w:end="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731520" cy="302260"/>
              <wp:effectExtent l="0" t="0" r="0" b="0"/>
              <wp:wrapSquare wrapText="bothSides"/>
              <wp:docPr id="7" name="Frame7"/>
              <a:graphic xmlns:a="http://schemas.openxmlformats.org/drawingml/2006/main">
                <a:graphicData uri="http://schemas.microsoft.com/office/word/2010/wordprocessingShape">
                  <wps:wsp>
                    <wps:cNvSpPr txBox="1"/>
                    <wps:spPr>
                      <a:xfrm>
                        <a:off x="0" y="0"/>
                        <a:ext cx="731520" cy="302260"/>
                      </a:xfrm>
                      <a:prstGeom prst="rect"/>
                      <a:solidFill>
                        <a:srgbClr val="FFFFFF">
                          <a:alpha val="0"/>
                        </a:srgbClr>
                      </a:solidFill>
                    </wps:spPr>
                    <wps:txbx>
                      <w:txbxContent>
                        <w:p>
                          <w:pPr>
                            <w:pStyle w:val="Footer"/>
                            <w:ind w:firstLineChars="0" w:firstLine="0" w:startChars="0" w:start="0" w:endChars="-107"/>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18</w:t>
                          </w:r>
                          <w:r>
                            <w:rPr>
                              <w:rFonts w:ascii="宋体" w:hAnsi="宋体" w:cs="宋体" w:hint="eastAsia" w:eastAsia="宋体"/>
                              <w:sz w:val="28"/>
                            </w:rPr>
                            <w:fldChar w:fldCharType="end"/>
                          </w:r>
                          <w:r>
                            <w:rPr>
                              <w:rStyle w:val="PageNumber"/>
                              <w:rFonts w:ascii="宋体" w:hAnsi="宋体" w:cs="宋体" w:hint="eastAsia" w:eastAsia="宋体"/>
                              <w:sz w:val="28"/>
                            </w:rPr>
                            <w:t>－</w:t>
                          </w:r>
                        </w:p>
                      </w:txbxContent>
                    </wps:txbx>
                    <wps:bodyPr anchor="t" lIns="0" tIns="0" rIns="0" bIns="0">
                      <a:noAutofit/>
                    </wps:bodyPr>
                  </wps:wsp>
                </a:graphicData>
              </a:graphic>
            </wp:anchor>
          </w:drawing>
        </mc:Choice>
        <mc:Fallback>
          <w:pict>
            <v:rect fillcolor="#FFFFFF" style="position:absolute;rotation:-0;width:57.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0" w:start="0" w:endChars="-107"/>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18</w:t>
                    </w:r>
                    <w:r>
                      <w:rPr>
                        <w:rFonts w:ascii="宋体" w:hAnsi="宋体" w:cs="宋体" w:hint="eastAsia" w:eastAsia="宋体"/>
                        <w:sz w:val="28"/>
                      </w:rPr>
                      <w:fldChar w:fldCharType="end"/>
                    </w:r>
                    <w:r>
                      <w:rPr>
                        <w:rStyle w:val="PageNumber"/>
                        <w:rFonts w:ascii="宋体" w:hAnsi="宋体" w:cs="宋体" w:hint="eastAsia" w:eastAsia="宋体"/>
                        <w:sz w:val="28"/>
                      </w:rPr>
                      <w:t>－</w:t>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8" name="Frame6"/>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17</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398.6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17</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仿宋_GB2312" w:cs="DejaVu Sans"/>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DejaVu Sans" w:hAnsi="Arial;DejaVu Sans" w:eastAsia="黑体" w:cs="Arial;DejaVu Sans"/>
      <w:b/>
      <w:bCs/>
      <w:kern w:val="2"/>
      <w:sz w:val="32"/>
      <w:szCs w:val="32"/>
      <w:lang w:bidi="ar-SA"/>
    </w:rPr>
  </w:style>
  <w:style w:type="character" w:styleId="Style12">
    <w:name w:val="默认段落字体"/>
    <w:qFormat/>
    <w:rPr/>
  </w:style>
  <w:style w:type="character" w:styleId="PageNumber">
    <w:name w:val="page number"/>
    <w:basedOn w:val="Style12"/>
    <w:rPr/>
  </w:style>
  <w:style w:type="character" w:styleId="Hyperlink">
    <w:name w:val="Hyperlink"/>
    <w:basedOn w:val="Style12"/>
    <w:rPr>
      <w:color w:val="0000FF"/>
      <w:u w:val="single"/>
    </w:rPr>
  </w:style>
  <w:style w:type="character" w:styleId="hitclass2">
    <w:name w:val="hitclass2"/>
    <w:basedOn w:val="Style12"/>
    <w:qFormat/>
    <w:rPr/>
  </w:style>
  <w:style w:type="character" w:styleId="font11">
    <w:name w:val="font11"/>
    <w:basedOn w:val="Style12"/>
    <w:qFormat/>
    <w:rPr>
      <w:rFonts w:ascii="仿宋_GB2312" w:hAnsi="仿宋_GB2312" w:eastAsia="仿宋_GB2312" w:cs="仿宋_GB2312"/>
      <w:color w:val="000000"/>
      <w:sz w:val="24"/>
      <w:szCs w:val="24"/>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630" w:start="0" w:end="0"/>
    </w:pPr>
    <w:rPr/>
  </w:style>
  <w:style w:type="paragraph" w:styleId="Style13">
    <w:name w:val="纯文本"/>
    <w:basedOn w:val="Normal"/>
    <w:qFormat/>
    <w:pPr/>
    <w:rPr>
      <w:rFonts w:ascii="宋体" w:hAnsi="宋体" w:cs="Courier New;DejaVu Sans"/>
      <w:szCs w:val="21"/>
    </w:rPr>
  </w:style>
  <w:style w:type="paragraph" w:styleId="2">
    <w:name w:val="正文文本缩进 2"/>
    <w:basedOn w:val="Normal"/>
    <w:qFormat/>
    <w:pPr>
      <w:widowControl/>
      <w:spacing w:lineRule="exact" w:line="400"/>
      <w:ind w:firstLineChars="200" w:startChars="0" w:start="0" w:endChars="0" w:end="0"/>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TOC1">
    <w:name w:val="toc 1"/>
    <w:basedOn w:val="Normal"/>
    <w:next w:val="Normal"/>
    <w:pPr>
      <w:tabs>
        <w:tab w:val="clear" w:pos="420"/>
        <w:tab w:val="right" w:pos="8296" w:leader="dot"/>
      </w:tabs>
    </w:pPr>
    <w:rPr>
      <w:rFonts w:ascii="黑体" w:hAnsi="黑体" w:eastAsia="黑体"/>
      <w:sz w:val="44"/>
      <w:szCs w:val="44"/>
      <w:lang w:val="en-US" w:eastAsia="en-US"/>
    </w:rPr>
  </w:style>
  <w:style w:type="paragraph" w:styleId="Style31">
    <w:name w:val="_Style 3"/>
    <w:basedOn w:val="Normal"/>
    <w:qFormat/>
    <w:pPr>
      <w:widowControl/>
      <w:spacing w:lineRule="exact" w:line="240" w:before="0" w:after="160"/>
      <w:jc w:val="start"/>
    </w:pPr>
    <w:rPr/>
  </w:style>
  <w:style w:type="paragraph" w:styleId="Char1CharCharChar">
    <w:name w:val=" Char1 Char Char Char"/>
    <w:basedOn w:val="Normal"/>
    <w:qFormat/>
    <w:pPr/>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高检发释字（2019）3号-电子版.wpt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2019-07-31T17:15:00Z</dcterms:created>
  <dc:creator>吴边</dc:creator>
  <dc:description/>
  <dc:language>en-US</dc:language>
  <cp:lastModifiedBy>qgrd</cp:lastModifiedBy>
  <dcterms:modified xsi:type="dcterms:W3CDTF">2021-06-22T22:10:00Z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